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FBE4C" w14:textId="77777777" w:rsidR="00C8540E" w:rsidRDefault="00C8540E">
      <w:pPr>
        <w:snapToGrid w:val="0"/>
        <w:spacing w:line="420" w:lineRule="exact"/>
        <w:ind w:left="360" w:firstLine="560"/>
        <w:rPr>
          <w:rFonts w:ascii="黑体" w:eastAsia="黑体" w:hAnsi="宋体"/>
          <w:sz w:val="28"/>
          <w:szCs w:val="20"/>
          <w:u w:val="single"/>
        </w:rPr>
      </w:pPr>
      <w:r>
        <w:rPr>
          <w:rFonts w:ascii="宋体" w:hAnsi="宋体" w:hint="eastAsia"/>
          <w:sz w:val="28"/>
        </w:rPr>
        <w:t xml:space="preserve">                                            </w:t>
      </w:r>
      <w:r>
        <w:rPr>
          <w:rFonts w:ascii="黑体" w:eastAsia="黑体" w:hAnsi="宋体" w:hint="eastAsia"/>
          <w:sz w:val="28"/>
        </w:rPr>
        <w:t>编号</w:t>
      </w:r>
      <w:r>
        <w:rPr>
          <w:rFonts w:ascii="黑体" w:eastAsia="黑体" w:hAnsi="宋体" w:hint="eastAsia"/>
          <w:sz w:val="28"/>
          <w:u w:val="single"/>
        </w:rPr>
        <w:t xml:space="preserve">          </w:t>
      </w:r>
    </w:p>
    <w:p w14:paraId="0CC43477" w14:textId="77777777" w:rsidR="00C8540E" w:rsidRDefault="00C8540E">
      <w:pPr>
        <w:snapToGrid w:val="0"/>
        <w:spacing w:line="420" w:lineRule="exact"/>
        <w:ind w:firstLineChars="0" w:firstLine="0"/>
        <w:jc w:val="center"/>
        <w:rPr>
          <w:rFonts w:ascii="宋体" w:hAnsi="宋体"/>
          <w:sz w:val="28"/>
        </w:rPr>
      </w:pPr>
    </w:p>
    <w:p w14:paraId="5E1D7E50" w14:textId="77777777" w:rsidR="00C8540E" w:rsidRDefault="00C8540E">
      <w:pPr>
        <w:snapToGrid w:val="0"/>
        <w:spacing w:line="420" w:lineRule="exact"/>
        <w:ind w:firstLineChars="0" w:firstLine="0"/>
        <w:jc w:val="center"/>
        <w:rPr>
          <w:rFonts w:ascii="宋体" w:hAnsi="宋体"/>
          <w:sz w:val="28"/>
        </w:rPr>
      </w:pPr>
    </w:p>
    <w:p w14:paraId="2C83AF09" w14:textId="77777777" w:rsidR="00C8540E" w:rsidRDefault="00C8540E">
      <w:pPr>
        <w:snapToGrid w:val="0"/>
        <w:spacing w:line="600" w:lineRule="exact"/>
        <w:ind w:firstLineChars="0" w:firstLine="0"/>
        <w:jc w:val="center"/>
        <w:rPr>
          <w:rFonts w:ascii="楷体_GB2312" w:eastAsia="楷体_GB2312" w:hAnsi="华文楷体"/>
          <w:b/>
          <w:bCs/>
          <w:sz w:val="44"/>
          <w:szCs w:val="44"/>
        </w:rPr>
      </w:pPr>
      <w:r>
        <w:rPr>
          <w:rFonts w:ascii="楷体_GB2312" w:eastAsia="楷体_GB2312" w:hAnsi="华文楷体" w:hint="eastAsia"/>
          <w:b/>
          <w:bCs/>
          <w:sz w:val="44"/>
          <w:szCs w:val="44"/>
        </w:rPr>
        <w:t>南京航空航天大学</w:t>
      </w:r>
    </w:p>
    <w:p w14:paraId="52DEBC4B" w14:textId="77777777" w:rsidR="00C8540E" w:rsidRDefault="00C8540E">
      <w:pPr>
        <w:snapToGrid w:val="0"/>
        <w:spacing w:line="600" w:lineRule="exact"/>
        <w:ind w:firstLineChars="0" w:firstLine="0"/>
        <w:rPr>
          <w:rFonts w:ascii="楷体_GB2312" w:eastAsia="楷体_GB2312" w:hAnsi="宋体"/>
          <w:b/>
          <w:bCs/>
          <w:sz w:val="44"/>
        </w:rPr>
      </w:pPr>
    </w:p>
    <w:p w14:paraId="45EA62C9" w14:textId="77777777" w:rsidR="00C8540E" w:rsidRDefault="00C8540E">
      <w:pPr>
        <w:snapToGrid w:val="0"/>
        <w:spacing w:beforeLines="150" w:before="468" w:line="640" w:lineRule="exact"/>
        <w:ind w:firstLineChars="0" w:firstLine="0"/>
        <w:jc w:val="center"/>
        <w:rPr>
          <w:rFonts w:ascii="宋体" w:hAnsi="宋体"/>
          <w:b/>
          <w:bCs/>
          <w:spacing w:val="120"/>
          <w:sz w:val="110"/>
          <w:szCs w:val="110"/>
        </w:rPr>
      </w:pPr>
      <w:r>
        <w:rPr>
          <w:rFonts w:ascii="宋体" w:hAnsi="宋体" w:hint="eastAsia"/>
          <w:b/>
          <w:bCs/>
          <w:spacing w:val="120"/>
          <w:sz w:val="110"/>
          <w:szCs w:val="110"/>
        </w:rPr>
        <w:t>毕业论文</w:t>
      </w:r>
    </w:p>
    <w:p w14:paraId="4BDC952E" w14:textId="77777777" w:rsidR="00C8540E" w:rsidRDefault="00C8540E">
      <w:pPr>
        <w:snapToGrid w:val="0"/>
        <w:spacing w:beforeLines="50" w:before="156" w:afterLines="50" w:after="156" w:line="640" w:lineRule="exact"/>
        <w:ind w:firstLineChars="0" w:firstLine="0"/>
        <w:rPr>
          <w:rFonts w:ascii="宋体" w:hAnsi="宋体"/>
          <w:sz w:val="48"/>
        </w:rPr>
      </w:pPr>
    </w:p>
    <w:p w14:paraId="6853EF95" w14:textId="77777777" w:rsidR="00C8540E" w:rsidRDefault="00C8540E">
      <w:pPr>
        <w:snapToGrid w:val="0"/>
        <w:spacing w:beforeLines="50" w:before="156" w:afterLines="50" w:after="156" w:line="640" w:lineRule="exact"/>
        <w:ind w:firstLineChars="0" w:firstLine="0"/>
        <w:jc w:val="center"/>
        <w:rPr>
          <w:rFonts w:ascii="黑体" w:eastAsia="黑体" w:hAnsi="宋体"/>
          <w:sz w:val="44"/>
          <w:szCs w:val="44"/>
        </w:rPr>
      </w:pPr>
      <w:r>
        <w:rPr>
          <w:rFonts w:ascii="黑体" w:eastAsia="黑体" w:hAnsi="宋体" w:hint="eastAsia"/>
          <w:sz w:val="44"/>
          <w:szCs w:val="44"/>
        </w:rPr>
        <w:t>出租车营运大数据分析</w:t>
      </w:r>
    </w:p>
    <w:tbl>
      <w:tblPr>
        <w:tblW w:w="0" w:type="auto"/>
        <w:jc w:val="center"/>
        <w:tblInd w:w="0"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373"/>
        <w:gridCol w:w="4867"/>
      </w:tblGrid>
      <w:tr w:rsidR="00C8540E" w14:paraId="0578CCD3" w14:textId="77777777">
        <w:trPr>
          <w:cantSplit/>
          <w:trHeight w:val="915"/>
          <w:jc w:val="center"/>
        </w:trPr>
        <w:tc>
          <w:tcPr>
            <w:tcW w:w="2373" w:type="dxa"/>
            <w:tcBorders>
              <w:top w:val="nil"/>
              <w:bottom w:val="nil"/>
            </w:tcBorders>
            <w:vAlign w:val="center"/>
          </w:tcPr>
          <w:p w14:paraId="771B1A37" w14:textId="77777777" w:rsidR="00C8540E" w:rsidRDefault="00C8540E">
            <w:pPr>
              <w:snapToGrid w:val="0"/>
              <w:spacing w:beforeLines="50" w:before="156" w:afterLines="50" w:after="156" w:line="640" w:lineRule="exact"/>
              <w:ind w:firstLineChars="0" w:firstLine="0"/>
              <w:jc w:val="center"/>
              <w:rPr>
                <w:rFonts w:ascii="黑体" w:eastAsia="黑体" w:hAnsi="黑体"/>
                <w:sz w:val="30"/>
                <w:szCs w:val="30"/>
              </w:rPr>
            </w:pPr>
            <w:r>
              <w:rPr>
                <w:rFonts w:ascii="黑体" w:eastAsia="黑体" w:hAnsi="黑体" w:hint="eastAsia"/>
                <w:sz w:val="30"/>
                <w:szCs w:val="30"/>
              </w:rPr>
              <w:t>学生姓名</w:t>
            </w:r>
          </w:p>
        </w:tc>
        <w:tc>
          <w:tcPr>
            <w:tcW w:w="4867" w:type="dxa"/>
            <w:tcBorders>
              <w:top w:val="nil"/>
            </w:tcBorders>
            <w:vAlign w:val="center"/>
          </w:tcPr>
          <w:p w14:paraId="65C9B02E" w14:textId="77777777" w:rsidR="00C8540E" w:rsidRDefault="00C8540E">
            <w:pPr>
              <w:snapToGrid w:val="0"/>
              <w:spacing w:beforeLines="50" w:before="156" w:afterLines="50" w:after="156" w:line="640" w:lineRule="exact"/>
              <w:ind w:firstLineChars="0" w:firstLine="0"/>
              <w:jc w:val="center"/>
              <w:rPr>
                <w:rFonts w:ascii="黑体" w:eastAsia="黑体" w:hAnsi="黑体"/>
                <w:sz w:val="30"/>
                <w:szCs w:val="30"/>
              </w:rPr>
            </w:pPr>
            <w:proofErr w:type="gramStart"/>
            <w:r>
              <w:rPr>
                <w:rFonts w:ascii="黑体" w:eastAsia="黑体" w:hAnsi="黑体" w:hint="eastAsia"/>
                <w:sz w:val="30"/>
                <w:szCs w:val="30"/>
              </w:rPr>
              <w:t>陶超权</w:t>
            </w:r>
            <w:proofErr w:type="gramEnd"/>
          </w:p>
        </w:tc>
      </w:tr>
      <w:tr w:rsidR="00C8540E" w14:paraId="688C5E45" w14:textId="77777777">
        <w:trPr>
          <w:cantSplit/>
          <w:trHeight w:val="915"/>
          <w:jc w:val="center"/>
        </w:trPr>
        <w:tc>
          <w:tcPr>
            <w:tcW w:w="2373" w:type="dxa"/>
            <w:tcBorders>
              <w:top w:val="nil"/>
              <w:bottom w:val="nil"/>
            </w:tcBorders>
            <w:vAlign w:val="center"/>
          </w:tcPr>
          <w:p w14:paraId="065674A7" w14:textId="77777777" w:rsidR="00C8540E" w:rsidRDefault="00C8540E">
            <w:pPr>
              <w:snapToGrid w:val="0"/>
              <w:spacing w:beforeLines="50" w:before="156" w:afterLines="50" w:after="156" w:line="640" w:lineRule="exact"/>
              <w:ind w:firstLineChars="0" w:firstLine="0"/>
              <w:jc w:val="center"/>
              <w:rPr>
                <w:rFonts w:ascii="黑体" w:eastAsia="黑体" w:hAnsi="黑体"/>
                <w:sz w:val="30"/>
                <w:szCs w:val="30"/>
              </w:rPr>
            </w:pPr>
            <w:r>
              <w:rPr>
                <w:rFonts w:ascii="黑体" w:eastAsia="黑体" w:hAnsi="黑体" w:hint="eastAsia"/>
                <w:sz w:val="30"/>
                <w:szCs w:val="30"/>
              </w:rPr>
              <w:t>学    号</w:t>
            </w:r>
          </w:p>
        </w:tc>
        <w:tc>
          <w:tcPr>
            <w:tcW w:w="4867" w:type="dxa"/>
            <w:vAlign w:val="center"/>
          </w:tcPr>
          <w:p w14:paraId="3DC5CE69" w14:textId="77777777" w:rsidR="00C8540E" w:rsidRDefault="00C8540E">
            <w:pPr>
              <w:snapToGrid w:val="0"/>
              <w:spacing w:beforeLines="50" w:before="156" w:afterLines="50" w:after="156" w:line="640" w:lineRule="exact"/>
              <w:ind w:firstLineChars="0" w:firstLine="0"/>
              <w:jc w:val="center"/>
              <w:rPr>
                <w:rFonts w:ascii="黑体" w:eastAsia="黑体" w:hAnsi="黑体"/>
                <w:sz w:val="30"/>
                <w:szCs w:val="30"/>
              </w:rPr>
            </w:pPr>
            <w:r>
              <w:rPr>
                <w:rFonts w:ascii="黑体" w:eastAsia="黑体" w:hAnsi="黑体" w:hint="eastAsia"/>
                <w:sz w:val="30"/>
                <w:szCs w:val="30"/>
              </w:rPr>
              <w:t>161420330</w:t>
            </w:r>
          </w:p>
        </w:tc>
      </w:tr>
      <w:tr w:rsidR="00C8540E" w14:paraId="0A6EE292" w14:textId="77777777">
        <w:trPr>
          <w:cantSplit/>
          <w:trHeight w:val="915"/>
          <w:jc w:val="center"/>
        </w:trPr>
        <w:tc>
          <w:tcPr>
            <w:tcW w:w="2373" w:type="dxa"/>
            <w:tcBorders>
              <w:top w:val="nil"/>
              <w:bottom w:val="nil"/>
            </w:tcBorders>
            <w:vAlign w:val="center"/>
          </w:tcPr>
          <w:p w14:paraId="6C096BE2" w14:textId="77777777" w:rsidR="00C8540E" w:rsidRDefault="00C8540E">
            <w:pPr>
              <w:snapToGrid w:val="0"/>
              <w:spacing w:beforeLines="50" w:before="156" w:afterLines="50" w:after="156" w:line="640" w:lineRule="exact"/>
              <w:ind w:firstLineChars="0" w:firstLine="0"/>
              <w:jc w:val="center"/>
              <w:rPr>
                <w:rFonts w:ascii="黑体" w:eastAsia="黑体" w:hAnsi="黑体"/>
                <w:sz w:val="30"/>
                <w:szCs w:val="30"/>
              </w:rPr>
            </w:pPr>
            <w:r>
              <w:rPr>
                <w:rFonts w:ascii="黑体" w:eastAsia="黑体" w:hAnsi="黑体" w:hint="eastAsia"/>
                <w:sz w:val="30"/>
                <w:szCs w:val="30"/>
              </w:rPr>
              <w:t>学    院</w:t>
            </w:r>
          </w:p>
        </w:tc>
        <w:tc>
          <w:tcPr>
            <w:tcW w:w="4867" w:type="dxa"/>
            <w:vAlign w:val="center"/>
          </w:tcPr>
          <w:p w14:paraId="407CAFBE" w14:textId="77777777" w:rsidR="00C8540E" w:rsidRDefault="00C8540E">
            <w:pPr>
              <w:snapToGrid w:val="0"/>
              <w:spacing w:line="640" w:lineRule="exact"/>
              <w:ind w:firstLineChars="0" w:firstLine="0"/>
              <w:jc w:val="center"/>
              <w:rPr>
                <w:rFonts w:ascii="黑体" w:eastAsia="黑体" w:hAnsi="黑体"/>
                <w:sz w:val="30"/>
                <w:szCs w:val="30"/>
              </w:rPr>
            </w:pPr>
            <w:r>
              <w:rPr>
                <w:rFonts w:ascii="黑体" w:eastAsia="黑体" w:hAnsi="黑体" w:hint="eastAsia"/>
                <w:sz w:val="30"/>
                <w:szCs w:val="30"/>
              </w:rPr>
              <w:t>计算机科学与技术学院</w:t>
            </w:r>
          </w:p>
        </w:tc>
      </w:tr>
      <w:tr w:rsidR="00C8540E" w14:paraId="6DF597FE" w14:textId="77777777">
        <w:trPr>
          <w:cantSplit/>
          <w:trHeight w:val="915"/>
          <w:jc w:val="center"/>
        </w:trPr>
        <w:tc>
          <w:tcPr>
            <w:tcW w:w="2373" w:type="dxa"/>
            <w:tcBorders>
              <w:top w:val="nil"/>
              <w:bottom w:val="nil"/>
            </w:tcBorders>
            <w:vAlign w:val="center"/>
          </w:tcPr>
          <w:p w14:paraId="5AF6A6A5" w14:textId="77777777" w:rsidR="00C8540E" w:rsidRDefault="00C8540E">
            <w:pPr>
              <w:snapToGrid w:val="0"/>
              <w:spacing w:beforeLines="50" w:before="156" w:afterLines="50" w:after="156" w:line="640" w:lineRule="exact"/>
              <w:ind w:firstLineChars="0" w:firstLine="0"/>
              <w:jc w:val="center"/>
              <w:rPr>
                <w:rFonts w:ascii="黑体" w:eastAsia="黑体" w:hAnsi="黑体"/>
                <w:sz w:val="30"/>
                <w:szCs w:val="30"/>
              </w:rPr>
            </w:pPr>
            <w:r>
              <w:rPr>
                <w:rFonts w:ascii="黑体" w:eastAsia="黑体" w:hAnsi="黑体" w:hint="eastAsia"/>
                <w:sz w:val="30"/>
                <w:szCs w:val="30"/>
              </w:rPr>
              <w:t>专    业</w:t>
            </w:r>
          </w:p>
        </w:tc>
        <w:tc>
          <w:tcPr>
            <w:tcW w:w="4867" w:type="dxa"/>
            <w:vAlign w:val="center"/>
          </w:tcPr>
          <w:p w14:paraId="4363FD34" w14:textId="77777777" w:rsidR="00C8540E" w:rsidRDefault="00C8540E">
            <w:pPr>
              <w:snapToGrid w:val="0"/>
              <w:spacing w:line="640" w:lineRule="exact"/>
              <w:ind w:firstLineChars="0" w:firstLine="0"/>
              <w:jc w:val="center"/>
              <w:rPr>
                <w:rFonts w:ascii="黑体" w:eastAsia="黑体" w:hAnsi="黑体"/>
                <w:sz w:val="30"/>
                <w:szCs w:val="30"/>
              </w:rPr>
            </w:pPr>
            <w:r>
              <w:rPr>
                <w:rFonts w:ascii="黑体" w:eastAsia="黑体" w:hAnsi="黑体" w:hint="eastAsia"/>
                <w:sz w:val="30"/>
                <w:szCs w:val="30"/>
              </w:rPr>
              <w:t>信息安全</w:t>
            </w:r>
          </w:p>
        </w:tc>
      </w:tr>
      <w:tr w:rsidR="00C8540E" w14:paraId="2BADE3E8" w14:textId="77777777">
        <w:trPr>
          <w:cantSplit/>
          <w:trHeight w:val="915"/>
          <w:jc w:val="center"/>
        </w:trPr>
        <w:tc>
          <w:tcPr>
            <w:tcW w:w="2373" w:type="dxa"/>
            <w:tcBorders>
              <w:top w:val="nil"/>
              <w:bottom w:val="nil"/>
            </w:tcBorders>
            <w:vAlign w:val="center"/>
          </w:tcPr>
          <w:p w14:paraId="01D4DEE4" w14:textId="77777777" w:rsidR="00C8540E" w:rsidRDefault="00C8540E">
            <w:pPr>
              <w:snapToGrid w:val="0"/>
              <w:spacing w:beforeLines="50" w:before="156" w:afterLines="50" w:after="156" w:line="640" w:lineRule="exact"/>
              <w:ind w:firstLineChars="0" w:firstLine="0"/>
              <w:jc w:val="center"/>
              <w:rPr>
                <w:rFonts w:ascii="黑体" w:eastAsia="黑体" w:hAnsi="黑体"/>
                <w:sz w:val="30"/>
                <w:szCs w:val="30"/>
              </w:rPr>
            </w:pPr>
            <w:r>
              <w:rPr>
                <w:rFonts w:ascii="黑体" w:eastAsia="黑体" w:hAnsi="黑体" w:hint="eastAsia"/>
                <w:sz w:val="30"/>
                <w:szCs w:val="30"/>
              </w:rPr>
              <w:t>班    级</w:t>
            </w:r>
          </w:p>
        </w:tc>
        <w:tc>
          <w:tcPr>
            <w:tcW w:w="4867" w:type="dxa"/>
            <w:vAlign w:val="center"/>
          </w:tcPr>
          <w:p w14:paraId="5E778ECB" w14:textId="77777777" w:rsidR="00C8540E" w:rsidRDefault="00C8540E">
            <w:pPr>
              <w:snapToGrid w:val="0"/>
              <w:spacing w:line="640" w:lineRule="exact"/>
              <w:ind w:firstLineChars="0" w:firstLine="0"/>
              <w:jc w:val="center"/>
              <w:rPr>
                <w:rFonts w:ascii="黑体" w:eastAsia="黑体" w:hAnsi="黑体"/>
                <w:sz w:val="30"/>
                <w:szCs w:val="30"/>
              </w:rPr>
            </w:pPr>
            <w:r>
              <w:rPr>
                <w:rFonts w:ascii="黑体" w:eastAsia="黑体" w:hAnsi="黑体" w:hint="eastAsia"/>
                <w:sz w:val="30"/>
                <w:szCs w:val="30"/>
              </w:rPr>
              <w:t>1614204</w:t>
            </w:r>
          </w:p>
        </w:tc>
      </w:tr>
      <w:tr w:rsidR="00C8540E" w14:paraId="35497879" w14:textId="77777777">
        <w:trPr>
          <w:cantSplit/>
          <w:trHeight w:val="915"/>
          <w:jc w:val="center"/>
        </w:trPr>
        <w:tc>
          <w:tcPr>
            <w:tcW w:w="2373" w:type="dxa"/>
            <w:tcBorders>
              <w:top w:val="nil"/>
              <w:bottom w:val="nil"/>
            </w:tcBorders>
            <w:vAlign w:val="center"/>
          </w:tcPr>
          <w:p w14:paraId="490D03D0" w14:textId="77777777" w:rsidR="00C8540E" w:rsidRDefault="00C8540E">
            <w:pPr>
              <w:snapToGrid w:val="0"/>
              <w:spacing w:beforeLines="50" w:before="156" w:afterLines="50" w:after="156" w:line="640" w:lineRule="exact"/>
              <w:ind w:firstLineChars="0" w:firstLine="0"/>
              <w:jc w:val="center"/>
              <w:rPr>
                <w:rFonts w:ascii="黑体" w:eastAsia="黑体" w:hAnsi="黑体"/>
                <w:sz w:val="30"/>
                <w:szCs w:val="30"/>
              </w:rPr>
            </w:pPr>
            <w:r>
              <w:rPr>
                <w:rFonts w:ascii="黑体" w:eastAsia="黑体" w:hAnsi="黑体" w:hint="eastAsia"/>
                <w:sz w:val="30"/>
                <w:szCs w:val="30"/>
              </w:rPr>
              <w:t>指导教师</w:t>
            </w:r>
          </w:p>
        </w:tc>
        <w:tc>
          <w:tcPr>
            <w:tcW w:w="4867" w:type="dxa"/>
            <w:vAlign w:val="center"/>
          </w:tcPr>
          <w:p w14:paraId="135815D0" w14:textId="77777777" w:rsidR="00C8540E" w:rsidRDefault="00C8540E">
            <w:pPr>
              <w:snapToGrid w:val="0"/>
              <w:spacing w:line="640" w:lineRule="exact"/>
              <w:ind w:firstLineChars="0" w:firstLine="0"/>
              <w:jc w:val="center"/>
              <w:rPr>
                <w:rFonts w:ascii="黑体" w:eastAsia="黑体" w:hAnsi="黑体"/>
                <w:sz w:val="30"/>
                <w:szCs w:val="30"/>
              </w:rPr>
            </w:pPr>
            <w:r>
              <w:rPr>
                <w:rFonts w:ascii="黑体" w:eastAsia="黑体" w:hAnsi="黑体" w:hint="eastAsia"/>
                <w:bCs/>
                <w:sz w:val="30"/>
                <w:szCs w:val="30"/>
              </w:rPr>
              <w:t>陈兵 教授</w:t>
            </w:r>
          </w:p>
        </w:tc>
      </w:tr>
    </w:tbl>
    <w:p w14:paraId="5E9F7E5D" w14:textId="77777777" w:rsidR="00C8540E" w:rsidRDefault="00C8540E">
      <w:pPr>
        <w:snapToGrid w:val="0"/>
        <w:spacing w:line="600" w:lineRule="exact"/>
        <w:ind w:firstLineChars="0" w:firstLine="0"/>
        <w:jc w:val="center"/>
        <w:rPr>
          <w:rFonts w:ascii="黑体" w:eastAsia="黑体"/>
          <w:sz w:val="32"/>
        </w:rPr>
      </w:pPr>
    </w:p>
    <w:p w14:paraId="27BFAFC5" w14:textId="77777777" w:rsidR="00C8540E" w:rsidRDefault="00C8540E">
      <w:pPr>
        <w:snapToGrid w:val="0"/>
        <w:spacing w:line="600" w:lineRule="exact"/>
        <w:ind w:firstLineChars="0" w:firstLine="0"/>
        <w:jc w:val="center"/>
        <w:rPr>
          <w:rFonts w:ascii="黑体" w:eastAsia="黑体" w:hAnsi="楷体_GB2312" w:cs="楷体_GB2312"/>
          <w:sz w:val="32"/>
        </w:rPr>
      </w:pPr>
      <w:r>
        <w:rPr>
          <w:rFonts w:ascii="黑体" w:eastAsia="黑体" w:hint="eastAsia"/>
          <w:sz w:val="32"/>
        </w:rPr>
        <w:t>二</w:t>
      </w:r>
      <w:r>
        <w:rPr>
          <w:rFonts w:ascii="黑体" w:eastAsia="黑体" w:hAnsi="宋体" w:cs="宋体" w:hint="eastAsia"/>
          <w:sz w:val="32"/>
        </w:rPr>
        <w:t>〇一</w:t>
      </w:r>
      <w:r>
        <w:rPr>
          <w:rFonts w:ascii="黑体" w:eastAsia="黑体" w:hAnsi="楷体_GB2312" w:cs="楷体_GB2312" w:hint="eastAsia"/>
          <w:sz w:val="32"/>
        </w:rPr>
        <w:t>八年六月</w:t>
      </w:r>
    </w:p>
    <w:p w14:paraId="7FC6E750" w14:textId="77777777" w:rsidR="00C8540E" w:rsidRDefault="00C8540E">
      <w:pPr>
        <w:ind w:firstLine="480"/>
        <w:jc w:val="center"/>
        <w:rPr>
          <w:rFonts w:eastAsia="黑体"/>
          <w:b/>
          <w:sz w:val="36"/>
          <w:szCs w:val="36"/>
        </w:rPr>
      </w:pPr>
      <w:r>
        <w:br w:type="page"/>
      </w:r>
      <w:r>
        <w:rPr>
          <w:rFonts w:eastAsia="黑体" w:hint="eastAsia"/>
          <w:b/>
          <w:sz w:val="36"/>
          <w:szCs w:val="36"/>
        </w:rPr>
        <w:lastRenderedPageBreak/>
        <w:t>南京航空航天大学</w:t>
      </w:r>
    </w:p>
    <w:p w14:paraId="0CA4E499" w14:textId="77777777" w:rsidR="00C8540E" w:rsidRDefault="00C8540E">
      <w:pPr>
        <w:ind w:firstLine="723"/>
        <w:jc w:val="center"/>
        <w:rPr>
          <w:rFonts w:eastAsia="黑体"/>
          <w:b/>
          <w:sz w:val="36"/>
          <w:szCs w:val="36"/>
        </w:rPr>
      </w:pPr>
      <w:r>
        <w:rPr>
          <w:rFonts w:eastAsia="黑体" w:hint="eastAsia"/>
          <w:b/>
          <w:sz w:val="36"/>
          <w:szCs w:val="36"/>
        </w:rPr>
        <w:t>本科毕业设计（论文）诚信承诺书</w:t>
      </w:r>
    </w:p>
    <w:p w14:paraId="2CE270DD" w14:textId="77777777" w:rsidR="00C8540E" w:rsidRDefault="00C8540E">
      <w:pPr>
        <w:pStyle w:val="af5"/>
        <w:spacing w:beforeLines="100" w:before="312"/>
        <w:ind w:firstLine="560"/>
        <w:rPr>
          <w:sz w:val="28"/>
          <w:szCs w:val="28"/>
        </w:rPr>
      </w:pPr>
      <w:r>
        <w:rPr>
          <w:rFonts w:hint="eastAsia"/>
          <w:sz w:val="28"/>
          <w:szCs w:val="28"/>
        </w:rPr>
        <w:t>本人郑重声明：所呈交的毕业设计（论文）（题目：</w:t>
      </w:r>
      <w:r>
        <w:rPr>
          <w:rFonts w:hint="eastAsia"/>
          <w:sz w:val="28"/>
          <w:szCs w:val="28"/>
          <w:u w:val="single"/>
        </w:rPr>
        <w:t xml:space="preserve">                       </w:t>
      </w:r>
      <w:r>
        <w:rPr>
          <w:rFonts w:hint="eastAsia"/>
          <w:sz w:val="28"/>
          <w:szCs w:val="28"/>
        </w:rPr>
        <w:t>）是本人在导师的指导下独立进行研究所取得的成果。尽本人所知，除了毕业设计（论文）中特别加以标注引用的内容外，本毕业设计（论文）不包含任何其他个人或集体已经发表或撰写的成果作品。</w:t>
      </w:r>
    </w:p>
    <w:p w14:paraId="0610995E" w14:textId="77777777" w:rsidR="00C8540E" w:rsidRDefault="00C8540E">
      <w:pPr>
        <w:ind w:firstLine="560"/>
        <w:rPr>
          <w:sz w:val="28"/>
          <w:szCs w:val="28"/>
        </w:rPr>
      </w:pPr>
    </w:p>
    <w:p w14:paraId="45D85EC6" w14:textId="77777777" w:rsidR="00C8540E" w:rsidRDefault="00C8540E">
      <w:pPr>
        <w:ind w:firstLineChars="1000" w:firstLine="2800"/>
        <w:rPr>
          <w:sz w:val="28"/>
          <w:szCs w:val="28"/>
        </w:rPr>
      </w:pPr>
      <w:r>
        <w:rPr>
          <w:rFonts w:hint="eastAsia"/>
          <w:sz w:val="28"/>
          <w:szCs w:val="28"/>
        </w:rPr>
        <w:t>作者签名：</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r>
        <w:rPr>
          <w:rFonts w:hint="eastAsia"/>
          <w:sz w:val="28"/>
          <w:szCs w:val="28"/>
        </w:rPr>
        <w:t xml:space="preserve">  </w:t>
      </w:r>
    </w:p>
    <w:p w14:paraId="18B8B18A" w14:textId="77777777" w:rsidR="00C8540E" w:rsidRDefault="00C8540E">
      <w:pPr>
        <w:ind w:firstLineChars="1100" w:firstLine="3080"/>
        <w:rPr>
          <w:sz w:val="28"/>
          <w:szCs w:val="28"/>
        </w:rPr>
      </w:pPr>
      <w:r>
        <w:rPr>
          <w:rFonts w:hint="eastAsia"/>
          <w:sz w:val="28"/>
          <w:szCs w:val="28"/>
        </w:rPr>
        <w:t>（学号）：</w:t>
      </w:r>
    </w:p>
    <w:p w14:paraId="007FCC49" w14:textId="77777777" w:rsidR="00C8540E" w:rsidRDefault="00C8540E">
      <w:pPr>
        <w:ind w:firstLine="480"/>
        <w:sectPr w:rsidR="00C8540E">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720"/>
          <w:docGrid w:type="lines" w:linePitch="312"/>
        </w:sectPr>
      </w:pPr>
    </w:p>
    <w:p w14:paraId="41CCB522" w14:textId="77777777" w:rsidR="00C8540E" w:rsidRDefault="00C8540E">
      <w:pPr>
        <w:pStyle w:val="1"/>
        <w:spacing w:before="0" w:after="0" w:line="360" w:lineRule="auto"/>
        <w:ind w:firstLine="600"/>
        <w:jc w:val="center"/>
        <w:rPr>
          <w:rFonts w:ascii="黑体" w:eastAsia="黑体"/>
          <w:b w:val="0"/>
          <w:sz w:val="30"/>
          <w:szCs w:val="30"/>
        </w:rPr>
      </w:pPr>
    </w:p>
    <w:p w14:paraId="654D9E0F" w14:textId="77777777" w:rsidR="00C8540E" w:rsidRDefault="00C8540E">
      <w:pPr>
        <w:ind w:left="220" w:rightChars="-2" w:right="-5" w:hangingChars="50" w:hanging="220"/>
        <w:jc w:val="center"/>
        <w:rPr>
          <w:rFonts w:ascii="黑体" w:eastAsia="黑体"/>
          <w:bCs/>
          <w:sz w:val="44"/>
          <w:szCs w:val="44"/>
        </w:rPr>
      </w:pPr>
      <w:r>
        <w:rPr>
          <w:rFonts w:ascii="黑体" w:eastAsia="黑体" w:hint="eastAsia"/>
          <w:bCs/>
          <w:sz w:val="44"/>
          <w:szCs w:val="44"/>
        </w:rPr>
        <w:t>出租车营运大数据分析</w:t>
      </w:r>
    </w:p>
    <w:p w14:paraId="6DB5A067" w14:textId="77777777" w:rsidR="00C8540E" w:rsidRDefault="00C8540E">
      <w:pPr>
        <w:ind w:firstLine="640"/>
        <w:jc w:val="center"/>
        <w:rPr>
          <w:rFonts w:ascii="黑体" w:eastAsia="黑体"/>
          <w:sz w:val="32"/>
          <w:szCs w:val="32"/>
        </w:rPr>
      </w:pPr>
    </w:p>
    <w:p w14:paraId="6BD79264" w14:textId="77777777" w:rsidR="00C8540E" w:rsidRDefault="00C8540E">
      <w:pPr>
        <w:pStyle w:val="aa"/>
        <w:ind w:firstLine="600"/>
        <w:rPr>
          <w:rFonts w:ascii="黑体" w:eastAsia="黑体" w:hAnsi="黑体"/>
          <w:b w:val="0"/>
          <w:sz w:val="30"/>
          <w:szCs w:val="30"/>
        </w:rPr>
      </w:pPr>
      <w:bookmarkStart w:id="0" w:name="_Toc514149467"/>
      <w:commentRangeStart w:id="1"/>
      <w:r>
        <w:rPr>
          <w:rFonts w:ascii="黑体" w:eastAsia="黑体" w:hAnsi="黑体" w:hint="eastAsia"/>
          <w:b w:val="0"/>
          <w:sz w:val="30"/>
          <w:szCs w:val="30"/>
        </w:rPr>
        <w:t>摘   要</w:t>
      </w:r>
      <w:commentRangeEnd w:id="1"/>
      <w:r>
        <w:rPr>
          <w:rStyle w:val="a4"/>
          <w:rFonts w:ascii="黑体" w:eastAsia="黑体" w:hAnsi="黑体"/>
          <w:b w:val="0"/>
          <w:sz w:val="30"/>
          <w:szCs w:val="30"/>
        </w:rPr>
        <w:commentReference w:id="1"/>
      </w:r>
      <w:bookmarkEnd w:id="0"/>
    </w:p>
    <w:p w14:paraId="4817F3A6" w14:textId="77777777" w:rsidR="00C8540E" w:rsidRDefault="00C8540E">
      <w:pPr>
        <w:ind w:firstLine="480"/>
        <w:rPr>
          <w:bCs/>
        </w:rPr>
      </w:pPr>
      <w:r>
        <w:rPr>
          <w:rFonts w:hint="eastAsia"/>
          <w:bCs/>
        </w:rPr>
        <w:t>随着国民经济的发展以及人民生活水平的提高，出租车越来越成为人们出行不可</w:t>
      </w:r>
      <w:ins w:id="2" w:author="qzuser" w:date="2018-05-17T18:33:00Z">
        <w:r>
          <w:rPr>
            <w:rFonts w:hint="eastAsia"/>
            <w:bCs/>
          </w:rPr>
          <w:t>缺</w:t>
        </w:r>
      </w:ins>
      <w:r>
        <w:rPr>
          <w:rFonts w:hint="eastAsia"/>
          <w:bCs/>
        </w:rPr>
        <w:t>少的工具，无论是</w:t>
      </w:r>
      <w:r w:rsidR="006B6891">
        <w:rPr>
          <w:rFonts w:hint="eastAsia"/>
          <w:bCs/>
        </w:rPr>
        <w:t>在周内出行</w:t>
      </w:r>
      <w:r>
        <w:rPr>
          <w:rFonts w:hint="eastAsia"/>
          <w:bCs/>
        </w:rPr>
        <w:t>上班工作还是</w:t>
      </w:r>
      <w:r w:rsidR="006B6891">
        <w:rPr>
          <w:rFonts w:hint="eastAsia"/>
          <w:bCs/>
        </w:rPr>
        <w:t>在周末出行游玩</w:t>
      </w:r>
      <w:r>
        <w:rPr>
          <w:rFonts w:hint="eastAsia"/>
          <w:bCs/>
        </w:rPr>
        <w:t>，</w:t>
      </w:r>
      <w:r w:rsidR="006B6891">
        <w:rPr>
          <w:rFonts w:hint="eastAsia"/>
          <w:bCs/>
        </w:rPr>
        <w:t>出租车在人们生活中所占比重都越来越高。在物联网发展迅猛</w:t>
      </w:r>
      <w:r>
        <w:rPr>
          <w:rFonts w:hint="eastAsia"/>
          <w:bCs/>
        </w:rPr>
        <w:t>今天，基本每辆出租车都安装了</w:t>
      </w:r>
      <w:r>
        <w:rPr>
          <w:rFonts w:hint="eastAsia"/>
          <w:bCs/>
        </w:rPr>
        <w:t>GPS</w:t>
      </w:r>
      <w:r>
        <w:rPr>
          <w:rFonts w:hint="eastAsia"/>
          <w:bCs/>
        </w:rPr>
        <w:t>终端，</w:t>
      </w:r>
      <w:del w:id="3" w:author="qzuser" w:date="2018-05-17T18:35:00Z">
        <w:r>
          <w:rPr>
            <w:rFonts w:hint="eastAsia"/>
            <w:bCs/>
          </w:rPr>
          <w:delText>每次营运的数据都会被提交至数据库保存，</w:delText>
        </w:r>
      </w:del>
      <w:r>
        <w:rPr>
          <w:rFonts w:hint="eastAsia"/>
          <w:bCs/>
        </w:rPr>
        <w:t>这些终端装置会定时向数据库发送出租车</w:t>
      </w:r>
      <w:del w:id="4" w:author="qzuser" w:date="2018-05-17T18:34:00Z">
        <w:r>
          <w:rPr>
            <w:rFonts w:hint="eastAsia"/>
            <w:bCs/>
          </w:rPr>
          <w:delText>此</w:delText>
        </w:r>
      </w:del>
      <w:ins w:id="5" w:author="qzuser" w:date="2018-05-17T18:34:00Z">
        <w:r>
          <w:rPr>
            <w:rFonts w:hint="eastAsia"/>
            <w:bCs/>
          </w:rPr>
          <w:t>实</w:t>
        </w:r>
      </w:ins>
      <w:r>
        <w:rPr>
          <w:rFonts w:hint="eastAsia"/>
          <w:bCs/>
        </w:rPr>
        <w:t>时的行驶状态，营运状态等。</w:t>
      </w:r>
      <w:del w:id="6" w:author="qzuser" w:date="2018-05-17T18:36:00Z">
        <w:r>
          <w:rPr>
            <w:rFonts w:hint="eastAsia"/>
            <w:bCs/>
          </w:rPr>
          <w:delText>而</w:delText>
        </w:r>
      </w:del>
      <w:r>
        <w:rPr>
          <w:rFonts w:hint="eastAsia"/>
          <w:bCs/>
        </w:rPr>
        <w:t>这些数据将会成为我们用来挖掘有用信息的重要资源。</w:t>
      </w:r>
    </w:p>
    <w:p w14:paraId="59EB01BE" w14:textId="77777777" w:rsidR="00C8540E" w:rsidRDefault="00C8540E">
      <w:pPr>
        <w:ind w:firstLine="480"/>
        <w:rPr>
          <w:bCs/>
        </w:rPr>
      </w:pPr>
      <w:r>
        <w:rPr>
          <w:rFonts w:hint="eastAsia"/>
          <w:bCs/>
        </w:rPr>
        <w:t>通过对出租车营运数据进行处理和分析，可以挖掘出租车热点载客区域，</w:t>
      </w:r>
      <w:del w:id="7" w:author="qzuser" w:date="2018-05-17T18:36:00Z">
        <w:r>
          <w:rPr>
            <w:rFonts w:hint="eastAsia"/>
            <w:bCs/>
          </w:rPr>
          <w:delText>可以</w:delText>
        </w:r>
      </w:del>
      <w:r>
        <w:rPr>
          <w:rFonts w:hint="eastAsia"/>
          <w:bCs/>
        </w:rPr>
        <w:t>为出租车司机进行智能推荐，优化出租车公司的资源调度，以达到更高的效益。</w:t>
      </w:r>
    </w:p>
    <w:p w14:paraId="27AEB915" w14:textId="77777777" w:rsidR="00C8540E" w:rsidRDefault="00C8540E">
      <w:pPr>
        <w:ind w:firstLine="480"/>
        <w:rPr>
          <w:bCs/>
        </w:rPr>
      </w:pPr>
      <w:r>
        <w:rPr>
          <w:rFonts w:hint="eastAsia"/>
          <w:bCs/>
        </w:rPr>
        <w:t>本文借助</w:t>
      </w:r>
      <w:r>
        <w:rPr>
          <w:rFonts w:hint="eastAsia"/>
          <w:bCs/>
        </w:rPr>
        <w:t>Mo</w:t>
      </w:r>
      <w:r>
        <w:rPr>
          <w:bCs/>
        </w:rPr>
        <w:t>n</w:t>
      </w:r>
      <w:r>
        <w:rPr>
          <w:rFonts w:hint="eastAsia"/>
          <w:bCs/>
        </w:rPr>
        <w:t>goDB</w:t>
      </w:r>
      <w:r>
        <w:rPr>
          <w:rFonts w:hint="eastAsia"/>
          <w:bCs/>
        </w:rPr>
        <w:t>数据库提供的</w:t>
      </w:r>
      <w:r>
        <w:rPr>
          <w:rFonts w:hint="eastAsia"/>
          <w:bCs/>
        </w:rPr>
        <w:t>Map</w:t>
      </w:r>
      <w:r>
        <w:rPr>
          <w:bCs/>
        </w:rPr>
        <w:t>Reduce</w:t>
      </w:r>
      <w:r>
        <w:rPr>
          <w:rFonts w:hint="eastAsia"/>
          <w:bCs/>
        </w:rPr>
        <w:t>框架，首先对营运数据进行预处理，剔除</w:t>
      </w:r>
      <w:proofErr w:type="gramStart"/>
      <w:r>
        <w:rPr>
          <w:rFonts w:hint="eastAsia"/>
          <w:bCs/>
        </w:rPr>
        <w:t>空数据</w:t>
      </w:r>
      <w:proofErr w:type="gramEnd"/>
      <w:r>
        <w:rPr>
          <w:rFonts w:hint="eastAsia"/>
          <w:bCs/>
        </w:rPr>
        <w:t>和重复数据</w:t>
      </w:r>
      <w:del w:id="8" w:author="qzuser" w:date="2018-05-17T18:38:00Z">
        <w:r>
          <w:rPr>
            <w:rFonts w:hint="eastAsia"/>
            <w:bCs/>
          </w:rPr>
          <w:delText>，</w:delText>
        </w:r>
      </w:del>
      <w:ins w:id="9" w:author="qzuser" w:date="2018-05-17T18:38:00Z">
        <w:r>
          <w:rPr>
            <w:rFonts w:hint="eastAsia"/>
            <w:bCs/>
          </w:rPr>
          <w:t>；</w:t>
        </w:r>
      </w:ins>
      <w:r>
        <w:rPr>
          <w:rFonts w:hint="eastAsia"/>
          <w:bCs/>
        </w:rPr>
        <w:t>然后利用</w:t>
      </w:r>
      <w:r>
        <w:rPr>
          <w:rFonts w:hint="eastAsia"/>
          <w:bCs/>
        </w:rPr>
        <w:t>Mong</w:t>
      </w:r>
      <w:r>
        <w:rPr>
          <w:bCs/>
        </w:rPr>
        <w:t>oDB</w:t>
      </w:r>
      <w:r>
        <w:rPr>
          <w:rFonts w:hint="eastAsia"/>
          <w:bCs/>
        </w:rPr>
        <w:t>对</w:t>
      </w:r>
      <w:r>
        <w:rPr>
          <w:rFonts w:hint="eastAsia"/>
          <w:bCs/>
        </w:rPr>
        <w:t>Map</w:t>
      </w:r>
      <w:r>
        <w:rPr>
          <w:bCs/>
        </w:rPr>
        <w:t>Reduce</w:t>
      </w:r>
      <w:r>
        <w:rPr>
          <w:rFonts w:hint="eastAsia"/>
          <w:bCs/>
        </w:rPr>
        <w:t>的支持，通过</w:t>
      </w:r>
      <w:r>
        <w:rPr>
          <w:rFonts w:hint="eastAsia"/>
          <w:bCs/>
        </w:rPr>
        <w:t>DB</w:t>
      </w:r>
      <w:r>
        <w:rPr>
          <w:bCs/>
        </w:rPr>
        <w:t>SCAN</w:t>
      </w:r>
      <w:r>
        <w:rPr>
          <w:rFonts w:hint="eastAsia"/>
          <w:bCs/>
        </w:rPr>
        <w:t>聚类算法，按照是否是工作日，以及每天不同的时间段，将数据分类，对营运数据进行聚类分析</w:t>
      </w:r>
      <w:del w:id="10" w:author="qzuser" w:date="2018-05-17T18:38:00Z">
        <w:r>
          <w:rPr>
            <w:rFonts w:hint="eastAsia"/>
            <w:bCs/>
          </w:rPr>
          <w:delText>，</w:delText>
        </w:r>
      </w:del>
      <w:ins w:id="11" w:author="qzuser" w:date="2018-05-17T18:38:00Z">
        <w:r>
          <w:rPr>
            <w:rFonts w:hint="eastAsia"/>
            <w:bCs/>
          </w:rPr>
          <w:t>；</w:t>
        </w:r>
      </w:ins>
      <w:r>
        <w:rPr>
          <w:rFonts w:hint="eastAsia"/>
          <w:bCs/>
        </w:rPr>
        <w:t>最后得到每天不同时段内的乘车热点区域，为司机和乘客提供个性</w:t>
      </w:r>
      <w:del w:id="12" w:author="qzuser" w:date="2018-05-17T18:38:00Z">
        <w:r>
          <w:rPr>
            <w:rFonts w:hint="eastAsia"/>
            <w:bCs/>
          </w:rPr>
          <w:delText>话</w:delText>
        </w:r>
      </w:del>
      <w:ins w:id="13" w:author="qzuser" w:date="2018-05-17T18:38:00Z">
        <w:r>
          <w:rPr>
            <w:rFonts w:hint="eastAsia"/>
            <w:bCs/>
          </w:rPr>
          <w:t>化</w:t>
        </w:r>
      </w:ins>
      <w:r>
        <w:rPr>
          <w:rFonts w:hint="eastAsia"/>
          <w:bCs/>
        </w:rPr>
        <w:t>推荐。</w:t>
      </w:r>
    </w:p>
    <w:p w14:paraId="74FF130C" w14:textId="77777777" w:rsidR="00C8540E" w:rsidRDefault="00C8540E">
      <w:pPr>
        <w:ind w:firstLine="480"/>
        <w:rPr>
          <w:bCs/>
        </w:rPr>
      </w:pPr>
    </w:p>
    <w:p w14:paraId="788AAAF1" w14:textId="77777777" w:rsidR="00C8540E" w:rsidRDefault="00C8540E">
      <w:pPr>
        <w:ind w:firstLine="480"/>
        <w:rPr>
          <w:bCs/>
        </w:rPr>
      </w:pPr>
    </w:p>
    <w:p w14:paraId="7ACCDBDB" w14:textId="77777777" w:rsidR="00C8540E" w:rsidRDefault="00C8540E">
      <w:pPr>
        <w:tabs>
          <w:tab w:val="left" w:pos="7410"/>
        </w:tabs>
        <w:ind w:firstLine="600"/>
        <w:rPr>
          <w:bCs/>
        </w:rPr>
      </w:pPr>
      <w:r>
        <w:rPr>
          <w:rFonts w:ascii="黑体" w:eastAsia="黑体" w:hAnsi="宋体" w:hint="eastAsia"/>
          <w:sz w:val="30"/>
          <w:szCs w:val="30"/>
        </w:rPr>
        <w:t>关键词</w:t>
      </w:r>
      <w:r>
        <w:rPr>
          <w:rFonts w:ascii="宋体" w:hAnsi="宋体" w:hint="eastAsia"/>
          <w:b/>
        </w:rPr>
        <w:t>：</w:t>
      </w:r>
      <w:r>
        <w:rPr>
          <w:rFonts w:hint="eastAsia"/>
          <w:bCs/>
        </w:rPr>
        <w:t>出租车，大数据，聚类，</w:t>
      </w:r>
      <w:r>
        <w:rPr>
          <w:rFonts w:hint="eastAsia"/>
          <w:bCs/>
        </w:rPr>
        <w:t>Map</w:t>
      </w:r>
      <w:r>
        <w:rPr>
          <w:bCs/>
        </w:rPr>
        <w:t>Reduce,MongoDB</w:t>
      </w:r>
      <w:del w:id="14" w:author="qzuser" w:date="2018-05-17T18:38:00Z">
        <w:r>
          <w:rPr>
            <w:bCs/>
          </w:rPr>
          <w:delText>,</w:delText>
        </w:r>
      </w:del>
      <w:ins w:id="15" w:author="qzuser" w:date="2018-05-17T18:38:00Z">
        <w:r>
          <w:rPr>
            <w:rFonts w:hint="eastAsia"/>
            <w:bCs/>
          </w:rPr>
          <w:t>，</w:t>
        </w:r>
      </w:ins>
      <w:r>
        <w:rPr>
          <w:bCs/>
        </w:rPr>
        <w:t>DBscan</w:t>
      </w:r>
    </w:p>
    <w:p w14:paraId="201B4796" w14:textId="77777777" w:rsidR="00C8540E" w:rsidRDefault="00C8540E">
      <w:pPr>
        <w:tabs>
          <w:tab w:val="left" w:pos="7410"/>
        </w:tabs>
        <w:ind w:firstLine="480"/>
        <w:rPr>
          <w:bCs/>
        </w:rPr>
      </w:pPr>
    </w:p>
    <w:p w14:paraId="5196160A" w14:textId="77777777" w:rsidR="00C8540E" w:rsidRDefault="00C8540E">
      <w:pPr>
        <w:tabs>
          <w:tab w:val="left" w:pos="7410"/>
        </w:tabs>
        <w:ind w:firstLine="480"/>
        <w:jc w:val="center"/>
        <w:rPr>
          <w:bCs/>
          <w:sz w:val="44"/>
          <w:szCs w:val="44"/>
        </w:rPr>
      </w:pPr>
      <w:r>
        <w:rPr>
          <w:bCs/>
        </w:rPr>
        <w:br w:type="page"/>
      </w:r>
    </w:p>
    <w:p w14:paraId="05D86197" w14:textId="77777777" w:rsidR="00C8540E" w:rsidRDefault="00C8540E">
      <w:pPr>
        <w:pStyle w:val="aa"/>
        <w:ind w:firstLine="600"/>
        <w:rPr>
          <w:rFonts w:ascii="Times New Roman" w:hAnsi="Times New Roman"/>
          <w:b w:val="0"/>
          <w:sz w:val="30"/>
          <w:szCs w:val="30"/>
        </w:rPr>
      </w:pPr>
      <w:bookmarkStart w:id="16" w:name="_Toc514149468"/>
      <w:commentRangeStart w:id="17"/>
      <w:r>
        <w:rPr>
          <w:rFonts w:ascii="Times New Roman" w:hAnsi="Times New Roman"/>
          <w:b w:val="0"/>
          <w:sz w:val="30"/>
          <w:szCs w:val="30"/>
        </w:rPr>
        <w:lastRenderedPageBreak/>
        <w:t>Abstract</w:t>
      </w:r>
      <w:bookmarkEnd w:id="16"/>
      <w:commentRangeEnd w:id="17"/>
      <w:r>
        <w:commentReference w:id="17"/>
      </w:r>
    </w:p>
    <w:p w14:paraId="59249D2B" w14:textId="77777777" w:rsidR="00C8540E" w:rsidRDefault="00C8540E">
      <w:pPr>
        <w:ind w:firstLine="480"/>
        <w:rPr>
          <w:bCs/>
        </w:rPr>
      </w:pPr>
      <w:r>
        <w:rPr>
          <w:bCs/>
        </w:rPr>
        <w:t xml:space="preserve">With the development of the national economy and the improvement of people’s living standards, taxis have become an indispensable tool for people to travel. </w:t>
      </w:r>
      <w:r w:rsidR="0034336A">
        <w:rPr>
          <w:bCs/>
        </w:rPr>
        <w:t>T</w:t>
      </w:r>
      <w:r>
        <w:rPr>
          <w:bCs/>
        </w:rPr>
        <w:t>axis are playing an increasingly important role</w:t>
      </w:r>
      <w:r w:rsidR="0034336A">
        <w:rPr>
          <w:bCs/>
        </w:rPr>
        <w:t xml:space="preserve"> every day</w:t>
      </w:r>
      <w:r>
        <w:rPr>
          <w:bCs/>
        </w:rPr>
        <w:t xml:space="preserve">. </w:t>
      </w:r>
      <w:r w:rsidR="0034336A">
        <w:rPr>
          <w:bCs/>
        </w:rPr>
        <w:t>E</w:t>
      </w:r>
      <w:r>
        <w:rPr>
          <w:bCs/>
        </w:rPr>
        <w:t>very taxi has a GPS terminal installed</w:t>
      </w:r>
      <w:r w:rsidR="0034336A">
        <w:rPr>
          <w:bCs/>
        </w:rPr>
        <w:t xml:space="preserve"> with the time of Internet of things coming</w:t>
      </w:r>
      <w:r>
        <w:rPr>
          <w:bCs/>
        </w:rPr>
        <w:t>. The data of each operation will be submitted to the database for storage. These terminal devices will periodically send taxis the current driving status and operating status of the taxi. This data will become an important resource for us to mine useful information.</w:t>
      </w:r>
    </w:p>
    <w:p w14:paraId="6CAE671D" w14:textId="77777777" w:rsidR="00C8540E" w:rsidRDefault="00C8540E">
      <w:pPr>
        <w:ind w:firstLine="480"/>
        <w:rPr>
          <w:bCs/>
        </w:rPr>
      </w:pPr>
      <w:r>
        <w:rPr>
          <w:bCs/>
        </w:rPr>
        <w:t xml:space="preserve">Through the processing and analysis of taxi operating data, </w:t>
      </w:r>
      <w:r w:rsidR="0034336A">
        <w:rPr>
          <w:bCs/>
        </w:rPr>
        <w:t xml:space="preserve">we can get </w:t>
      </w:r>
      <w:r>
        <w:rPr>
          <w:bCs/>
        </w:rPr>
        <w:t>taxi hotspot areas</w:t>
      </w:r>
      <w:r w:rsidR="0034336A">
        <w:rPr>
          <w:bCs/>
        </w:rPr>
        <w:t>, which</w:t>
      </w:r>
      <w:r>
        <w:rPr>
          <w:bCs/>
        </w:rPr>
        <w:t xml:space="preserve"> </w:t>
      </w:r>
      <w:r w:rsidR="0034336A">
        <w:rPr>
          <w:bCs/>
        </w:rPr>
        <w:t xml:space="preserve">can be </w:t>
      </w:r>
      <w:r>
        <w:rPr>
          <w:bCs/>
        </w:rPr>
        <w:t xml:space="preserve">recommended to taxi drivers, and </w:t>
      </w:r>
      <w:r w:rsidR="00A17A81">
        <w:rPr>
          <w:bCs/>
        </w:rPr>
        <w:t xml:space="preserve">also, </w:t>
      </w:r>
      <w:r>
        <w:rPr>
          <w:bCs/>
        </w:rPr>
        <w:t>taxi company's resource scheduling can be optimized to achieve higher efficiency.</w:t>
      </w:r>
    </w:p>
    <w:p w14:paraId="79B6C455" w14:textId="77777777" w:rsidR="00C8540E" w:rsidRDefault="00C8540E">
      <w:pPr>
        <w:ind w:firstLine="480"/>
        <w:rPr>
          <w:bCs/>
        </w:rPr>
      </w:pPr>
      <w:r>
        <w:rPr>
          <w:bCs/>
        </w:rPr>
        <w:t>Using the MapReduce framework provided by the MongoDB database, this thesis preprocess with the operational data firstly, eliminate null and duplicate data, and then use MongoDB's support for MapReduce, through the DBSCAN clustering algorithm, according to whether it is a working day and a different time period each day. , Classifying data, clustering analysis of operational data, and finally obtaining hotspots for driving within different time periods each day, providing personalized recommendations for drivers and passengers.</w:t>
      </w:r>
    </w:p>
    <w:p w14:paraId="7396FA5F" w14:textId="77777777" w:rsidR="00C8540E" w:rsidRDefault="00C8540E">
      <w:pPr>
        <w:ind w:firstLine="600"/>
      </w:pPr>
      <w:r>
        <w:rPr>
          <w:sz w:val="30"/>
          <w:szCs w:val="30"/>
        </w:rPr>
        <w:t>Key Words</w:t>
      </w:r>
      <w:r>
        <w:rPr>
          <w:b/>
        </w:rPr>
        <w:t>：</w:t>
      </w:r>
      <w:r>
        <w:t>Taxi GPS Data; big data; MapReduce; MongoDB; DBSCAN</w:t>
      </w:r>
    </w:p>
    <w:p w14:paraId="020FF458" w14:textId="77777777" w:rsidR="00C8540E" w:rsidRDefault="00C8540E">
      <w:pPr>
        <w:ind w:left="1174" w:hangingChars="489" w:hanging="1174"/>
        <w:rPr>
          <w:bCs/>
        </w:rPr>
      </w:pPr>
    </w:p>
    <w:p w14:paraId="391D81C0" w14:textId="77777777" w:rsidR="00C8540E" w:rsidRDefault="00C8540E">
      <w:pPr>
        <w:adjustRightInd w:val="0"/>
        <w:snapToGrid w:val="0"/>
        <w:ind w:firstLine="480"/>
        <w:jc w:val="center"/>
        <w:rPr>
          <w:rFonts w:ascii="黑体" w:eastAsia="黑体"/>
          <w:sz w:val="32"/>
          <w:szCs w:val="32"/>
        </w:rPr>
      </w:pPr>
      <w:r>
        <w:rPr>
          <w:bCs/>
        </w:rPr>
        <w:br w:type="page"/>
      </w:r>
    </w:p>
    <w:p w14:paraId="3C077BEB" w14:textId="77777777" w:rsidR="00C8540E" w:rsidRDefault="00C8540E">
      <w:pPr>
        <w:pStyle w:val="TOC"/>
        <w:ind w:firstLine="640"/>
        <w:jc w:val="center"/>
        <w:rPr>
          <w:rFonts w:ascii="黑体" w:eastAsia="黑体" w:hAnsi="黑体"/>
        </w:rPr>
      </w:pPr>
      <w:r>
        <w:rPr>
          <w:rFonts w:ascii="黑体" w:eastAsia="黑体" w:hAnsi="黑体"/>
          <w:lang w:val="zh-CN"/>
        </w:rPr>
        <w:lastRenderedPageBreak/>
        <w:t>目录</w:t>
      </w:r>
    </w:p>
    <w:p w14:paraId="0629B6B3" w14:textId="77777777" w:rsidR="00C8540E" w:rsidRDefault="00C8540E">
      <w:pPr>
        <w:pStyle w:val="10"/>
        <w:tabs>
          <w:tab w:val="right" w:leader="dot" w:pos="9628"/>
        </w:tabs>
        <w:ind w:firstLine="480"/>
        <w:rPr>
          <w:rFonts w:ascii="Calibri" w:hAnsi="Calibri"/>
          <w:sz w:val="21"/>
          <w:szCs w:val="22"/>
          <w:lang w:val="en-US" w:eastAsia="zh-CN"/>
        </w:rPr>
      </w:pPr>
      <w:r>
        <w:fldChar w:fldCharType="begin"/>
      </w:r>
      <w:r>
        <w:instrText xml:space="preserve"> TOC \o "1-3" \h \z \u </w:instrText>
      </w:r>
      <w:r>
        <w:fldChar w:fldCharType="separate"/>
      </w:r>
      <w:hyperlink w:anchor="_Toc514149467" w:history="1">
        <w:r>
          <w:rPr>
            <w:rStyle w:val="a8"/>
            <w:rFonts w:ascii="黑体" w:eastAsia="黑体" w:hAnsi="黑体"/>
            <w:lang w:val="en-US" w:eastAsia="zh-CN"/>
          </w:rPr>
          <w:t>摘   要</w:t>
        </w:r>
        <w:r>
          <w:rPr>
            <w:lang w:val="en-US" w:eastAsia="zh-CN"/>
          </w:rPr>
          <w:tab/>
        </w:r>
        <w:r>
          <w:rPr>
            <w:lang w:val="en-US" w:eastAsia="zh-CN"/>
          </w:rPr>
          <w:fldChar w:fldCharType="begin"/>
        </w:r>
        <w:r>
          <w:rPr>
            <w:lang w:val="en-US" w:eastAsia="zh-CN"/>
          </w:rPr>
          <w:instrText xml:space="preserve"> PAGEREF _Toc514149467 \h </w:instrText>
        </w:r>
        <w:r>
          <w:rPr>
            <w:lang w:val="en-US" w:eastAsia="zh-CN"/>
          </w:rPr>
          <w:fldChar w:fldCharType="separate"/>
        </w:r>
        <w:r>
          <w:rPr>
            <w:lang w:val="en-US" w:eastAsia="zh-CN"/>
          </w:rPr>
          <w:t>i</w:t>
        </w:r>
        <w:r>
          <w:rPr>
            <w:lang w:val="en-US" w:eastAsia="zh-CN"/>
          </w:rPr>
          <w:fldChar w:fldCharType="end"/>
        </w:r>
      </w:hyperlink>
    </w:p>
    <w:p w14:paraId="095299B8" w14:textId="77777777" w:rsidR="00C8540E" w:rsidRDefault="00C8540E">
      <w:pPr>
        <w:pStyle w:val="10"/>
        <w:tabs>
          <w:tab w:val="right" w:leader="dot" w:pos="9628"/>
        </w:tabs>
        <w:ind w:firstLine="480"/>
        <w:rPr>
          <w:rFonts w:ascii="Calibri" w:hAnsi="Calibri"/>
          <w:sz w:val="21"/>
          <w:szCs w:val="22"/>
          <w:lang w:val="en-US" w:eastAsia="zh-CN"/>
        </w:rPr>
      </w:pPr>
      <w:hyperlink w:anchor="_Toc514149468" w:history="1">
        <w:r>
          <w:rPr>
            <w:rStyle w:val="a8"/>
            <w:lang w:val="en-US" w:eastAsia="zh-CN"/>
          </w:rPr>
          <w:t>Abstract</w:t>
        </w:r>
        <w:r>
          <w:rPr>
            <w:lang w:val="en-US" w:eastAsia="zh-CN"/>
          </w:rPr>
          <w:tab/>
        </w:r>
        <w:r>
          <w:rPr>
            <w:lang w:val="en-US" w:eastAsia="zh-CN"/>
          </w:rPr>
          <w:fldChar w:fldCharType="begin"/>
        </w:r>
        <w:r>
          <w:rPr>
            <w:lang w:val="en-US" w:eastAsia="zh-CN"/>
          </w:rPr>
          <w:instrText xml:space="preserve"> PAGEREF _Toc514149468 \h </w:instrText>
        </w:r>
        <w:r>
          <w:rPr>
            <w:lang w:val="en-US" w:eastAsia="zh-CN"/>
          </w:rPr>
          <w:fldChar w:fldCharType="separate"/>
        </w:r>
        <w:r>
          <w:rPr>
            <w:lang w:val="en-US" w:eastAsia="zh-CN"/>
          </w:rPr>
          <w:t>ii</w:t>
        </w:r>
        <w:r>
          <w:rPr>
            <w:lang w:val="en-US" w:eastAsia="zh-CN"/>
          </w:rPr>
          <w:fldChar w:fldCharType="end"/>
        </w:r>
      </w:hyperlink>
    </w:p>
    <w:p w14:paraId="40DFCD29" w14:textId="77777777" w:rsidR="00C8540E" w:rsidRDefault="00C8540E">
      <w:pPr>
        <w:pStyle w:val="10"/>
        <w:tabs>
          <w:tab w:val="right" w:leader="dot" w:pos="9628"/>
        </w:tabs>
        <w:ind w:firstLine="480"/>
        <w:rPr>
          <w:rFonts w:ascii="Calibri" w:hAnsi="Calibri"/>
          <w:sz w:val="21"/>
          <w:szCs w:val="22"/>
          <w:lang w:val="en-US" w:eastAsia="zh-CN"/>
        </w:rPr>
      </w:pPr>
      <w:hyperlink w:anchor="_Toc514149469" w:history="1">
        <w:r>
          <w:rPr>
            <w:rStyle w:val="a8"/>
            <w:rFonts w:ascii="黑体" w:eastAsia="黑体"/>
            <w:lang w:val="en-US" w:eastAsia="zh-CN"/>
          </w:rPr>
          <w:t>第一章  引  言</w:t>
        </w:r>
        <w:r>
          <w:rPr>
            <w:lang w:val="en-US" w:eastAsia="zh-CN"/>
          </w:rPr>
          <w:tab/>
        </w:r>
        <w:r>
          <w:rPr>
            <w:lang w:val="en-US" w:eastAsia="zh-CN"/>
          </w:rPr>
          <w:fldChar w:fldCharType="begin"/>
        </w:r>
        <w:r>
          <w:rPr>
            <w:lang w:val="en-US" w:eastAsia="zh-CN"/>
          </w:rPr>
          <w:instrText xml:space="preserve"> PAGEREF _Toc514149469 \h </w:instrText>
        </w:r>
        <w:r>
          <w:rPr>
            <w:lang w:val="en-US" w:eastAsia="zh-CN"/>
          </w:rPr>
          <w:fldChar w:fldCharType="separate"/>
        </w:r>
        <w:r>
          <w:rPr>
            <w:lang w:val="en-US" w:eastAsia="zh-CN"/>
          </w:rPr>
          <w:t>- 1 -</w:t>
        </w:r>
        <w:r>
          <w:rPr>
            <w:lang w:val="en-US" w:eastAsia="zh-CN"/>
          </w:rPr>
          <w:fldChar w:fldCharType="end"/>
        </w:r>
      </w:hyperlink>
    </w:p>
    <w:p w14:paraId="64CE62E7"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70" w:history="1">
        <w:r>
          <w:rPr>
            <w:rStyle w:val="a8"/>
            <w:lang w:val="en-US" w:eastAsia="zh-CN"/>
          </w:rPr>
          <w:t>1.1.</w:t>
        </w:r>
        <w:r>
          <w:rPr>
            <w:rFonts w:ascii="Calibri" w:hAnsi="Calibri"/>
            <w:sz w:val="21"/>
            <w:szCs w:val="22"/>
            <w:lang w:val="en-US" w:eastAsia="zh-CN"/>
          </w:rPr>
          <w:tab/>
        </w:r>
        <w:r>
          <w:rPr>
            <w:rStyle w:val="a8"/>
            <w:lang w:val="en-US" w:eastAsia="zh-CN"/>
          </w:rPr>
          <w:t>研究背景及意义</w:t>
        </w:r>
        <w:r>
          <w:rPr>
            <w:lang w:val="en-US" w:eastAsia="zh-CN"/>
          </w:rPr>
          <w:tab/>
        </w:r>
        <w:r>
          <w:rPr>
            <w:lang w:val="en-US" w:eastAsia="zh-CN"/>
          </w:rPr>
          <w:fldChar w:fldCharType="begin"/>
        </w:r>
        <w:r>
          <w:rPr>
            <w:lang w:val="en-US" w:eastAsia="zh-CN"/>
          </w:rPr>
          <w:instrText xml:space="preserve"> PAGEREF _Toc514149470 \h </w:instrText>
        </w:r>
        <w:r>
          <w:rPr>
            <w:lang w:val="en-US" w:eastAsia="zh-CN"/>
          </w:rPr>
          <w:fldChar w:fldCharType="separate"/>
        </w:r>
        <w:r>
          <w:rPr>
            <w:lang w:val="en-US" w:eastAsia="zh-CN"/>
          </w:rPr>
          <w:t>- 1 -</w:t>
        </w:r>
        <w:r>
          <w:rPr>
            <w:lang w:val="en-US" w:eastAsia="zh-CN"/>
          </w:rPr>
          <w:fldChar w:fldCharType="end"/>
        </w:r>
      </w:hyperlink>
    </w:p>
    <w:p w14:paraId="5CB51CEB"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71" w:history="1">
        <w:r>
          <w:rPr>
            <w:rStyle w:val="a8"/>
            <w:lang w:val="en-US" w:eastAsia="zh-CN"/>
          </w:rPr>
          <w:t>1.2.</w:t>
        </w:r>
        <w:r>
          <w:rPr>
            <w:rFonts w:ascii="Calibri" w:hAnsi="Calibri"/>
            <w:sz w:val="21"/>
            <w:szCs w:val="22"/>
            <w:lang w:val="en-US" w:eastAsia="zh-CN"/>
          </w:rPr>
          <w:tab/>
        </w:r>
        <w:r>
          <w:rPr>
            <w:rStyle w:val="a8"/>
            <w:lang w:val="en-US" w:eastAsia="zh-CN"/>
          </w:rPr>
          <w:t>研究现状</w:t>
        </w:r>
        <w:r>
          <w:rPr>
            <w:lang w:val="en-US" w:eastAsia="zh-CN"/>
          </w:rPr>
          <w:tab/>
        </w:r>
        <w:r>
          <w:rPr>
            <w:lang w:val="en-US" w:eastAsia="zh-CN"/>
          </w:rPr>
          <w:fldChar w:fldCharType="begin"/>
        </w:r>
        <w:r>
          <w:rPr>
            <w:lang w:val="en-US" w:eastAsia="zh-CN"/>
          </w:rPr>
          <w:instrText xml:space="preserve"> PAGEREF _Toc514149471 \h </w:instrText>
        </w:r>
        <w:r>
          <w:rPr>
            <w:lang w:val="en-US" w:eastAsia="zh-CN"/>
          </w:rPr>
          <w:fldChar w:fldCharType="separate"/>
        </w:r>
        <w:r>
          <w:rPr>
            <w:lang w:val="en-US" w:eastAsia="zh-CN"/>
          </w:rPr>
          <w:t>- 2 -</w:t>
        </w:r>
        <w:r>
          <w:rPr>
            <w:lang w:val="en-US" w:eastAsia="zh-CN"/>
          </w:rPr>
          <w:fldChar w:fldCharType="end"/>
        </w:r>
      </w:hyperlink>
    </w:p>
    <w:p w14:paraId="2B235DE1"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72" w:history="1">
        <w:r>
          <w:rPr>
            <w:rStyle w:val="a8"/>
            <w:lang w:val="en-US" w:eastAsia="zh-CN"/>
          </w:rPr>
          <w:t>1.2.1.</w:t>
        </w:r>
        <w:r>
          <w:rPr>
            <w:rFonts w:ascii="Calibri" w:hAnsi="Calibri"/>
            <w:sz w:val="21"/>
            <w:szCs w:val="22"/>
            <w:lang w:val="en-US" w:eastAsia="zh-CN"/>
          </w:rPr>
          <w:tab/>
        </w:r>
        <w:r>
          <w:rPr>
            <w:rStyle w:val="a8"/>
            <w:lang w:val="en-US" w:eastAsia="zh-CN"/>
          </w:rPr>
          <w:t>大数据及其隐私保护研究现状</w:t>
        </w:r>
        <w:r>
          <w:rPr>
            <w:lang w:val="en-US" w:eastAsia="zh-CN"/>
          </w:rPr>
          <w:tab/>
        </w:r>
        <w:r>
          <w:rPr>
            <w:lang w:val="en-US" w:eastAsia="zh-CN"/>
          </w:rPr>
          <w:fldChar w:fldCharType="begin"/>
        </w:r>
        <w:r>
          <w:rPr>
            <w:lang w:val="en-US" w:eastAsia="zh-CN"/>
          </w:rPr>
          <w:instrText xml:space="preserve"> PAGEREF _Toc514149472 \h </w:instrText>
        </w:r>
        <w:r>
          <w:rPr>
            <w:lang w:val="en-US" w:eastAsia="zh-CN"/>
          </w:rPr>
          <w:fldChar w:fldCharType="separate"/>
        </w:r>
        <w:r>
          <w:rPr>
            <w:lang w:val="en-US" w:eastAsia="zh-CN"/>
          </w:rPr>
          <w:t>- 2 -</w:t>
        </w:r>
        <w:r>
          <w:rPr>
            <w:lang w:val="en-US" w:eastAsia="zh-CN"/>
          </w:rPr>
          <w:fldChar w:fldCharType="end"/>
        </w:r>
      </w:hyperlink>
    </w:p>
    <w:p w14:paraId="06D559E8"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73" w:history="1">
        <w:r>
          <w:rPr>
            <w:rStyle w:val="a8"/>
            <w:lang w:val="en-US" w:eastAsia="zh-CN"/>
          </w:rPr>
          <w:t>1.2.1.</w:t>
        </w:r>
        <w:r>
          <w:rPr>
            <w:rFonts w:ascii="Calibri" w:hAnsi="Calibri"/>
            <w:sz w:val="21"/>
            <w:szCs w:val="22"/>
            <w:lang w:val="en-US" w:eastAsia="zh-CN"/>
          </w:rPr>
          <w:tab/>
        </w:r>
        <w:r>
          <w:rPr>
            <w:rStyle w:val="a8"/>
            <w:lang w:val="en-US" w:eastAsia="zh-CN"/>
          </w:rPr>
          <w:t>出租车数据应用研究现状</w:t>
        </w:r>
        <w:r>
          <w:rPr>
            <w:lang w:val="en-US" w:eastAsia="zh-CN"/>
          </w:rPr>
          <w:tab/>
        </w:r>
        <w:r>
          <w:rPr>
            <w:lang w:val="en-US" w:eastAsia="zh-CN"/>
          </w:rPr>
          <w:fldChar w:fldCharType="begin"/>
        </w:r>
        <w:r>
          <w:rPr>
            <w:lang w:val="en-US" w:eastAsia="zh-CN"/>
          </w:rPr>
          <w:instrText xml:space="preserve"> PAGEREF _Toc514149473 \h </w:instrText>
        </w:r>
        <w:r>
          <w:rPr>
            <w:lang w:val="en-US" w:eastAsia="zh-CN"/>
          </w:rPr>
          <w:fldChar w:fldCharType="separate"/>
        </w:r>
        <w:r>
          <w:rPr>
            <w:lang w:val="en-US" w:eastAsia="zh-CN"/>
          </w:rPr>
          <w:t>- 2 -</w:t>
        </w:r>
        <w:r>
          <w:rPr>
            <w:lang w:val="en-US" w:eastAsia="zh-CN"/>
          </w:rPr>
          <w:fldChar w:fldCharType="end"/>
        </w:r>
      </w:hyperlink>
    </w:p>
    <w:p w14:paraId="41E6D29A"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74" w:history="1">
        <w:r>
          <w:rPr>
            <w:rStyle w:val="a8"/>
            <w:lang w:val="en-US" w:eastAsia="zh-CN"/>
          </w:rPr>
          <w:t>1.1.</w:t>
        </w:r>
        <w:r>
          <w:rPr>
            <w:rFonts w:ascii="Calibri" w:hAnsi="Calibri"/>
            <w:sz w:val="21"/>
            <w:szCs w:val="22"/>
            <w:lang w:val="en-US" w:eastAsia="zh-CN"/>
          </w:rPr>
          <w:tab/>
        </w:r>
        <w:r>
          <w:rPr>
            <w:rStyle w:val="a8"/>
            <w:lang w:val="en-US" w:eastAsia="zh-CN"/>
          </w:rPr>
          <w:t>论文内容</w:t>
        </w:r>
        <w:r>
          <w:rPr>
            <w:lang w:val="en-US" w:eastAsia="zh-CN"/>
          </w:rPr>
          <w:tab/>
        </w:r>
        <w:r>
          <w:rPr>
            <w:lang w:val="en-US" w:eastAsia="zh-CN"/>
          </w:rPr>
          <w:fldChar w:fldCharType="begin"/>
        </w:r>
        <w:r>
          <w:rPr>
            <w:lang w:val="en-US" w:eastAsia="zh-CN"/>
          </w:rPr>
          <w:instrText xml:space="preserve"> PAGEREF _Toc514149474 \h </w:instrText>
        </w:r>
        <w:r>
          <w:rPr>
            <w:lang w:val="en-US" w:eastAsia="zh-CN"/>
          </w:rPr>
          <w:fldChar w:fldCharType="separate"/>
        </w:r>
        <w:r>
          <w:rPr>
            <w:lang w:val="en-US" w:eastAsia="zh-CN"/>
          </w:rPr>
          <w:t>- 3 -</w:t>
        </w:r>
        <w:r>
          <w:rPr>
            <w:lang w:val="en-US" w:eastAsia="zh-CN"/>
          </w:rPr>
          <w:fldChar w:fldCharType="end"/>
        </w:r>
      </w:hyperlink>
    </w:p>
    <w:p w14:paraId="4F2A360F"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75" w:history="1">
        <w:r>
          <w:rPr>
            <w:rStyle w:val="a8"/>
            <w:lang w:val="en-US" w:eastAsia="zh-CN"/>
          </w:rPr>
          <w:t>1.3.</w:t>
        </w:r>
        <w:r>
          <w:rPr>
            <w:rFonts w:ascii="Calibri" w:hAnsi="Calibri"/>
            <w:sz w:val="21"/>
            <w:szCs w:val="22"/>
            <w:lang w:val="en-US" w:eastAsia="zh-CN"/>
          </w:rPr>
          <w:tab/>
        </w:r>
        <w:r>
          <w:rPr>
            <w:rStyle w:val="a8"/>
            <w:lang w:val="en-US" w:eastAsia="zh-CN"/>
          </w:rPr>
          <w:t>论文结构</w:t>
        </w:r>
        <w:r>
          <w:rPr>
            <w:lang w:val="en-US" w:eastAsia="zh-CN"/>
          </w:rPr>
          <w:tab/>
        </w:r>
        <w:r>
          <w:rPr>
            <w:lang w:val="en-US" w:eastAsia="zh-CN"/>
          </w:rPr>
          <w:fldChar w:fldCharType="begin"/>
        </w:r>
        <w:r>
          <w:rPr>
            <w:lang w:val="en-US" w:eastAsia="zh-CN"/>
          </w:rPr>
          <w:instrText xml:space="preserve"> PAGEREF _Toc514149475 \h </w:instrText>
        </w:r>
        <w:r>
          <w:rPr>
            <w:lang w:val="en-US" w:eastAsia="zh-CN"/>
          </w:rPr>
          <w:fldChar w:fldCharType="separate"/>
        </w:r>
        <w:r>
          <w:rPr>
            <w:lang w:val="en-US" w:eastAsia="zh-CN"/>
          </w:rPr>
          <w:t>- 3 -</w:t>
        </w:r>
        <w:r>
          <w:rPr>
            <w:lang w:val="en-US" w:eastAsia="zh-CN"/>
          </w:rPr>
          <w:fldChar w:fldCharType="end"/>
        </w:r>
      </w:hyperlink>
    </w:p>
    <w:p w14:paraId="2168CEAB" w14:textId="77777777" w:rsidR="00C8540E" w:rsidRDefault="00C8540E">
      <w:pPr>
        <w:pStyle w:val="10"/>
        <w:tabs>
          <w:tab w:val="right" w:leader="dot" w:pos="9628"/>
        </w:tabs>
        <w:ind w:firstLine="480"/>
        <w:rPr>
          <w:rFonts w:ascii="Calibri" w:hAnsi="Calibri"/>
          <w:sz w:val="21"/>
          <w:szCs w:val="22"/>
          <w:lang w:val="en-US" w:eastAsia="zh-CN"/>
        </w:rPr>
      </w:pPr>
      <w:hyperlink w:anchor="_Toc514149476" w:history="1">
        <w:r>
          <w:rPr>
            <w:rStyle w:val="a8"/>
            <w:rFonts w:ascii="黑体" w:eastAsia="黑体" w:hAnsi="黑体"/>
            <w:lang w:val="en-US" w:eastAsia="zh-CN"/>
          </w:rPr>
          <w:t>第二章  大数据隐私保护及数据挖掘相关技术</w:t>
        </w:r>
        <w:r>
          <w:rPr>
            <w:lang w:val="en-US" w:eastAsia="zh-CN"/>
          </w:rPr>
          <w:tab/>
        </w:r>
        <w:r>
          <w:rPr>
            <w:lang w:val="en-US" w:eastAsia="zh-CN"/>
          </w:rPr>
          <w:fldChar w:fldCharType="begin"/>
        </w:r>
        <w:r>
          <w:rPr>
            <w:lang w:val="en-US" w:eastAsia="zh-CN"/>
          </w:rPr>
          <w:instrText xml:space="preserve"> PAGEREF _Toc514149476 \h </w:instrText>
        </w:r>
        <w:r>
          <w:rPr>
            <w:lang w:val="en-US" w:eastAsia="zh-CN"/>
          </w:rPr>
          <w:fldChar w:fldCharType="separate"/>
        </w:r>
        <w:r>
          <w:rPr>
            <w:lang w:val="en-US" w:eastAsia="zh-CN"/>
          </w:rPr>
          <w:t>- 4 -</w:t>
        </w:r>
        <w:r>
          <w:rPr>
            <w:lang w:val="en-US" w:eastAsia="zh-CN"/>
          </w:rPr>
          <w:fldChar w:fldCharType="end"/>
        </w:r>
      </w:hyperlink>
    </w:p>
    <w:p w14:paraId="4CCD3B34"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79" w:history="1">
        <w:r>
          <w:rPr>
            <w:rStyle w:val="a8"/>
            <w:lang w:val="en-US" w:eastAsia="zh-CN"/>
          </w:rPr>
          <w:t>2.1.</w:t>
        </w:r>
        <w:r>
          <w:rPr>
            <w:rFonts w:ascii="Calibri" w:hAnsi="Calibri"/>
            <w:sz w:val="21"/>
            <w:szCs w:val="22"/>
            <w:lang w:val="en-US" w:eastAsia="zh-CN"/>
          </w:rPr>
          <w:tab/>
        </w:r>
        <w:r>
          <w:rPr>
            <w:rStyle w:val="a8"/>
            <w:lang w:val="en-US" w:eastAsia="zh-CN"/>
          </w:rPr>
          <w:t>大数据隐私保护</w:t>
        </w:r>
        <w:r>
          <w:rPr>
            <w:lang w:val="en-US" w:eastAsia="zh-CN"/>
          </w:rPr>
          <w:tab/>
        </w:r>
        <w:r>
          <w:rPr>
            <w:lang w:val="en-US" w:eastAsia="zh-CN"/>
          </w:rPr>
          <w:fldChar w:fldCharType="begin"/>
        </w:r>
        <w:r>
          <w:rPr>
            <w:lang w:val="en-US" w:eastAsia="zh-CN"/>
          </w:rPr>
          <w:instrText xml:space="preserve"> PAGEREF _Toc514149479 \h </w:instrText>
        </w:r>
        <w:r>
          <w:rPr>
            <w:lang w:val="en-US" w:eastAsia="zh-CN"/>
          </w:rPr>
          <w:fldChar w:fldCharType="separate"/>
        </w:r>
        <w:r>
          <w:rPr>
            <w:lang w:val="en-US" w:eastAsia="zh-CN"/>
          </w:rPr>
          <w:t>- 4 -</w:t>
        </w:r>
        <w:r>
          <w:rPr>
            <w:lang w:val="en-US" w:eastAsia="zh-CN"/>
          </w:rPr>
          <w:fldChar w:fldCharType="end"/>
        </w:r>
      </w:hyperlink>
    </w:p>
    <w:p w14:paraId="786525DC"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80" w:history="1">
        <w:r>
          <w:rPr>
            <w:rStyle w:val="a8"/>
            <w:lang w:val="en-US" w:eastAsia="zh-CN"/>
          </w:rPr>
          <w:t>2.1.1.</w:t>
        </w:r>
        <w:r>
          <w:rPr>
            <w:rFonts w:ascii="Calibri" w:hAnsi="Calibri"/>
            <w:sz w:val="21"/>
            <w:szCs w:val="22"/>
            <w:lang w:val="en-US" w:eastAsia="zh-CN"/>
          </w:rPr>
          <w:tab/>
        </w:r>
        <w:r>
          <w:rPr>
            <w:rStyle w:val="a8"/>
            <w:lang w:val="en-US" w:eastAsia="zh-CN"/>
          </w:rPr>
          <w:t>大数据隐私保护概述</w:t>
        </w:r>
        <w:r>
          <w:rPr>
            <w:lang w:val="en-US" w:eastAsia="zh-CN"/>
          </w:rPr>
          <w:tab/>
        </w:r>
        <w:r>
          <w:rPr>
            <w:lang w:val="en-US" w:eastAsia="zh-CN"/>
          </w:rPr>
          <w:fldChar w:fldCharType="begin"/>
        </w:r>
        <w:r>
          <w:rPr>
            <w:lang w:val="en-US" w:eastAsia="zh-CN"/>
          </w:rPr>
          <w:instrText xml:space="preserve"> PAGEREF _Toc514149480 \h </w:instrText>
        </w:r>
        <w:r>
          <w:rPr>
            <w:lang w:val="en-US" w:eastAsia="zh-CN"/>
          </w:rPr>
          <w:fldChar w:fldCharType="separate"/>
        </w:r>
        <w:r>
          <w:rPr>
            <w:lang w:val="en-US" w:eastAsia="zh-CN"/>
          </w:rPr>
          <w:t>- 4 -</w:t>
        </w:r>
        <w:r>
          <w:rPr>
            <w:lang w:val="en-US" w:eastAsia="zh-CN"/>
          </w:rPr>
          <w:fldChar w:fldCharType="end"/>
        </w:r>
      </w:hyperlink>
    </w:p>
    <w:p w14:paraId="5B6A5F4F"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81" w:history="1">
        <w:r>
          <w:rPr>
            <w:rStyle w:val="a8"/>
            <w:lang w:val="en-US" w:eastAsia="zh-CN"/>
          </w:rPr>
          <w:t>2.1.2.</w:t>
        </w:r>
        <w:r>
          <w:rPr>
            <w:rFonts w:ascii="Calibri" w:hAnsi="Calibri"/>
            <w:sz w:val="21"/>
            <w:szCs w:val="22"/>
            <w:lang w:val="en-US" w:eastAsia="zh-CN"/>
          </w:rPr>
          <w:tab/>
        </w:r>
        <w:r>
          <w:rPr>
            <w:rStyle w:val="a8"/>
            <w:lang w:val="en-US" w:eastAsia="zh-CN"/>
          </w:rPr>
          <w:t>大数据隐私保护方法</w:t>
        </w:r>
        <w:r>
          <w:rPr>
            <w:lang w:val="en-US" w:eastAsia="zh-CN"/>
          </w:rPr>
          <w:tab/>
        </w:r>
        <w:r>
          <w:rPr>
            <w:lang w:val="en-US" w:eastAsia="zh-CN"/>
          </w:rPr>
          <w:fldChar w:fldCharType="begin"/>
        </w:r>
        <w:r>
          <w:rPr>
            <w:lang w:val="en-US" w:eastAsia="zh-CN"/>
          </w:rPr>
          <w:instrText xml:space="preserve"> PAGEREF _Toc514149481 \h </w:instrText>
        </w:r>
        <w:r>
          <w:rPr>
            <w:lang w:val="en-US" w:eastAsia="zh-CN"/>
          </w:rPr>
          <w:fldChar w:fldCharType="separate"/>
        </w:r>
        <w:r>
          <w:rPr>
            <w:lang w:val="en-US" w:eastAsia="zh-CN"/>
          </w:rPr>
          <w:t>- 4 -</w:t>
        </w:r>
        <w:r>
          <w:rPr>
            <w:lang w:val="en-US" w:eastAsia="zh-CN"/>
          </w:rPr>
          <w:fldChar w:fldCharType="end"/>
        </w:r>
      </w:hyperlink>
    </w:p>
    <w:p w14:paraId="1AD7333E"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82" w:history="1">
        <w:r>
          <w:rPr>
            <w:rStyle w:val="a8"/>
            <w:lang w:val="en-US" w:eastAsia="zh-CN"/>
          </w:rPr>
          <w:t>2.2.</w:t>
        </w:r>
        <w:r>
          <w:rPr>
            <w:rFonts w:ascii="Calibri" w:hAnsi="Calibri"/>
            <w:sz w:val="21"/>
            <w:szCs w:val="22"/>
            <w:lang w:val="en-US" w:eastAsia="zh-CN"/>
          </w:rPr>
          <w:tab/>
        </w:r>
        <w:r>
          <w:rPr>
            <w:rStyle w:val="a8"/>
            <w:lang w:val="en-US" w:eastAsia="zh-CN"/>
          </w:rPr>
          <w:t>数据挖掘</w:t>
        </w:r>
        <w:r>
          <w:rPr>
            <w:lang w:val="en-US" w:eastAsia="zh-CN"/>
          </w:rPr>
          <w:tab/>
        </w:r>
        <w:r>
          <w:rPr>
            <w:lang w:val="en-US" w:eastAsia="zh-CN"/>
          </w:rPr>
          <w:fldChar w:fldCharType="begin"/>
        </w:r>
        <w:r>
          <w:rPr>
            <w:lang w:val="en-US" w:eastAsia="zh-CN"/>
          </w:rPr>
          <w:instrText xml:space="preserve"> PAGEREF _Toc514149482 \h </w:instrText>
        </w:r>
        <w:r>
          <w:rPr>
            <w:lang w:val="en-US" w:eastAsia="zh-CN"/>
          </w:rPr>
          <w:fldChar w:fldCharType="separate"/>
        </w:r>
        <w:r>
          <w:rPr>
            <w:lang w:val="en-US" w:eastAsia="zh-CN"/>
          </w:rPr>
          <w:t>- 5 -</w:t>
        </w:r>
        <w:r>
          <w:rPr>
            <w:lang w:val="en-US" w:eastAsia="zh-CN"/>
          </w:rPr>
          <w:fldChar w:fldCharType="end"/>
        </w:r>
      </w:hyperlink>
    </w:p>
    <w:p w14:paraId="4CD58752"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83" w:history="1">
        <w:r>
          <w:rPr>
            <w:rStyle w:val="a8"/>
            <w:lang w:val="en-US" w:eastAsia="zh-CN"/>
          </w:rPr>
          <w:t>2.2.1.</w:t>
        </w:r>
        <w:r>
          <w:rPr>
            <w:rFonts w:ascii="Calibri" w:hAnsi="Calibri"/>
            <w:sz w:val="21"/>
            <w:szCs w:val="22"/>
            <w:lang w:val="en-US" w:eastAsia="zh-CN"/>
          </w:rPr>
          <w:tab/>
        </w:r>
        <w:r>
          <w:rPr>
            <w:rStyle w:val="a8"/>
            <w:lang w:val="en-US" w:eastAsia="zh-CN"/>
          </w:rPr>
          <w:t>数据挖掘的概念</w:t>
        </w:r>
        <w:r>
          <w:rPr>
            <w:lang w:val="en-US" w:eastAsia="zh-CN"/>
          </w:rPr>
          <w:tab/>
        </w:r>
        <w:r>
          <w:rPr>
            <w:lang w:val="en-US" w:eastAsia="zh-CN"/>
          </w:rPr>
          <w:fldChar w:fldCharType="begin"/>
        </w:r>
        <w:r>
          <w:rPr>
            <w:lang w:val="en-US" w:eastAsia="zh-CN"/>
          </w:rPr>
          <w:instrText xml:space="preserve"> PAGEREF _Toc514149483 \h </w:instrText>
        </w:r>
        <w:r>
          <w:rPr>
            <w:lang w:val="en-US" w:eastAsia="zh-CN"/>
          </w:rPr>
          <w:fldChar w:fldCharType="separate"/>
        </w:r>
        <w:r>
          <w:rPr>
            <w:lang w:val="en-US" w:eastAsia="zh-CN"/>
          </w:rPr>
          <w:t>- 5 -</w:t>
        </w:r>
        <w:r>
          <w:rPr>
            <w:lang w:val="en-US" w:eastAsia="zh-CN"/>
          </w:rPr>
          <w:fldChar w:fldCharType="end"/>
        </w:r>
      </w:hyperlink>
    </w:p>
    <w:p w14:paraId="36B53EAA"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89" w:history="1">
        <w:r>
          <w:rPr>
            <w:rStyle w:val="a8"/>
            <w:lang w:val="en-US" w:eastAsia="zh-CN"/>
          </w:rPr>
          <w:t>2.2.2.</w:t>
        </w:r>
        <w:r>
          <w:rPr>
            <w:rFonts w:ascii="Calibri" w:hAnsi="Calibri"/>
            <w:sz w:val="21"/>
            <w:szCs w:val="22"/>
            <w:lang w:val="en-US" w:eastAsia="zh-CN"/>
          </w:rPr>
          <w:tab/>
        </w:r>
        <w:r>
          <w:rPr>
            <w:rStyle w:val="a8"/>
            <w:lang w:val="en-US" w:eastAsia="zh-CN"/>
          </w:rPr>
          <w:t>数据挖掘的过程</w:t>
        </w:r>
        <w:r>
          <w:rPr>
            <w:lang w:val="en-US" w:eastAsia="zh-CN"/>
          </w:rPr>
          <w:tab/>
        </w:r>
        <w:r>
          <w:rPr>
            <w:lang w:val="en-US" w:eastAsia="zh-CN"/>
          </w:rPr>
          <w:fldChar w:fldCharType="begin"/>
        </w:r>
        <w:r>
          <w:rPr>
            <w:lang w:val="en-US" w:eastAsia="zh-CN"/>
          </w:rPr>
          <w:instrText xml:space="preserve"> PAGEREF _Toc514149489 \h </w:instrText>
        </w:r>
        <w:r>
          <w:rPr>
            <w:lang w:val="en-US" w:eastAsia="zh-CN"/>
          </w:rPr>
          <w:fldChar w:fldCharType="separate"/>
        </w:r>
        <w:r>
          <w:rPr>
            <w:lang w:val="en-US" w:eastAsia="zh-CN"/>
          </w:rPr>
          <w:t>- 5 -</w:t>
        </w:r>
        <w:r>
          <w:rPr>
            <w:lang w:val="en-US" w:eastAsia="zh-CN"/>
          </w:rPr>
          <w:fldChar w:fldCharType="end"/>
        </w:r>
      </w:hyperlink>
    </w:p>
    <w:p w14:paraId="6231CC7C"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90" w:history="1">
        <w:r>
          <w:rPr>
            <w:rStyle w:val="a8"/>
            <w:lang w:val="en-US" w:eastAsia="zh-CN"/>
          </w:rPr>
          <w:t>2.3.</w:t>
        </w:r>
        <w:r>
          <w:rPr>
            <w:rFonts w:ascii="Calibri" w:hAnsi="Calibri"/>
            <w:sz w:val="21"/>
            <w:szCs w:val="22"/>
            <w:lang w:val="en-US" w:eastAsia="zh-CN"/>
          </w:rPr>
          <w:tab/>
        </w:r>
        <w:r>
          <w:rPr>
            <w:rStyle w:val="a8"/>
            <w:lang w:val="en-US" w:eastAsia="zh-CN"/>
          </w:rPr>
          <w:t>聚类算法</w:t>
        </w:r>
        <w:r>
          <w:rPr>
            <w:lang w:val="en-US" w:eastAsia="zh-CN"/>
          </w:rPr>
          <w:tab/>
        </w:r>
        <w:r>
          <w:rPr>
            <w:lang w:val="en-US" w:eastAsia="zh-CN"/>
          </w:rPr>
          <w:fldChar w:fldCharType="begin"/>
        </w:r>
        <w:r>
          <w:rPr>
            <w:lang w:val="en-US" w:eastAsia="zh-CN"/>
          </w:rPr>
          <w:instrText xml:space="preserve"> PAGEREF _Toc514149490 \h </w:instrText>
        </w:r>
        <w:r>
          <w:rPr>
            <w:lang w:val="en-US" w:eastAsia="zh-CN"/>
          </w:rPr>
          <w:fldChar w:fldCharType="separate"/>
        </w:r>
        <w:r>
          <w:rPr>
            <w:lang w:val="en-US" w:eastAsia="zh-CN"/>
          </w:rPr>
          <w:t>- 6 -</w:t>
        </w:r>
        <w:r>
          <w:rPr>
            <w:lang w:val="en-US" w:eastAsia="zh-CN"/>
          </w:rPr>
          <w:fldChar w:fldCharType="end"/>
        </w:r>
      </w:hyperlink>
    </w:p>
    <w:p w14:paraId="2B7E8AE3"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91" w:history="1">
        <w:r>
          <w:rPr>
            <w:rStyle w:val="a8"/>
            <w:lang w:val="en-US" w:eastAsia="zh-CN"/>
          </w:rPr>
          <w:t>2.3.1.</w:t>
        </w:r>
        <w:r>
          <w:rPr>
            <w:rFonts w:ascii="Calibri" w:hAnsi="Calibri"/>
            <w:sz w:val="21"/>
            <w:szCs w:val="22"/>
            <w:lang w:val="en-US" w:eastAsia="zh-CN"/>
          </w:rPr>
          <w:tab/>
        </w:r>
        <w:r>
          <w:rPr>
            <w:rStyle w:val="a8"/>
            <w:lang w:val="en-US" w:eastAsia="zh-CN"/>
          </w:rPr>
          <w:t>聚类算法概述</w:t>
        </w:r>
        <w:r>
          <w:rPr>
            <w:lang w:val="en-US" w:eastAsia="zh-CN"/>
          </w:rPr>
          <w:tab/>
        </w:r>
        <w:r>
          <w:rPr>
            <w:lang w:val="en-US" w:eastAsia="zh-CN"/>
          </w:rPr>
          <w:fldChar w:fldCharType="begin"/>
        </w:r>
        <w:r>
          <w:rPr>
            <w:lang w:val="en-US" w:eastAsia="zh-CN"/>
          </w:rPr>
          <w:instrText xml:space="preserve"> PAGEREF _Toc514149491 \h </w:instrText>
        </w:r>
        <w:r>
          <w:rPr>
            <w:lang w:val="en-US" w:eastAsia="zh-CN"/>
          </w:rPr>
          <w:fldChar w:fldCharType="separate"/>
        </w:r>
        <w:r>
          <w:rPr>
            <w:lang w:val="en-US" w:eastAsia="zh-CN"/>
          </w:rPr>
          <w:t>- 6 -</w:t>
        </w:r>
        <w:r>
          <w:rPr>
            <w:lang w:val="en-US" w:eastAsia="zh-CN"/>
          </w:rPr>
          <w:fldChar w:fldCharType="end"/>
        </w:r>
      </w:hyperlink>
    </w:p>
    <w:p w14:paraId="30A2F823"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92" w:history="1">
        <w:r>
          <w:rPr>
            <w:rStyle w:val="a8"/>
            <w:lang w:val="en-US" w:eastAsia="zh-CN"/>
          </w:rPr>
          <w:t>2.3.2.</w:t>
        </w:r>
        <w:r>
          <w:rPr>
            <w:rFonts w:ascii="Calibri" w:hAnsi="Calibri"/>
            <w:sz w:val="21"/>
            <w:szCs w:val="22"/>
            <w:lang w:val="en-US" w:eastAsia="zh-CN"/>
          </w:rPr>
          <w:tab/>
        </w:r>
        <w:r>
          <w:rPr>
            <w:rStyle w:val="a8"/>
            <w:lang w:val="en-US" w:eastAsia="zh-CN"/>
          </w:rPr>
          <w:t>聚类算法分类</w:t>
        </w:r>
        <w:r>
          <w:rPr>
            <w:lang w:val="en-US" w:eastAsia="zh-CN"/>
          </w:rPr>
          <w:tab/>
        </w:r>
        <w:r>
          <w:rPr>
            <w:lang w:val="en-US" w:eastAsia="zh-CN"/>
          </w:rPr>
          <w:fldChar w:fldCharType="begin"/>
        </w:r>
        <w:r>
          <w:rPr>
            <w:lang w:val="en-US" w:eastAsia="zh-CN"/>
          </w:rPr>
          <w:instrText xml:space="preserve"> PAGEREF _Toc514149492 \h </w:instrText>
        </w:r>
        <w:r>
          <w:rPr>
            <w:lang w:val="en-US" w:eastAsia="zh-CN"/>
          </w:rPr>
          <w:fldChar w:fldCharType="separate"/>
        </w:r>
        <w:r>
          <w:rPr>
            <w:lang w:val="en-US" w:eastAsia="zh-CN"/>
          </w:rPr>
          <w:t>- 6 -</w:t>
        </w:r>
        <w:r>
          <w:rPr>
            <w:lang w:val="en-US" w:eastAsia="zh-CN"/>
          </w:rPr>
          <w:fldChar w:fldCharType="end"/>
        </w:r>
      </w:hyperlink>
    </w:p>
    <w:p w14:paraId="7716301A"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93" w:history="1">
        <w:r>
          <w:rPr>
            <w:rStyle w:val="a8"/>
            <w:lang w:val="en-US" w:eastAsia="zh-CN"/>
          </w:rPr>
          <w:t>2.3.3.</w:t>
        </w:r>
        <w:r>
          <w:rPr>
            <w:rFonts w:ascii="Calibri" w:hAnsi="Calibri"/>
            <w:sz w:val="21"/>
            <w:szCs w:val="22"/>
            <w:lang w:val="en-US" w:eastAsia="zh-CN"/>
          </w:rPr>
          <w:tab/>
        </w:r>
        <w:r>
          <w:rPr>
            <w:rStyle w:val="a8"/>
            <w:lang w:val="en-US" w:eastAsia="zh-CN"/>
          </w:rPr>
          <w:t>DBSCAN</w:t>
        </w:r>
        <w:r>
          <w:rPr>
            <w:rStyle w:val="a8"/>
            <w:lang w:val="en-US" w:eastAsia="zh-CN"/>
          </w:rPr>
          <w:t>算法描述</w:t>
        </w:r>
        <w:r>
          <w:rPr>
            <w:lang w:val="en-US" w:eastAsia="zh-CN"/>
          </w:rPr>
          <w:tab/>
        </w:r>
        <w:r>
          <w:rPr>
            <w:lang w:val="en-US" w:eastAsia="zh-CN"/>
          </w:rPr>
          <w:fldChar w:fldCharType="begin"/>
        </w:r>
        <w:r>
          <w:rPr>
            <w:lang w:val="en-US" w:eastAsia="zh-CN"/>
          </w:rPr>
          <w:instrText xml:space="preserve"> PAGEREF _Toc514149493 \h </w:instrText>
        </w:r>
        <w:r>
          <w:rPr>
            <w:lang w:val="en-US" w:eastAsia="zh-CN"/>
          </w:rPr>
          <w:fldChar w:fldCharType="separate"/>
        </w:r>
        <w:r>
          <w:rPr>
            <w:lang w:val="en-US" w:eastAsia="zh-CN"/>
          </w:rPr>
          <w:t>- 7 -</w:t>
        </w:r>
        <w:r>
          <w:rPr>
            <w:lang w:val="en-US" w:eastAsia="zh-CN"/>
          </w:rPr>
          <w:fldChar w:fldCharType="end"/>
        </w:r>
      </w:hyperlink>
    </w:p>
    <w:p w14:paraId="29404A09"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94" w:history="1">
        <w:r>
          <w:rPr>
            <w:rStyle w:val="a8"/>
            <w:lang w:val="en-US" w:eastAsia="zh-CN"/>
          </w:rPr>
          <w:t>2.4.</w:t>
        </w:r>
        <w:r>
          <w:rPr>
            <w:rFonts w:ascii="Calibri" w:hAnsi="Calibri"/>
            <w:sz w:val="21"/>
            <w:szCs w:val="22"/>
            <w:lang w:val="en-US" w:eastAsia="zh-CN"/>
          </w:rPr>
          <w:tab/>
        </w:r>
        <w:r>
          <w:rPr>
            <w:rStyle w:val="a8"/>
            <w:lang w:val="en-US" w:eastAsia="zh-CN"/>
          </w:rPr>
          <w:t>本章小结</w:t>
        </w:r>
        <w:r>
          <w:rPr>
            <w:lang w:val="en-US" w:eastAsia="zh-CN"/>
          </w:rPr>
          <w:tab/>
        </w:r>
        <w:r>
          <w:rPr>
            <w:lang w:val="en-US" w:eastAsia="zh-CN"/>
          </w:rPr>
          <w:fldChar w:fldCharType="begin"/>
        </w:r>
        <w:r>
          <w:rPr>
            <w:lang w:val="en-US" w:eastAsia="zh-CN"/>
          </w:rPr>
          <w:instrText xml:space="preserve"> PAGEREF _Toc514149494 \h </w:instrText>
        </w:r>
        <w:r>
          <w:rPr>
            <w:lang w:val="en-US" w:eastAsia="zh-CN"/>
          </w:rPr>
          <w:fldChar w:fldCharType="separate"/>
        </w:r>
        <w:r>
          <w:rPr>
            <w:lang w:val="en-US" w:eastAsia="zh-CN"/>
          </w:rPr>
          <w:t>- 11 -</w:t>
        </w:r>
        <w:r>
          <w:rPr>
            <w:lang w:val="en-US" w:eastAsia="zh-CN"/>
          </w:rPr>
          <w:fldChar w:fldCharType="end"/>
        </w:r>
      </w:hyperlink>
    </w:p>
    <w:p w14:paraId="22650706" w14:textId="77777777" w:rsidR="00C8540E" w:rsidRDefault="00C8540E">
      <w:pPr>
        <w:pStyle w:val="10"/>
        <w:tabs>
          <w:tab w:val="right" w:leader="dot" w:pos="9628"/>
        </w:tabs>
        <w:ind w:firstLine="480"/>
        <w:rPr>
          <w:rFonts w:ascii="Calibri" w:hAnsi="Calibri"/>
          <w:sz w:val="21"/>
          <w:szCs w:val="22"/>
          <w:lang w:val="en-US" w:eastAsia="zh-CN"/>
        </w:rPr>
      </w:pPr>
      <w:hyperlink w:anchor="_Toc514149495" w:history="1">
        <w:r>
          <w:rPr>
            <w:rStyle w:val="a8"/>
            <w:rFonts w:ascii="黑体" w:eastAsia="黑体" w:hAnsi="黑体"/>
            <w:lang w:val="en-US" w:eastAsia="zh-CN"/>
          </w:rPr>
          <w:t>第三章  数据获取及预处理</w:t>
        </w:r>
        <w:r>
          <w:rPr>
            <w:lang w:val="en-US" w:eastAsia="zh-CN"/>
          </w:rPr>
          <w:tab/>
        </w:r>
        <w:r>
          <w:rPr>
            <w:lang w:val="en-US" w:eastAsia="zh-CN"/>
          </w:rPr>
          <w:fldChar w:fldCharType="begin"/>
        </w:r>
        <w:r>
          <w:rPr>
            <w:lang w:val="en-US" w:eastAsia="zh-CN"/>
          </w:rPr>
          <w:instrText xml:space="preserve"> PAGEREF _Toc514149495 \h </w:instrText>
        </w:r>
        <w:r>
          <w:rPr>
            <w:lang w:val="en-US" w:eastAsia="zh-CN"/>
          </w:rPr>
          <w:fldChar w:fldCharType="separate"/>
        </w:r>
        <w:r>
          <w:rPr>
            <w:lang w:val="en-US" w:eastAsia="zh-CN"/>
          </w:rPr>
          <w:t>- 11 -</w:t>
        </w:r>
        <w:r>
          <w:rPr>
            <w:lang w:val="en-US" w:eastAsia="zh-CN"/>
          </w:rPr>
          <w:fldChar w:fldCharType="end"/>
        </w:r>
      </w:hyperlink>
    </w:p>
    <w:p w14:paraId="18CB3D29"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97" w:history="1">
        <w:r>
          <w:rPr>
            <w:rStyle w:val="a8"/>
            <w:lang w:val="en-US" w:eastAsia="zh-CN"/>
          </w:rPr>
          <w:t>3.1.</w:t>
        </w:r>
        <w:r>
          <w:rPr>
            <w:rFonts w:ascii="Calibri" w:hAnsi="Calibri"/>
            <w:sz w:val="21"/>
            <w:szCs w:val="22"/>
            <w:lang w:val="en-US" w:eastAsia="zh-CN"/>
          </w:rPr>
          <w:tab/>
        </w:r>
        <w:r>
          <w:rPr>
            <w:rStyle w:val="a8"/>
            <w:lang w:val="en-US" w:eastAsia="zh-CN"/>
          </w:rPr>
          <w:t>数据来源及数据格式</w:t>
        </w:r>
        <w:r>
          <w:rPr>
            <w:lang w:val="en-US" w:eastAsia="zh-CN"/>
          </w:rPr>
          <w:tab/>
        </w:r>
        <w:r>
          <w:rPr>
            <w:lang w:val="en-US" w:eastAsia="zh-CN"/>
          </w:rPr>
          <w:fldChar w:fldCharType="begin"/>
        </w:r>
        <w:r>
          <w:rPr>
            <w:lang w:val="en-US" w:eastAsia="zh-CN"/>
          </w:rPr>
          <w:instrText xml:space="preserve"> PAGEREF _Toc514149497 \h </w:instrText>
        </w:r>
        <w:r>
          <w:rPr>
            <w:lang w:val="en-US" w:eastAsia="zh-CN"/>
          </w:rPr>
          <w:fldChar w:fldCharType="separate"/>
        </w:r>
        <w:r>
          <w:rPr>
            <w:lang w:val="en-US" w:eastAsia="zh-CN"/>
          </w:rPr>
          <w:t>- 11 -</w:t>
        </w:r>
        <w:r>
          <w:rPr>
            <w:lang w:val="en-US" w:eastAsia="zh-CN"/>
          </w:rPr>
          <w:fldChar w:fldCharType="end"/>
        </w:r>
      </w:hyperlink>
    </w:p>
    <w:p w14:paraId="47F6086A"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498" w:history="1">
        <w:r>
          <w:rPr>
            <w:rStyle w:val="a8"/>
            <w:lang w:val="en-US" w:eastAsia="zh-CN"/>
          </w:rPr>
          <w:t>3.2.</w:t>
        </w:r>
        <w:r>
          <w:rPr>
            <w:rFonts w:ascii="Calibri" w:hAnsi="Calibri"/>
            <w:sz w:val="21"/>
            <w:szCs w:val="22"/>
            <w:lang w:val="en-US" w:eastAsia="zh-CN"/>
          </w:rPr>
          <w:tab/>
        </w:r>
        <w:r>
          <w:rPr>
            <w:rStyle w:val="a8"/>
            <w:lang w:val="en-US" w:eastAsia="zh-CN"/>
          </w:rPr>
          <w:t>数据预处理</w:t>
        </w:r>
        <w:r>
          <w:rPr>
            <w:lang w:val="en-US" w:eastAsia="zh-CN"/>
          </w:rPr>
          <w:tab/>
        </w:r>
        <w:r>
          <w:rPr>
            <w:lang w:val="en-US" w:eastAsia="zh-CN"/>
          </w:rPr>
          <w:fldChar w:fldCharType="begin"/>
        </w:r>
        <w:r>
          <w:rPr>
            <w:lang w:val="en-US" w:eastAsia="zh-CN"/>
          </w:rPr>
          <w:instrText xml:space="preserve"> PAGEREF _Toc514149498 \h </w:instrText>
        </w:r>
        <w:r>
          <w:rPr>
            <w:lang w:val="en-US" w:eastAsia="zh-CN"/>
          </w:rPr>
          <w:fldChar w:fldCharType="separate"/>
        </w:r>
        <w:r>
          <w:rPr>
            <w:lang w:val="en-US" w:eastAsia="zh-CN"/>
          </w:rPr>
          <w:t>- 12 -</w:t>
        </w:r>
        <w:r>
          <w:rPr>
            <w:lang w:val="en-US" w:eastAsia="zh-CN"/>
          </w:rPr>
          <w:fldChar w:fldCharType="end"/>
        </w:r>
      </w:hyperlink>
    </w:p>
    <w:p w14:paraId="44AD9F07"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499" w:history="1">
        <w:r>
          <w:rPr>
            <w:rStyle w:val="a8"/>
            <w:lang w:val="en-US" w:eastAsia="zh-CN"/>
          </w:rPr>
          <w:t>3.2.1.</w:t>
        </w:r>
        <w:r>
          <w:rPr>
            <w:rFonts w:ascii="Calibri" w:hAnsi="Calibri"/>
            <w:sz w:val="21"/>
            <w:szCs w:val="22"/>
            <w:lang w:val="en-US" w:eastAsia="zh-CN"/>
          </w:rPr>
          <w:tab/>
        </w:r>
        <w:r>
          <w:rPr>
            <w:rStyle w:val="a8"/>
            <w:lang w:val="en-US" w:eastAsia="zh-CN"/>
          </w:rPr>
          <w:t>数据清洗</w:t>
        </w:r>
        <w:r>
          <w:rPr>
            <w:lang w:val="en-US" w:eastAsia="zh-CN"/>
          </w:rPr>
          <w:tab/>
        </w:r>
        <w:r>
          <w:rPr>
            <w:lang w:val="en-US" w:eastAsia="zh-CN"/>
          </w:rPr>
          <w:fldChar w:fldCharType="begin"/>
        </w:r>
        <w:r>
          <w:rPr>
            <w:lang w:val="en-US" w:eastAsia="zh-CN"/>
          </w:rPr>
          <w:instrText xml:space="preserve"> PAGEREF _Toc514149499 \h </w:instrText>
        </w:r>
        <w:r>
          <w:rPr>
            <w:lang w:val="en-US" w:eastAsia="zh-CN"/>
          </w:rPr>
          <w:fldChar w:fldCharType="separate"/>
        </w:r>
        <w:r>
          <w:rPr>
            <w:lang w:val="en-US" w:eastAsia="zh-CN"/>
          </w:rPr>
          <w:t>- 12 -</w:t>
        </w:r>
        <w:r>
          <w:rPr>
            <w:lang w:val="en-US" w:eastAsia="zh-CN"/>
          </w:rPr>
          <w:fldChar w:fldCharType="end"/>
        </w:r>
      </w:hyperlink>
    </w:p>
    <w:p w14:paraId="53BAA52F"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500" w:history="1">
        <w:r>
          <w:rPr>
            <w:rStyle w:val="a8"/>
            <w:lang w:val="en-US" w:eastAsia="zh-CN"/>
          </w:rPr>
          <w:t>3.2.2.</w:t>
        </w:r>
        <w:r>
          <w:rPr>
            <w:rFonts w:ascii="Calibri" w:hAnsi="Calibri"/>
            <w:sz w:val="21"/>
            <w:szCs w:val="22"/>
            <w:lang w:val="en-US" w:eastAsia="zh-CN"/>
          </w:rPr>
          <w:tab/>
        </w:r>
        <w:r>
          <w:rPr>
            <w:rStyle w:val="a8"/>
            <w:lang w:val="en-US" w:eastAsia="zh-CN"/>
          </w:rPr>
          <w:t>数据导出导入</w:t>
        </w:r>
        <w:r>
          <w:rPr>
            <w:lang w:val="en-US" w:eastAsia="zh-CN"/>
          </w:rPr>
          <w:tab/>
        </w:r>
        <w:r>
          <w:rPr>
            <w:lang w:val="en-US" w:eastAsia="zh-CN"/>
          </w:rPr>
          <w:fldChar w:fldCharType="begin"/>
        </w:r>
        <w:r>
          <w:rPr>
            <w:lang w:val="en-US" w:eastAsia="zh-CN"/>
          </w:rPr>
          <w:instrText xml:space="preserve"> PAGEREF _Toc514149500 \h </w:instrText>
        </w:r>
        <w:r>
          <w:rPr>
            <w:lang w:val="en-US" w:eastAsia="zh-CN"/>
          </w:rPr>
          <w:fldChar w:fldCharType="separate"/>
        </w:r>
        <w:r>
          <w:rPr>
            <w:lang w:val="en-US" w:eastAsia="zh-CN"/>
          </w:rPr>
          <w:t>- 13 -</w:t>
        </w:r>
        <w:r>
          <w:rPr>
            <w:lang w:val="en-US" w:eastAsia="zh-CN"/>
          </w:rPr>
          <w:fldChar w:fldCharType="end"/>
        </w:r>
      </w:hyperlink>
    </w:p>
    <w:p w14:paraId="3A5FED84"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501" w:history="1">
        <w:r>
          <w:rPr>
            <w:rStyle w:val="a8"/>
            <w:lang w:val="en-US" w:eastAsia="zh-CN"/>
          </w:rPr>
          <w:t>3.2.3.</w:t>
        </w:r>
        <w:r>
          <w:rPr>
            <w:rFonts w:ascii="Calibri" w:hAnsi="Calibri"/>
            <w:sz w:val="21"/>
            <w:szCs w:val="22"/>
            <w:lang w:val="en-US" w:eastAsia="zh-CN"/>
          </w:rPr>
          <w:tab/>
        </w:r>
        <w:r>
          <w:rPr>
            <w:rStyle w:val="a8"/>
            <w:lang w:val="en-US" w:eastAsia="zh-CN"/>
          </w:rPr>
          <w:t>用户隐私保护</w:t>
        </w:r>
        <w:r>
          <w:rPr>
            <w:lang w:val="en-US" w:eastAsia="zh-CN"/>
          </w:rPr>
          <w:tab/>
        </w:r>
        <w:r>
          <w:rPr>
            <w:lang w:val="en-US" w:eastAsia="zh-CN"/>
          </w:rPr>
          <w:fldChar w:fldCharType="begin"/>
        </w:r>
        <w:r>
          <w:rPr>
            <w:lang w:val="en-US" w:eastAsia="zh-CN"/>
          </w:rPr>
          <w:instrText xml:space="preserve"> PAGEREF _Toc514149501 \h </w:instrText>
        </w:r>
        <w:r>
          <w:rPr>
            <w:lang w:val="en-US" w:eastAsia="zh-CN"/>
          </w:rPr>
          <w:fldChar w:fldCharType="separate"/>
        </w:r>
        <w:r>
          <w:rPr>
            <w:lang w:val="en-US" w:eastAsia="zh-CN"/>
          </w:rPr>
          <w:t>- 13 -</w:t>
        </w:r>
        <w:r>
          <w:rPr>
            <w:lang w:val="en-US" w:eastAsia="zh-CN"/>
          </w:rPr>
          <w:fldChar w:fldCharType="end"/>
        </w:r>
      </w:hyperlink>
    </w:p>
    <w:p w14:paraId="0D27BAF2"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502" w:history="1">
        <w:r>
          <w:rPr>
            <w:rStyle w:val="a8"/>
            <w:lang w:val="en-US" w:eastAsia="zh-CN"/>
          </w:rPr>
          <w:t>3.3.</w:t>
        </w:r>
        <w:r>
          <w:rPr>
            <w:rFonts w:ascii="Calibri" w:hAnsi="Calibri"/>
            <w:sz w:val="21"/>
            <w:szCs w:val="22"/>
            <w:lang w:val="en-US" w:eastAsia="zh-CN"/>
          </w:rPr>
          <w:tab/>
        </w:r>
        <w:r>
          <w:rPr>
            <w:rStyle w:val="a8"/>
            <w:lang w:val="en-US" w:eastAsia="zh-CN"/>
          </w:rPr>
          <w:t>本章小结</w:t>
        </w:r>
        <w:r>
          <w:rPr>
            <w:lang w:val="en-US" w:eastAsia="zh-CN"/>
          </w:rPr>
          <w:tab/>
        </w:r>
        <w:r>
          <w:rPr>
            <w:lang w:val="en-US" w:eastAsia="zh-CN"/>
          </w:rPr>
          <w:fldChar w:fldCharType="begin"/>
        </w:r>
        <w:r>
          <w:rPr>
            <w:lang w:val="en-US" w:eastAsia="zh-CN"/>
          </w:rPr>
          <w:instrText xml:space="preserve"> PAGEREF _Toc514149502 \h </w:instrText>
        </w:r>
        <w:r>
          <w:rPr>
            <w:lang w:val="en-US" w:eastAsia="zh-CN"/>
          </w:rPr>
          <w:fldChar w:fldCharType="separate"/>
        </w:r>
        <w:r>
          <w:rPr>
            <w:lang w:val="en-US" w:eastAsia="zh-CN"/>
          </w:rPr>
          <w:t>- 17 -</w:t>
        </w:r>
        <w:r>
          <w:rPr>
            <w:lang w:val="en-US" w:eastAsia="zh-CN"/>
          </w:rPr>
          <w:fldChar w:fldCharType="end"/>
        </w:r>
      </w:hyperlink>
    </w:p>
    <w:p w14:paraId="483B8F29" w14:textId="77777777" w:rsidR="00C8540E" w:rsidRDefault="00C8540E">
      <w:pPr>
        <w:pStyle w:val="10"/>
        <w:tabs>
          <w:tab w:val="right" w:leader="dot" w:pos="9628"/>
        </w:tabs>
        <w:ind w:firstLine="480"/>
        <w:rPr>
          <w:rFonts w:ascii="Calibri" w:hAnsi="Calibri"/>
          <w:sz w:val="21"/>
          <w:szCs w:val="22"/>
          <w:lang w:val="en-US" w:eastAsia="zh-CN"/>
        </w:rPr>
      </w:pPr>
      <w:hyperlink w:anchor="_Toc514149503" w:history="1">
        <w:r>
          <w:rPr>
            <w:rStyle w:val="a8"/>
            <w:rFonts w:ascii="黑体" w:eastAsia="黑体" w:hAnsi="黑体"/>
            <w:lang w:val="en-US" w:eastAsia="zh-CN"/>
          </w:rPr>
          <w:t>第四章  基于MapReduce框架的热点区域挖掘及可视化</w:t>
        </w:r>
        <w:r>
          <w:rPr>
            <w:lang w:val="en-US" w:eastAsia="zh-CN"/>
          </w:rPr>
          <w:tab/>
        </w:r>
        <w:r>
          <w:rPr>
            <w:lang w:val="en-US" w:eastAsia="zh-CN"/>
          </w:rPr>
          <w:fldChar w:fldCharType="begin"/>
        </w:r>
        <w:r>
          <w:rPr>
            <w:lang w:val="en-US" w:eastAsia="zh-CN"/>
          </w:rPr>
          <w:instrText xml:space="preserve"> PAGEREF _Toc514149503 \h </w:instrText>
        </w:r>
        <w:r>
          <w:rPr>
            <w:lang w:val="en-US" w:eastAsia="zh-CN"/>
          </w:rPr>
          <w:fldChar w:fldCharType="separate"/>
        </w:r>
        <w:r>
          <w:rPr>
            <w:lang w:val="en-US" w:eastAsia="zh-CN"/>
          </w:rPr>
          <w:t>- 18 -</w:t>
        </w:r>
        <w:r>
          <w:rPr>
            <w:lang w:val="en-US" w:eastAsia="zh-CN"/>
          </w:rPr>
          <w:fldChar w:fldCharType="end"/>
        </w:r>
      </w:hyperlink>
    </w:p>
    <w:p w14:paraId="2FEFE90B"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505" w:history="1">
        <w:r>
          <w:rPr>
            <w:rStyle w:val="a8"/>
            <w:lang w:val="en-US" w:eastAsia="zh-CN"/>
          </w:rPr>
          <w:t>4.1.</w:t>
        </w:r>
        <w:r>
          <w:rPr>
            <w:rFonts w:ascii="Calibri" w:hAnsi="Calibri"/>
            <w:sz w:val="21"/>
            <w:szCs w:val="22"/>
            <w:lang w:val="en-US" w:eastAsia="zh-CN"/>
          </w:rPr>
          <w:tab/>
        </w:r>
        <w:r>
          <w:rPr>
            <w:rStyle w:val="a8"/>
            <w:lang w:val="en-US" w:eastAsia="zh-CN"/>
          </w:rPr>
          <w:t>基于</w:t>
        </w:r>
        <w:r>
          <w:rPr>
            <w:rStyle w:val="a8"/>
            <w:lang w:val="en-US" w:eastAsia="zh-CN"/>
          </w:rPr>
          <w:t>MapReduce</w:t>
        </w:r>
        <w:r>
          <w:rPr>
            <w:rStyle w:val="a8"/>
            <w:lang w:val="en-US" w:eastAsia="zh-CN"/>
          </w:rPr>
          <w:t>框架的聚类算法实现</w:t>
        </w:r>
        <w:r>
          <w:rPr>
            <w:lang w:val="en-US" w:eastAsia="zh-CN"/>
          </w:rPr>
          <w:tab/>
        </w:r>
        <w:r>
          <w:rPr>
            <w:lang w:val="en-US" w:eastAsia="zh-CN"/>
          </w:rPr>
          <w:fldChar w:fldCharType="begin"/>
        </w:r>
        <w:r>
          <w:rPr>
            <w:lang w:val="en-US" w:eastAsia="zh-CN"/>
          </w:rPr>
          <w:instrText xml:space="preserve"> PAGEREF _Toc514149505 \h </w:instrText>
        </w:r>
        <w:r>
          <w:rPr>
            <w:lang w:val="en-US" w:eastAsia="zh-CN"/>
          </w:rPr>
          <w:fldChar w:fldCharType="separate"/>
        </w:r>
        <w:r>
          <w:rPr>
            <w:lang w:val="en-US" w:eastAsia="zh-CN"/>
          </w:rPr>
          <w:t>- 18 -</w:t>
        </w:r>
        <w:r>
          <w:rPr>
            <w:lang w:val="en-US" w:eastAsia="zh-CN"/>
          </w:rPr>
          <w:fldChar w:fldCharType="end"/>
        </w:r>
      </w:hyperlink>
    </w:p>
    <w:p w14:paraId="21CC19F9"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506" w:history="1">
        <w:r>
          <w:rPr>
            <w:rStyle w:val="a8"/>
            <w:lang w:val="en-US" w:eastAsia="zh-CN"/>
          </w:rPr>
          <w:t>4.1.1.</w:t>
        </w:r>
        <w:r>
          <w:rPr>
            <w:rFonts w:ascii="Calibri" w:hAnsi="Calibri"/>
            <w:sz w:val="21"/>
            <w:szCs w:val="22"/>
            <w:lang w:val="en-US" w:eastAsia="zh-CN"/>
          </w:rPr>
          <w:tab/>
        </w:r>
        <w:r>
          <w:rPr>
            <w:rStyle w:val="a8"/>
            <w:lang w:val="en-US" w:eastAsia="zh-CN"/>
          </w:rPr>
          <w:t>实验环境搭建</w:t>
        </w:r>
        <w:r>
          <w:rPr>
            <w:lang w:val="en-US" w:eastAsia="zh-CN"/>
          </w:rPr>
          <w:tab/>
        </w:r>
        <w:r>
          <w:rPr>
            <w:lang w:val="en-US" w:eastAsia="zh-CN"/>
          </w:rPr>
          <w:fldChar w:fldCharType="begin"/>
        </w:r>
        <w:r>
          <w:rPr>
            <w:lang w:val="en-US" w:eastAsia="zh-CN"/>
          </w:rPr>
          <w:instrText xml:space="preserve"> PAGEREF _Toc514149506 \h </w:instrText>
        </w:r>
        <w:r>
          <w:rPr>
            <w:lang w:val="en-US" w:eastAsia="zh-CN"/>
          </w:rPr>
          <w:fldChar w:fldCharType="separate"/>
        </w:r>
        <w:r>
          <w:rPr>
            <w:lang w:val="en-US" w:eastAsia="zh-CN"/>
          </w:rPr>
          <w:t>- 18 -</w:t>
        </w:r>
        <w:r>
          <w:rPr>
            <w:lang w:val="en-US" w:eastAsia="zh-CN"/>
          </w:rPr>
          <w:fldChar w:fldCharType="end"/>
        </w:r>
      </w:hyperlink>
    </w:p>
    <w:p w14:paraId="2E0D2A2B"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507" w:history="1">
        <w:r>
          <w:rPr>
            <w:rStyle w:val="a8"/>
            <w:lang w:val="en-US" w:eastAsia="zh-CN"/>
          </w:rPr>
          <w:t>4.1.2.</w:t>
        </w:r>
        <w:r>
          <w:rPr>
            <w:rFonts w:ascii="Calibri" w:hAnsi="Calibri"/>
            <w:sz w:val="21"/>
            <w:szCs w:val="22"/>
            <w:lang w:val="en-US" w:eastAsia="zh-CN"/>
          </w:rPr>
          <w:tab/>
        </w:r>
        <w:r>
          <w:rPr>
            <w:rStyle w:val="a8"/>
            <w:lang w:val="en-US" w:eastAsia="zh-CN"/>
          </w:rPr>
          <w:t>基于</w:t>
        </w:r>
        <w:r>
          <w:rPr>
            <w:rStyle w:val="a8"/>
            <w:lang w:val="en-US" w:eastAsia="zh-CN"/>
          </w:rPr>
          <w:t>MongoDB</w:t>
        </w:r>
        <w:r>
          <w:rPr>
            <w:rStyle w:val="a8"/>
            <w:lang w:val="en-US" w:eastAsia="zh-CN"/>
          </w:rPr>
          <w:t>的</w:t>
        </w:r>
        <w:r>
          <w:rPr>
            <w:rStyle w:val="a8"/>
            <w:lang w:val="en-US" w:eastAsia="zh-CN"/>
          </w:rPr>
          <w:t>MapReduce</w:t>
        </w:r>
        <w:r>
          <w:rPr>
            <w:rStyle w:val="a8"/>
            <w:lang w:val="en-US" w:eastAsia="zh-CN"/>
          </w:rPr>
          <w:t>框架实现</w:t>
        </w:r>
        <w:r>
          <w:rPr>
            <w:lang w:val="en-US" w:eastAsia="zh-CN"/>
          </w:rPr>
          <w:tab/>
        </w:r>
        <w:r>
          <w:rPr>
            <w:lang w:val="en-US" w:eastAsia="zh-CN"/>
          </w:rPr>
          <w:fldChar w:fldCharType="begin"/>
        </w:r>
        <w:r>
          <w:rPr>
            <w:lang w:val="en-US" w:eastAsia="zh-CN"/>
          </w:rPr>
          <w:instrText xml:space="preserve"> PAGEREF _Toc514149507 \h </w:instrText>
        </w:r>
        <w:r>
          <w:rPr>
            <w:lang w:val="en-US" w:eastAsia="zh-CN"/>
          </w:rPr>
          <w:fldChar w:fldCharType="separate"/>
        </w:r>
        <w:r>
          <w:rPr>
            <w:lang w:val="en-US" w:eastAsia="zh-CN"/>
          </w:rPr>
          <w:t>- 18 -</w:t>
        </w:r>
        <w:r>
          <w:rPr>
            <w:lang w:val="en-US" w:eastAsia="zh-CN"/>
          </w:rPr>
          <w:fldChar w:fldCharType="end"/>
        </w:r>
      </w:hyperlink>
    </w:p>
    <w:p w14:paraId="4A177CC0"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508" w:history="1">
        <w:r>
          <w:rPr>
            <w:rStyle w:val="a8"/>
            <w:lang w:val="en-US" w:eastAsia="zh-CN"/>
          </w:rPr>
          <w:t>4.1.3.</w:t>
        </w:r>
        <w:r>
          <w:rPr>
            <w:rFonts w:ascii="Calibri" w:hAnsi="Calibri"/>
            <w:sz w:val="21"/>
            <w:szCs w:val="22"/>
            <w:lang w:val="en-US" w:eastAsia="zh-CN"/>
          </w:rPr>
          <w:tab/>
        </w:r>
        <w:r>
          <w:rPr>
            <w:rStyle w:val="a8"/>
            <w:lang w:val="en-US" w:eastAsia="zh-CN"/>
          </w:rPr>
          <w:t>聚类算法实现</w:t>
        </w:r>
        <w:r>
          <w:rPr>
            <w:lang w:val="en-US" w:eastAsia="zh-CN"/>
          </w:rPr>
          <w:tab/>
        </w:r>
        <w:r>
          <w:rPr>
            <w:lang w:val="en-US" w:eastAsia="zh-CN"/>
          </w:rPr>
          <w:fldChar w:fldCharType="begin"/>
        </w:r>
        <w:r>
          <w:rPr>
            <w:lang w:val="en-US" w:eastAsia="zh-CN"/>
          </w:rPr>
          <w:instrText xml:space="preserve"> PAGEREF _Toc514149508 \h </w:instrText>
        </w:r>
        <w:r>
          <w:rPr>
            <w:lang w:val="en-US" w:eastAsia="zh-CN"/>
          </w:rPr>
          <w:fldChar w:fldCharType="separate"/>
        </w:r>
        <w:r>
          <w:rPr>
            <w:lang w:val="en-US" w:eastAsia="zh-CN"/>
          </w:rPr>
          <w:t>- 19 -</w:t>
        </w:r>
        <w:r>
          <w:rPr>
            <w:lang w:val="en-US" w:eastAsia="zh-CN"/>
          </w:rPr>
          <w:fldChar w:fldCharType="end"/>
        </w:r>
      </w:hyperlink>
    </w:p>
    <w:p w14:paraId="0219B662" w14:textId="77777777" w:rsidR="00C8540E" w:rsidRDefault="00C8540E">
      <w:pPr>
        <w:pStyle w:val="3"/>
        <w:tabs>
          <w:tab w:val="left" w:pos="2070"/>
          <w:tab w:val="right" w:leader="dot" w:pos="9628"/>
        </w:tabs>
        <w:ind w:left="960" w:firstLine="480"/>
        <w:rPr>
          <w:rFonts w:ascii="Calibri" w:hAnsi="Calibri"/>
          <w:sz w:val="21"/>
          <w:szCs w:val="22"/>
          <w:lang w:val="en-US" w:eastAsia="zh-CN"/>
        </w:rPr>
      </w:pPr>
      <w:hyperlink w:anchor="_Toc514149509" w:history="1">
        <w:r>
          <w:rPr>
            <w:rStyle w:val="a8"/>
            <w:lang w:val="en-US" w:eastAsia="zh-CN"/>
          </w:rPr>
          <w:t>4.1.4.</w:t>
        </w:r>
        <w:r>
          <w:rPr>
            <w:rFonts w:ascii="Calibri" w:hAnsi="Calibri"/>
            <w:sz w:val="21"/>
            <w:szCs w:val="22"/>
            <w:lang w:val="en-US" w:eastAsia="zh-CN"/>
          </w:rPr>
          <w:tab/>
        </w:r>
        <w:r>
          <w:rPr>
            <w:rStyle w:val="a8"/>
            <w:lang w:val="en-US" w:eastAsia="zh-CN"/>
          </w:rPr>
          <w:t>阈值取值分析</w:t>
        </w:r>
        <w:r>
          <w:rPr>
            <w:lang w:val="en-US" w:eastAsia="zh-CN"/>
          </w:rPr>
          <w:tab/>
        </w:r>
        <w:r>
          <w:rPr>
            <w:lang w:val="en-US" w:eastAsia="zh-CN"/>
          </w:rPr>
          <w:fldChar w:fldCharType="begin"/>
        </w:r>
        <w:r>
          <w:rPr>
            <w:lang w:val="en-US" w:eastAsia="zh-CN"/>
          </w:rPr>
          <w:instrText xml:space="preserve"> PAGEREF _Toc514149509 \h </w:instrText>
        </w:r>
        <w:r>
          <w:rPr>
            <w:lang w:val="en-US" w:eastAsia="zh-CN"/>
          </w:rPr>
          <w:fldChar w:fldCharType="separate"/>
        </w:r>
        <w:r>
          <w:rPr>
            <w:lang w:val="en-US" w:eastAsia="zh-CN"/>
          </w:rPr>
          <w:t>- 24 -</w:t>
        </w:r>
        <w:r>
          <w:rPr>
            <w:lang w:val="en-US" w:eastAsia="zh-CN"/>
          </w:rPr>
          <w:fldChar w:fldCharType="end"/>
        </w:r>
      </w:hyperlink>
    </w:p>
    <w:p w14:paraId="2F767EE8"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510" w:history="1">
        <w:r>
          <w:rPr>
            <w:rStyle w:val="a8"/>
            <w:lang w:val="en-US" w:eastAsia="zh-CN"/>
          </w:rPr>
          <w:t>4.2.</w:t>
        </w:r>
        <w:r>
          <w:rPr>
            <w:rFonts w:ascii="Calibri" w:hAnsi="Calibri"/>
            <w:sz w:val="21"/>
            <w:szCs w:val="22"/>
            <w:lang w:val="en-US" w:eastAsia="zh-CN"/>
          </w:rPr>
          <w:tab/>
        </w:r>
        <w:r>
          <w:rPr>
            <w:rStyle w:val="a8"/>
            <w:lang w:val="en-US" w:eastAsia="zh-CN"/>
          </w:rPr>
          <w:t>热点区域可视化</w:t>
        </w:r>
        <w:r>
          <w:rPr>
            <w:lang w:val="en-US" w:eastAsia="zh-CN"/>
          </w:rPr>
          <w:tab/>
        </w:r>
        <w:r>
          <w:rPr>
            <w:lang w:val="en-US" w:eastAsia="zh-CN"/>
          </w:rPr>
          <w:fldChar w:fldCharType="begin"/>
        </w:r>
        <w:r>
          <w:rPr>
            <w:lang w:val="en-US" w:eastAsia="zh-CN"/>
          </w:rPr>
          <w:instrText xml:space="preserve"> PAGEREF _Toc514149510 \h </w:instrText>
        </w:r>
        <w:r>
          <w:rPr>
            <w:lang w:val="en-US" w:eastAsia="zh-CN"/>
          </w:rPr>
          <w:fldChar w:fldCharType="separate"/>
        </w:r>
        <w:r>
          <w:rPr>
            <w:lang w:val="en-US" w:eastAsia="zh-CN"/>
          </w:rPr>
          <w:t>- 31 -</w:t>
        </w:r>
        <w:r>
          <w:rPr>
            <w:lang w:val="en-US" w:eastAsia="zh-CN"/>
          </w:rPr>
          <w:fldChar w:fldCharType="end"/>
        </w:r>
      </w:hyperlink>
    </w:p>
    <w:p w14:paraId="6FEF51B0"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511" w:history="1">
        <w:r>
          <w:rPr>
            <w:rStyle w:val="a8"/>
            <w:lang w:val="en-US" w:eastAsia="zh-CN"/>
          </w:rPr>
          <w:t>4.3.</w:t>
        </w:r>
        <w:r>
          <w:rPr>
            <w:rFonts w:ascii="Calibri" w:hAnsi="Calibri"/>
            <w:sz w:val="21"/>
            <w:szCs w:val="22"/>
            <w:lang w:val="en-US" w:eastAsia="zh-CN"/>
          </w:rPr>
          <w:tab/>
        </w:r>
        <w:r>
          <w:rPr>
            <w:rStyle w:val="a8"/>
            <w:lang w:val="en-US" w:eastAsia="zh-CN"/>
          </w:rPr>
          <w:t>本章小结</w:t>
        </w:r>
        <w:r>
          <w:rPr>
            <w:lang w:val="en-US" w:eastAsia="zh-CN"/>
          </w:rPr>
          <w:tab/>
        </w:r>
        <w:r>
          <w:rPr>
            <w:lang w:val="en-US" w:eastAsia="zh-CN"/>
          </w:rPr>
          <w:fldChar w:fldCharType="begin"/>
        </w:r>
        <w:r>
          <w:rPr>
            <w:lang w:val="en-US" w:eastAsia="zh-CN"/>
          </w:rPr>
          <w:instrText xml:space="preserve"> PAGEREF _Toc514149511 \h </w:instrText>
        </w:r>
        <w:r>
          <w:rPr>
            <w:lang w:val="en-US" w:eastAsia="zh-CN"/>
          </w:rPr>
          <w:fldChar w:fldCharType="separate"/>
        </w:r>
        <w:r>
          <w:rPr>
            <w:lang w:val="en-US" w:eastAsia="zh-CN"/>
          </w:rPr>
          <w:t>- 33 -</w:t>
        </w:r>
        <w:r>
          <w:rPr>
            <w:lang w:val="en-US" w:eastAsia="zh-CN"/>
          </w:rPr>
          <w:fldChar w:fldCharType="end"/>
        </w:r>
      </w:hyperlink>
    </w:p>
    <w:p w14:paraId="4B1DC1C0" w14:textId="77777777" w:rsidR="00C8540E" w:rsidRDefault="00C8540E">
      <w:pPr>
        <w:pStyle w:val="10"/>
        <w:tabs>
          <w:tab w:val="right" w:leader="dot" w:pos="9628"/>
        </w:tabs>
        <w:ind w:firstLine="480"/>
        <w:rPr>
          <w:rFonts w:ascii="Calibri" w:hAnsi="Calibri"/>
          <w:sz w:val="21"/>
          <w:szCs w:val="22"/>
          <w:lang w:val="en-US" w:eastAsia="zh-CN"/>
        </w:rPr>
      </w:pPr>
      <w:hyperlink w:anchor="_Toc514149512" w:history="1">
        <w:r>
          <w:rPr>
            <w:rStyle w:val="a8"/>
            <w:rFonts w:ascii="黑体" w:eastAsia="黑体" w:hAnsi="黑体"/>
            <w:lang w:val="en-US" w:eastAsia="zh-CN"/>
          </w:rPr>
          <w:t>第五章  总结与展望</w:t>
        </w:r>
        <w:r>
          <w:rPr>
            <w:lang w:val="en-US" w:eastAsia="zh-CN"/>
          </w:rPr>
          <w:tab/>
        </w:r>
        <w:r>
          <w:rPr>
            <w:lang w:val="en-US" w:eastAsia="zh-CN"/>
          </w:rPr>
          <w:fldChar w:fldCharType="begin"/>
        </w:r>
        <w:r>
          <w:rPr>
            <w:lang w:val="en-US" w:eastAsia="zh-CN"/>
          </w:rPr>
          <w:instrText xml:space="preserve"> PAGEREF _Toc514149512 \h </w:instrText>
        </w:r>
        <w:r>
          <w:rPr>
            <w:lang w:val="en-US" w:eastAsia="zh-CN"/>
          </w:rPr>
          <w:fldChar w:fldCharType="separate"/>
        </w:r>
        <w:r>
          <w:rPr>
            <w:lang w:val="en-US" w:eastAsia="zh-CN"/>
          </w:rPr>
          <w:t>- 34 -</w:t>
        </w:r>
        <w:r>
          <w:rPr>
            <w:lang w:val="en-US" w:eastAsia="zh-CN"/>
          </w:rPr>
          <w:fldChar w:fldCharType="end"/>
        </w:r>
      </w:hyperlink>
    </w:p>
    <w:p w14:paraId="4F9EC37B"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514" w:history="1">
        <w:r>
          <w:rPr>
            <w:rStyle w:val="a8"/>
            <w:lang w:val="en-US" w:eastAsia="zh-CN"/>
          </w:rPr>
          <w:t>5.1.</w:t>
        </w:r>
        <w:r>
          <w:rPr>
            <w:rFonts w:ascii="Calibri" w:hAnsi="Calibri"/>
            <w:sz w:val="21"/>
            <w:szCs w:val="22"/>
            <w:lang w:val="en-US" w:eastAsia="zh-CN"/>
          </w:rPr>
          <w:tab/>
        </w:r>
        <w:r>
          <w:rPr>
            <w:rStyle w:val="a8"/>
            <w:lang w:val="en-US" w:eastAsia="zh-CN"/>
          </w:rPr>
          <w:t>总结</w:t>
        </w:r>
        <w:r>
          <w:rPr>
            <w:lang w:val="en-US" w:eastAsia="zh-CN"/>
          </w:rPr>
          <w:tab/>
        </w:r>
        <w:r>
          <w:rPr>
            <w:lang w:val="en-US" w:eastAsia="zh-CN"/>
          </w:rPr>
          <w:fldChar w:fldCharType="begin"/>
        </w:r>
        <w:r>
          <w:rPr>
            <w:lang w:val="en-US" w:eastAsia="zh-CN"/>
          </w:rPr>
          <w:instrText xml:space="preserve"> PAGEREF _Toc514149514 \h </w:instrText>
        </w:r>
        <w:r>
          <w:rPr>
            <w:lang w:val="en-US" w:eastAsia="zh-CN"/>
          </w:rPr>
          <w:fldChar w:fldCharType="separate"/>
        </w:r>
        <w:r>
          <w:rPr>
            <w:lang w:val="en-US" w:eastAsia="zh-CN"/>
          </w:rPr>
          <w:t>- 34 -</w:t>
        </w:r>
        <w:r>
          <w:rPr>
            <w:lang w:val="en-US" w:eastAsia="zh-CN"/>
          </w:rPr>
          <w:fldChar w:fldCharType="end"/>
        </w:r>
      </w:hyperlink>
    </w:p>
    <w:p w14:paraId="18BE32A2" w14:textId="77777777" w:rsidR="00C8540E" w:rsidRDefault="00C8540E">
      <w:pPr>
        <w:pStyle w:val="21"/>
        <w:tabs>
          <w:tab w:val="left" w:pos="1680"/>
          <w:tab w:val="right" w:leader="dot" w:pos="9628"/>
        </w:tabs>
        <w:ind w:left="480" w:firstLine="480"/>
        <w:rPr>
          <w:rFonts w:ascii="Calibri" w:hAnsi="Calibri"/>
          <w:sz w:val="21"/>
          <w:szCs w:val="22"/>
          <w:lang w:val="en-US" w:eastAsia="zh-CN"/>
        </w:rPr>
      </w:pPr>
      <w:hyperlink w:anchor="_Toc514149515" w:history="1">
        <w:r>
          <w:rPr>
            <w:rStyle w:val="a8"/>
            <w:lang w:val="en-US" w:eastAsia="zh-CN"/>
          </w:rPr>
          <w:t>5.2.</w:t>
        </w:r>
        <w:r>
          <w:rPr>
            <w:rFonts w:ascii="Calibri" w:hAnsi="Calibri"/>
            <w:sz w:val="21"/>
            <w:szCs w:val="22"/>
            <w:lang w:val="en-US" w:eastAsia="zh-CN"/>
          </w:rPr>
          <w:tab/>
        </w:r>
        <w:r>
          <w:rPr>
            <w:rStyle w:val="a8"/>
            <w:lang w:val="en-US" w:eastAsia="zh-CN"/>
          </w:rPr>
          <w:t>展望</w:t>
        </w:r>
        <w:r>
          <w:rPr>
            <w:lang w:val="en-US" w:eastAsia="zh-CN"/>
          </w:rPr>
          <w:tab/>
        </w:r>
        <w:r>
          <w:rPr>
            <w:lang w:val="en-US" w:eastAsia="zh-CN"/>
          </w:rPr>
          <w:fldChar w:fldCharType="begin"/>
        </w:r>
        <w:r>
          <w:rPr>
            <w:lang w:val="en-US" w:eastAsia="zh-CN"/>
          </w:rPr>
          <w:instrText xml:space="preserve"> PAGEREF _Toc514149515 \h </w:instrText>
        </w:r>
        <w:r>
          <w:rPr>
            <w:lang w:val="en-US" w:eastAsia="zh-CN"/>
          </w:rPr>
          <w:fldChar w:fldCharType="separate"/>
        </w:r>
        <w:r>
          <w:rPr>
            <w:lang w:val="en-US" w:eastAsia="zh-CN"/>
          </w:rPr>
          <w:t>- 34 -</w:t>
        </w:r>
        <w:r>
          <w:rPr>
            <w:lang w:val="en-US" w:eastAsia="zh-CN"/>
          </w:rPr>
          <w:fldChar w:fldCharType="end"/>
        </w:r>
      </w:hyperlink>
    </w:p>
    <w:p w14:paraId="53A9285F" w14:textId="77777777" w:rsidR="00C8540E" w:rsidRDefault="00C8540E">
      <w:pPr>
        <w:pStyle w:val="10"/>
        <w:tabs>
          <w:tab w:val="right" w:leader="dot" w:pos="9628"/>
        </w:tabs>
        <w:ind w:firstLine="480"/>
        <w:rPr>
          <w:rFonts w:ascii="Calibri" w:hAnsi="Calibri"/>
          <w:sz w:val="21"/>
          <w:szCs w:val="22"/>
          <w:lang w:val="en-US" w:eastAsia="zh-CN"/>
        </w:rPr>
      </w:pPr>
      <w:hyperlink w:anchor="_Toc514149516" w:history="1">
        <w:r>
          <w:rPr>
            <w:rStyle w:val="a8"/>
            <w:rFonts w:ascii="黑体" w:eastAsia="黑体" w:hAnsi="黑体"/>
            <w:lang w:val="en-US" w:eastAsia="zh-CN"/>
          </w:rPr>
          <w:t>参 考 文 献</w:t>
        </w:r>
        <w:r>
          <w:rPr>
            <w:lang w:val="en-US" w:eastAsia="zh-CN"/>
          </w:rPr>
          <w:tab/>
        </w:r>
        <w:r>
          <w:rPr>
            <w:lang w:val="en-US" w:eastAsia="zh-CN"/>
          </w:rPr>
          <w:fldChar w:fldCharType="begin"/>
        </w:r>
        <w:r>
          <w:rPr>
            <w:lang w:val="en-US" w:eastAsia="zh-CN"/>
          </w:rPr>
          <w:instrText xml:space="preserve"> PAGEREF _Toc514149516 \h </w:instrText>
        </w:r>
        <w:r>
          <w:rPr>
            <w:lang w:val="en-US" w:eastAsia="zh-CN"/>
          </w:rPr>
          <w:fldChar w:fldCharType="separate"/>
        </w:r>
        <w:r>
          <w:rPr>
            <w:lang w:val="en-US" w:eastAsia="zh-CN"/>
          </w:rPr>
          <w:t>- 34 -</w:t>
        </w:r>
        <w:r>
          <w:rPr>
            <w:lang w:val="en-US" w:eastAsia="zh-CN"/>
          </w:rPr>
          <w:fldChar w:fldCharType="end"/>
        </w:r>
      </w:hyperlink>
    </w:p>
    <w:p w14:paraId="1B7EB535" w14:textId="77777777" w:rsidR="00C8540E" w:rsidRDefault="00C8540E">
      <w:pPr>
        <w:pStyle w:val="10"/>
        <w:tabs>
          <w:tab w:val="right" w:leader="dot" w:pos="9628"/>
        </w:tabs>
        <w:ind w:firstLine="480"/>
        <w:rPr>
          <w:rFonts w:ascii="Calibri" w:hAnsi="Calibri"/>
          <w:sz w:val="21"/>
          <w:szCs w:val="22"/>
          <w:lang w:val="en-US" w:eastAsia="zh-CN"/>
        </w:rPr>
      </w:pPr>
      <w:hyperlink w:anchor="_Toc514149517" w:history="1">
        <w:r>
          <w:rPr>
            <w:rStyle w:val="a8"/>
            <w:rFonts w:ascii="黑体" w:eastAsia="黑体" w:hAnsi="黑体"/>
            <w:lang w:val="en-US" w:eastAsia="zh-CN"/>
          </w:rPr>
          <w:t>致     谢</w:t>
        </w:r>
        <w:r>
          <w:rPr>
            <w:lang w:val="en-US" w:eastAsia="zh-CN"/>
          </w:rPr>
          <w:tab/>
        </w:r>
        <w:r>
          <w:rPr>
            <w:lang w:val="en-US" w:eastAsia="zh-CN"/>
          </w:rPr>
          <w:fldChar w:fldCharType="begin"/>
        </w:r>
        <w:r>
          <w:rPr>
            <w:lang w:val="en-US" w:eastAsia="zh-CN"/>
          </w:rPr>
          <w:instrText xml:space="preserve"> PAGEREF _Toc514149517 \h </w:instrText>
        </w:r>
        <w:r>
          <w:rPr>
            <w:lang w:val="en-US" w:eastAsia="zh-CN"/>
          </w:rPr>
          <w:fldChar w:fldCharType="separate"/>
        </w:r>
        <w:r>
          <w:rPr>
            <w:lang w:val="en-US" w:eastAsia="zh-CN"/>
          </w:rPr>
          <w:t>- 35 -</w:t>
        </w:r>
        <w:r>
          <w:rPr>
            <w:lang w:val="en-US" w:eastAsia="zh-CN"/>
          </w:rPr>
          <w:fldChar w:fldCharType="end"/>
        </w:r>
      </w:hyperlink>
    </w:p>
    <w:p w14:paraId="66FA6CEC" w14:textId="77777777" w:rsidR="00C8540E" w:rsidRDefault="00C8540E">
      <w:pPr>
        <w:ind w:firstLine="482"/>
      </w:pPr>
      <w:r>
        <w:rPr>
          <w:b/>
          <w:bCs/>
          <w:lang w:val="zh-CN"/>
        </w:rPr>
        <w:fldChar w:fldCharType="end"/>
      </w:r>
    </w:p>
    <w:p w14:paraId="30317C31" w14:textId="77777777" w:rsidR="00C8540E" w:rsidRDefault="00C8540E">
      <w:pPr>
        <w:tabs>
          <w:tab w:val="right" w:leader="dot" w:pos="9240"/>
        </w:tabs>
        <w:ind w:firstLine="480"/>
        <w:rPr>
          <w:rFonts w:ascii="宋体" w:hAnsi="宋体"/>
        </w:rPr>
      </w:pPr>
    </w:p>
    <w:p w14:paraId="75763133" w14:textId="77777777" w:rsidR="00C8540E" w:rsidRDefault="00C8540E">
      <w:pPr>
        <w:tabs>
          <w:tab w:val="right" w:leader="dot" w:pos="9240"/>
        </w:tabs>
        <w:ind w:firstLine="480"/>
        <w:rPr>
          <w:rFonts w:ascii="宋体" w:hAnsi="宋体"/>
        </w:rPr>
      </w:pPr>
    </w:p>
    <w:p w14:paraId="524A63B8" w14:textId="77777777" w:rsidR="00C8540E" w:rsidRDefault="00C8540E">
      <w:pPr>
        <w:tabs>
          <w:tab w:val="right" w:leader="dot" w:pos="9240"/>
        </w:tabs>
        <w:ind w:firstLine="480"/>
        <w:rPr>
          <w:rFonts w:ascii="宋体" w:hAnsi="宋体"/>
        </w:rPr>
        <w:sectPr w:rsidR="00C8540E">
          <w:headerReference w:type="default" r:id="rId15"/>
          <w:footerReference w:type="even" r:id="rId16"/>
          <w:footerReference w:type="default" r:id="rId17"/>
          <w:pgSz w:w="11906" w:h="16838"/>
          <w:pgMar w:top="1418" w:right="1134" w:bottom="1134" w:left="1134" w:header="1077" w:footer="992" w:gutter="0"/>
          <w:pgNumType w:fmt="lowerRoman" w:start="1"/>
          <w:cols w:space="720"/>
          <w:docGrid w:type="lines" w:linePitch="312"/>
        </w:sectPr>
      </w:pPr>
    </w:p>
    <w:p w14:paraId="0AE05CCB" w14:textId="77777777" w:rsidR="00C8540E" w:rsidRDefault="00C8540E">
      <w:pPr>
        <w:ind w:left="161" w:rightChars="254" w:right="610" w:hangingChars="50" w:hanging="161"/>
        <w:jc w:val="center"/>
        <w:rPr>
          <w:b/>
          <w:bCs/>
          <w:sz w:val="32"/>
          <w:szCs w:val="32"/>
        </w:rPr>
      </w:pPr>
    </w:p>
    <w:p w14:paraId="5C548E25" w14:textId="77777777" w:rsidR="00C8540E" w:rsidRDefault="00C8540E">
      <w:pPr>
        <w:pStyle w:val="1"/>
        <w:ind w:firstLine="600"/>
        <w:jc w:val="center"/>
        <w:rPr>
          <w:rFonts w:ascii="黑体" w:eastAsia="黑体"/>
          <w:b w:val="0"/>
          <w:sz w:val="30"/>
          <w:szCs w:val="30"/>
        </w:rPr>
      </w:pPr>
      <w:bookmarkStart w:id="18" w:name="_Toc514149469"/>
      <w:r>
        <w:rPr>
          <w:rFonts w:ascii="黑体" w:eastAsia="黑体" w:hint="eastAsia"/>
          <w:b w:val="0"/>
          <w:sz w:val="30"/>
          <w:szCs w:val="30"/>
        </w:rPr>
        <w:t>第一章</w:t>
      </w:r>
      <w:r>
        <w:rPr>
          <w:rFonts w:ascii="黑体" w:eastAsia="黑体"/>
          <w:b w:val="0"/>
          <w:sz w:val="30"/>
          <w:szCs w:val="30"/>
        </w:rPr>
        <w:t xml:space="preserve">  </w:t>
      </w:r>
      <w:r>
        <w:rPr>
          <w:rFonts w:ascii="黑体" w:eastAsia="黑体" w:hint="eastAsia"/>
          <w:b w:val="0"/>
          <w:sz w:val="30"/>
          <w:szCs w:val="30"/>
        </w:rPr>
        <w:t>引  言</w:t>
      </w:r>
      <w:bookmarkEnd w:id="18"/>
    </w:p>
    <w:p w14:paraId="32DDF656" w14:textId="77777777" w:rsidR="00C8540E" w:rsidRDefault="00C8540E">
      <w:pPr>
        <w:pStyle w:val="2"/>
      </w:pPr>
      <w:bookmarkStart w:id="19" w:name="_Toc514149470"/>
      <w:r>
        <w:rPr>
          <w:rFonts w:hint="eastAsia"/>
        </w:rPr>
        <w:t>研究背景及意义</w:t>
      </w:r>
      <w:bookmarkEnd w:id="19"/>
    </w:p>
    <w:p w14:paraId="0840135E" w14:textId="77777777" w:rsidR="00C8540E" w:rsidRDefault="00C8540E">
      <w:pPr>
        <w:ind w:firstLine="480"/>
      </w:pPr>
      <w:r>
        <w:rPr>
          <w:rFonts w:hint="eastAsia"/>
        </w:rPr>
        <w:t>随着社会经济的发展与人民生活水平的提高，城市中的交通路网越来越完善，人们出行也越来</w:t>
      </w:r>
      <w:ins w:id="20" w:author="qzuser" w:date="2018-05-16T16:13:00Z">
        <w:r>
          <w:rPr>
            <w:rFonts w:hint="eastAsia"/>
          </w:rPr>
          <w:t>越</w:t>
        </w:r>
      </w:ins>
      <w:r>
        <w:rPr>
          <w:rFonts w:hint="eastAsia"/>
        </w:rPr>
        <w:t>方便。作为城市中的主要交通工具之一的出租车，其所占比例也在逐年上升，在人们出行方式中所占的比重越来越高。近几年由于“滴滴打车”等平台的出现，除了传统的路边叫停出租车外，“网约车”也应用而生，极大</w:t>
      </w:r>
      <w:del w:id="21" w:author="qzuser" w:date="2018-05-16T16:14:00Z">
        <w:r>
          <w:rPr>
            <w:rFonts w:hint="eastAsia"/>
          </w:rPr>
          <w:delText>的</w:delText>
        </w:r>
      </w:del>
      <w:ins w:id="22" w:author="qzuser" w:date="2018-05-16T16:14:00Z">
        <w:r>
          <w:rPr>
            <w:rFonts w:hint="eastAsia"/>
          </w:rPr>
          <w:t>地</w:t>
        </w:r>
      </w:ins>
      <w:r>
        <w:rPr>
          <w:rFonts w:hint="eastAsia"/>
        </w:rPr>
        <w:t>方便了市民的出行。各种类型的出租车基本都装有</w:t>
      </w:r>
      <w:r>
        <w:rPr>
          <w:rFonts w:hint="eastAsia"/>
        </w:rPr>
        <w:t>GPS</w:t>
      </w:r>
      <w:r>
        <w:rPr>
          <w:rFonts w:hint="eastAsia"/>
        </w:rPr>
        <w:t>设备，在营运的同时向服务器发送轨迹等相关数据，这为我们提供了海量的可</w:t>
      </w:r>
      <w:del w:id="23" w:author="qzuser" w:date="2018-05-16T16:15:00Z">
        <w:r>
          <w:rPr>
            <w:rFonts w:hint="eastAsia"/>
          </w:rPr>
          <w:delText>食</w:delText>
        </w:r>
      </w:del>
      <w:ins w:id="24" w:author="qzuser" w:date="2018-05-16T16:15:00Z">
        <w:r>
          <w:rPr>
            <w:rFonts w:hint="eastAsia"/>
          </w:rPr>
          <w:t>使</w:t>
        </w:r>
      </w:ins>
      <w:r>
        <w:rPr>
          <w:rFonts w:hint="eastAsia"/>
        </w:rPr>
        <w:t>用数据。但同时</w:t>
      </w:r>
      <w:del w:id="25" w:author="qzuser" w:date="2018-05-16T16:16:00Z">
        <w:r>
          <w:rPr>
            <w:rFonts w:hint="eastAsia"/>
          </w:rPr>
          <w:delText>由于</w:delText>
        </w:r>
      </w:del>
      <w:ins w:id="26" w:author="qzuser" w:date="2018-05-16T16:16:00Z">
        <w:r>
          <w:rPr>
            <w:rFonts w:hint="eastAsia"/>
          </w:rPr>
          <w:t>，</w:t>
        </w:r>
      </w:ins>
      <w:r>
        <w:rPr>
          <w:rFonts w:hint="eastAsia"/>
        </w:rPr>
        <w:t>出租车的大量普及</w:t>
      </w:r>
      <w:del w:id="27" w:author="qzuser" w:date="2018-05-16T16:17:00Z">
        <w:r>
          <w:rPr>
            <w:rFonts w:hint="eastAsia"/>
          </w:rPr>
          <w:delText>，由于缺乏</w:delText>
        </w:r>
      </w:del>
      <w:ins w:id="28" w:author="qzuser" w:date="2018-05-16T16:18:00Z">
        <w:r>
          <w:rPr>
            <w:rFonts w:hint="eastAsia"/>
          </w:rPr>
          <w:t>和</w:t>
        </w:r>
      </w:ins>
      <w:r>
        <w:rPr>
          <w:rFonts w:hint="eastAsia"/>
        </w:rPr>
        <w:t>对客源时空分布</w:t>
      </w:r>
      <w:del w:id="29" w:author="qzuser" w:date="2018-05-16T16:18:00Z">
        <w:r>
          <w:rPr>
            <w:rFonts w:hint="eastAsia"/>
          </w:rPr>
          <w:delText>的</w:delText>
        </w:r>
      </w:del>
      <w:r>
        <w:rPr>
          <w:rFonts w:hint="eastAsia"/>
        </w:rPr>
        <w:t>全面认识</w:t>
      </w:r>
      <w:ins w:id="30" w:author="qzuser" w:date="2018-05-16T16:18:00Z">
        <w:r>
          <w:rPr>
            <w:rFonts w:hint="eastAsia"/>
          </w:rPr>
          <w:t>的缺乏</w:t>
        </w:r>
      </w:ins>
      <w:r>
        <w:rPr>
          <w:rFonts w:hint="eastAsia"/>
        </w:rPr>
        <w:t>，极有可能造成出租车过度空驶，同一区域出租车数量过多，或因无法确定未来一段时间内热点乘车区域而不能获得更大收益等问题。</w:t>
      </w:r>
    </w:p>
    <w:p w14:paraId="1D33B3A0" w14:textId="77777777" w:rsidR="00C8540E" w:rsidRDefault="00C8540E">
      <w:pPr>
        <w:ind w:firstLine="480"/>
      </w:pPr>
      <w:r>
        <w:rPr>
          <w:rFonts w:hint="eastAsia"/>
        </w:rPr>
        <w:t>在此背景下，如果能够充分利用出租车</w:t>
      </w:r>
      <w:r>
        <w:rPr>
          <w:rFonts w:hint="eastAsia"/>
        </w:rPr>
        <w:t>GPS</w:t>
      </w:r>
      <w:r>
        <w:rPr>
          <w:rFonts w:hint="eastAsia"/>
        </w:rPr>
        <w:t>终端所提供的轨迹数据和营运数据，对其进行分析和处理，宏观上得到某一时段内乘客的热点乘车区域，微观上结合数据库</w:t>
      </w:r>
      <w:del w:id="31" w:author="qzuser" w:date="2018-05-16T16:20:00Z">
        <w:r>
          <w:rPr>
            <w:rFonts w:hint="eastAsia"/>
          </w:rPr>
          <w:delText>、</w:delText>
        </w:r>
      </w:del>
      <w:r>
        <w:rPr>
          <w:rFonts w:hint="eastAsia"/>
        </w:rPr>
        <w:t>以及特定的算法对车辆信息进行搜索，然后集成为合多功能</w:t>
      </w:r>
      <w:del w:id="32" w:author="qzuser" w:date="2018-05-16T16:21:00Z">
        <w:r>
          <w:rPr>
            <w:rFonts w:hint="eastAsia"/>
          </w:rPr>
          <w:delText>为</w:delText>
        </w:r>
      </w:del>
      <w:ins w:id="33" w:author="qzuser" w:date="2018-05-16T16:21:00Z">
        <w:r>
          <w:rPr>
            <w:rFonts w:hint="eastAsia"/>
          </w:rPr>
          <w:t>于</w:t>
        </w:r>
      </w:ins>
      <w:r>
        <w:rPr>
          <w:rFonts w:hint="eastAsia"/>
        </w:rPr>
        <w:t>一体的</w:t>
      </w:r>
      <w:del w:id="34" w:author="qzuser" w:date="2018-05-16T16:21:00Z">
        <w:r>
          <w:rPr>
            <w:rFonts w:hint="eastAsia"/>
          </w:rPr>
          <w:delText>、</w:delText>
        </w:r>
      </w:del>
      <w:r>
        <w:rPr>
          <w:rFonts w:hint="eastAsia"/>
        </w:rPr>
        <w:t>数据</w:t>
      </w:r>
      <w:del w:id="35" w:author="qzuser" w:date="2018-05-16T16:21:00Z">
        <w:r>
          <w:rPr>
            <w:rFonts w:hint="eastAsia"/>
          </w:rPr>
          <w:delText>以及</w:delText>
        </w:r>
      </w:del>
      <w:ins w:id="36" w:author="qzuser" w:date="2018-05-16T16:21:00Z">
        <w:r>
          <w:rPr>
            <w:rFonts w:hint="eastAsia"/>
          </w:rPr>
          <w:t>和</w:t>
        </w:r>
      </w:ins>
      <w:r>
        <w:rPr>
          <w:rFonts w:hint="eastAsia"/>
        </w:rPr>
        <w:t>信息可视化</w:t>
      </w:r>
      <w:del w:id="37" w:author="qzuser" w:date="2018-05-16T16:21:00Z">
        <w:r>
          <w:rPr>
            <w:rFonts w:hint="eastAsia"/>
          </w:rPr>
          <w:delText>的</w:delText>
        </w:r>
      </w:del>
      <w:r>
        <w:rPr>
          <w:rFonts w:hint="eastAsia"/>
        </w:rPr>
        <w:t>出租车信息管理查询平台。</w:t>
      </w:r>
      <w:del w:id="38" w:author="qzuser" w:date="2018-05-16T16:24:00Z">
        <w:r>
          <w:rPr>
            <w:rFonts w:hint="eastAsia"/>
          </w:rPr>
          <w:delText>同时</w:delText>
        </w:r>
      </w:del>
      <w:ins w:id="39" w:author="qzuser" w:date="2018-05-16T16:24:00Z">
        <w:r>
          <w:rPr>
            <w:rFonts w:hint="eastAsia"/>
          </w:rPr>
          <w:t>还可以</w:t>
        </w:r>
      </w:ins>
      <w:r>
        <w:rPr>
          <w:rFonts w:hint="eastAsia"/>
        </w:rPr>
        <w:t>利用大数据挖掘的方法，通过对历史数据的分析，挖掘出某段时间内的热点乘车区域，向出租车司机个性化推荐，整合出租车资源，提高司机收益，方便乘客出行。</w:t>
      </w:r>
      <w:proofErr w:type="gramStart"/>
      <w:r>
        <w:rPr>
          <w:rFonts w:hint="eastAsia"/>
        </w:rPr>
        <w:t>谷歌在</w:t>
      </w:r>
      <w:proofErr w:type="gramEnd"/>
      <w:r>
        <w:rPr>
          <w:rFonts w:hint="eastAsia"/>
        </w:rPr>
        <w:t>2004</w:t>
      </w:r>
      <w:r>
        <w:rPr>
          <w:rFonts w:hint="eastAsia"/>
        </w:rPr>
        <w:t>年提出的</w:t>
      </w:r>
      <w:r>
        <w:rPr>
          <w:rFonts w:hint="eastAsia"/>
        </w:rPr>
        <w:t>Map</w:t>
      </w:r>
      <w:r>
        <w:t>Reduce</w:t>
      </w:r>
      <w:r>
        <w:rPr>
          <w:vertAlign w:val="superscript"/>
        </w:rPr>
        <w:t>[1]</w:t>
      </w:r>
      <w:r>
        <w:rPr>
          <w:rFonts w:hint="eastAsia"/>
        </w:rPr>
        <w:t>框架通过映射和化简两个步骤将一个大作业分解为若干并行的小作业，借助此框架，通过具体的聚类算法，可以更方便的挖掘出热点区域。与此同时，</w:t>
      </w:r>
      <w:del w:id="40" w:author="qzuser" w:date="2018-05-16T16:27:00Z">
        <w:r>
          <w:rPr>
            <w:rFonts w:hint="eastAsia"/>
          </w:rPr>
          <w:delText>在使用海量数据进行分析处理的过程中，这些</w:delText>
        </w:r>
      </w:del>
      <w:ins w:id="41" w:author="qzuser" w:date="2018-05-16T16:27:00Z">
        <w:r>
          <w:rPr>
            <w:rFonts w:hint="eastAsia"/>
          </w:rPr>
          <w:t>分析和处理过程中所使用的海量</w:t>
        </w:r>
      </w:ins>
      <w:r>
        <w:rPr>
          <w:rFonts w:hint="eastAsia"/>
        </w:rPr>
        <w:t>数据</w:t>
      </w:r>
      <w:del w:id="42" w:author="qzuser" w:date="2018-05-16T16:27:00Z">
        <w:r>
          <w:rPr>
            <w:rFonts w:hint="eastAsia"/>
          </w:rPr>
          <w:delText>中</w:delText>
        </w:r>
      </w:del>
      <w:r>
        <w:rPr>
          <w:rFonts w:hint="eastAsia"/>
        </w:rPr>
        <w:t>极有可能包含用户敏感信息</w:t>
      </w:r>
      <w:del w:id="43" w:author="qzuser" w:date="2018-05-16T16:30:00Z">
        <w:r>
          <w:rPr>
            <w:rFonts w:hint="eastAsia"/>
          </w:rPr>
          <w:delText>，</w:delText>
        </w:r>
      </w:del>
      <w:ins w:id="44" w:author="qzuser" w:date="2018-05-16T16:30:00Z">
        <w:r>
          <w:rPr>
            <w:rFonts w:hint="eastAsia"/>
          </w:rPr>
          <w:t>。</w:t>
        </w:r>
      </w:ins>
      <w:r>
        <w:rPr>
          <w:rFonts w:hint="eastAsia"/>
        </w:rPr>
        <w:t>在大数据</w:t>
      </w:r>
      <w:ins w:id="45" w:author="qzuser" w:date="2018-05-16T16:28:00Z">
        <w:r>
          <w:rPr>
            <w:rFonts w:hint="eastAsia"/>
          </w:rPr>
          <w:t>研究</w:t>
        </w:r>
      </w:ins>
      <w:r>
        <w:rPr>
          <w:rFonts w:hint="eastAsia"/>
        </w:rPr>
        <w:t>如火如荼的今天，如何在数据挖掘的同时保护好用户的隐私成为了备受关注的问题</w:t>
      </w:r>
      <w:del w:id="46" w:author="qzuser" w:date="2018-05-16T16:30:00Z">
        <w:r>
          <w:rPr>
            <w:rFonts w:hint="eastAsia"/>
          </w:rPr>
          <w:delText>。</w:delText>
        </w:r>
      </w:del>
      <w:ins w:id="47" w:author="qzuser" w:date="2018-05-16T16:30:00Z">
        <w:r>
          <w:rPr>
            <w:rFonts w:hint="eastAsia"/>
          </w:rPr>
          <w:t>，</w:t>
        </w:r>
      </w:ins>
      <w:r>
        <w:rPr>
          <w:rFonts w:hint="eastAsia"/>
        </w:rPr>
        <w:t>而隐私保护又具体分为位置隐私保护、标识符匿名保护、连接关系匿名保护等</w:t>
      </w:r>
      <w:r>
        <w:rPr>
          <w:rFonts w:hint="eastAsia"/>
          <w:vertAlign w:val="superscript"/>
        </w:rPr>
        <w:t>[</w:t>
      </w:r>
      <w:r>
        <w:rPr>
          <w:vertAlign w:val="superscript"/>
        </w:rPr>
        <w:t>2</w:t>
      </w:r>
      <w:r>
        <w:rPr>
          <w:rFonts w:hint="eastAsia"/>
          <w:vertAlign w:val="superscript"/>
        </w:rPr>
        <w:t>]</w:t>
      </w:r>
      <w:r>
        <w:rPr>
          <w:rFonts w:hint="eastAsia"/>
        </w:rPr>
        <w:t>。本文将</w:t>
      </w:r>
      <w:del w:id="48" w:author="qzuser" w:date="2018-05-16T16:31:00Z">
        <w:r>
          <w:rPr>
            <w:rFonts w:hint="eastAsia"/>
          </w:rPr>
          <w:delText>针对对于</w:delText>
        </w:r>
      </w:del>
      <w:ins w:id="49" w:author="qzuser" w:date="2018-05-16T16:31:00Z">
        <w:r>
          <w:rPr>
            <w:rFonts w:hint="eastAsia"/>
          </w:rPr>
          <w:t>在</w:t>
        </w:r>
      </w:ins>
      <w:r>
        <w:rPr>
          <w:rFonts w:hint="eastAsia"/>
        </w:rPr>
        <w:t>出租车营运数据挖掘过程中，对车牌号进行隐私保护，以防止司机和乘客信息泄露。</w:t>
      </w:r>
    </w:p>
    <w:p w14:paraId="637EB69F" w14:textId="77777777" w:rsidR="00C8540E" w:rsidRDefault="00C8540E">
      <w:pPr>
        <w:pStyle w:val="2"/>
      </w:pPr>
      <w:bookmarkStart w:id="50" w:name="_Toc514149471"/>
      <w:r>
        <w:rPr>
          <w:rFonts w:hint="eastAsia"/>
        </w:rPr>
        <w:lastRenderedPageBreak/>
        <w:t>研究现状</w:t>
      </w:r>
      <w:bookmarkEnd w:id="50"/>
    </w:p>
    <w:p w14:paraId="0F30E621" w14:textId="77777777" w:rsidR="00C8540E" w:rsidRDefault="00C8540E">
      <w:pPr>
        <w:pStyle w:val="af2"/>
        <w:numPr>
          <w:ilvl w:val="2"/>
          <w:numId w:val="1"/>
        </w:numPr>
      </w:pPr>
      <w:bookmarkStart w:id="51" w:name="_Toc514149472"/>
      <w:r>
        <w:rPr>
          <w:rFonts w:hint="eastAsia"/>
        </w:rPr>
        <w:t>大数据及其隐私保护研究现状</w:t>
      </w:r>
      <w:bookmarkEnd w:id="51"/>
    </w:p>
    <w:p w14:paraId="61F936D6" w14:textId="77777777" w:rsidR="00C8540E" w:rsidRDefault="00C8540E">
      <w:pPr>
        <w:ind w:firstLine="480"/>
      </w:pPr>
      <w:del w:id="52" w:author="qzuser" w:date="2018-05-16T16:32:00Z">
        <w:r>
          <w:rPr>
            <w:rFonts w:hint="eastAsia"/>
          </w:rPr>
          <w:delText>关于</w:delText>
        </w:r>
      </w:del>
      <w:r>
        <w:rPr>
          <w:rFonts w:hint="eastAsia"/>
        </w:rPr>
        <w:t>大数据尚未有一个公认的定义，</w:t>
      </w:r>
      <w:commentRangeStart w:id="53"/>
      <w:del w:id="54" w:author="qzuser" w:date="2018-05-16T16:32:00Z">
        <w:r>
          <w:rPr>
            <w:rFonts w:hint="eastAsia"/>
          </w:rPr>
          <w:delText>其中</w:delText>
        </w:r>
      </w:del>
      <w:ins w:id="55" w:author="qzuser" w:date="2018-05-16T16:32:00Z">
        <w:r>
          <w:rPr>
            <w:rFonts w:hint="eastAsia"/>
          </w:rPr>
          <w:t>目前</w:t>
        </w:r>
      </w:ins>
      <w:r>
        <w:rPr>
          <w:rFonts w:hint="eastAsia"/>
        </w:rPr>
        <w:t>比较有代表性的是</w:t>
      </w:r>
      <w:r>
        <w:rPr>
          <w:rFonts w:hint="eastAsia"/>
        </w:rPr>
        <w:t>3</w:t>
      </w:r>
      <w:r>
        <w:t>V</w:t>
      </w:r>
      <w:r>
        <w:rPr>
          <w:vertAlign w:val="superscript"/>
        </w:rPr>
        <w:t>[3]</w:t>
      </w:r>
      <w:r>
        <w:rPr>
          <w:rFonts w:hint="eastAsia"/>
        </w:rPr>
        <w:t>定义，即</w:t>
      </w:r>
      <w:del w:id="56" w:author="tao chaoquan" w:date="2018-05-17T21:21:00Z">
        <w:r w:rsidDel="004D5DA3">
          <w:rPr>
            <w:rFonts w:hint="eastAsia"/>
          </w:rPr>
          <w:delText>数据量大小</w:delText>
        </w:r>
      </w:del>
      <w:ins w:id="57" w:author="tao chaoquan" w:date="2018-05-17T21:21:00Z">
        <w:r w:rsidR="004D5DA3">
          <w:rPr>
            <w:rFonts w:hint="eastAsia"/>
          </w:rPr>
          <w:t>高容量</w:t>
        </w:r>
      </w:ins>
      <w:r>
        <w:rPr>
          <w:rFonts w:hint="eastAsia"/>
        </w:rPr>
        <w:t>(Data</w:t>
      </w:r>
      <w:r>
        <w:t xml:space="preserve"> </w:t>
      </w:r>
      <w:r>
        <w:rPr>
          <w:rFonts w:hint="eastAsia"/>
        </w:rPr>
        <w:t>Volume)</w:t>
      </w:r>
      <w:r>
        <w:rPr>
          <w:rFonts w:hint="eastAsia"/>
        </w:rPr>
        <w:t>、</w:t>
      </w:r>
      <w:del w:id="58" w:author="tao chaoquan" w:date="2018-05-17T21:22:00Z">
        <w:r w:rsidDel="004D5DA3">
          <w:rPr>
            <w:rFonts w:hint="eastAsia"/>
          </w:rPr>
          <w:delText>数据输入输出速度</w:delText>
        </w:r>
      </w:del>
      <w:ins w:id="59" w:author="tao chaoquan" w:date="2018-05-17T21:22:00Z">
        <w:r w:rsidR="004D5DA3">
          <w:rPr>
            <w:rFonts w:hint="eastAsia"/>
          </w:rPr>
          <w:t>高速度</w:t>
        </w:r>
      </w:ins>
      <w:r>
        <w:rPr>
          <w:rFonts w:hint="eastAsia"/>
        </w:rPr>
        <w:t>(Data Velocity)</w:t>
      </w:r>
      <w:r>
        <w:rPr>
          <w:rFonts w:hint="eastAsia"/>
        </w:rPr>
        <w:t>、</w:t>
      </w:r>
      <w:ins w:id="60" w:author="tao chaoquan" w:date="2018-05-17T21:22:00Z">
        <w:r w:rsidR="004D5DA3">
          <w:rPr>
            <w:rFonts w:hint="eastAsia"/>
          </w:rPr>
          <w:t>多类型</w:t>
        </w:r>
      </w:ins>
      <w:del w:id="61" w:author="tao chaoquan" w:date="2018-05-17T21:22:00Z">
        <w:r w:rsidDel="004D5DA3">
          <w:rPr>
            <w:rFonts w:hint="eastAsia"/>
          </w:rPr>
          <w:delText>多变性</w:delText>
        </w:r>
      </w:del>
      <w:r>
        <w:rPr>
          <w:rFonts w:hint="eastAsia"/>
        </w:rPr>
        <w:t>(Data Variety)</w:t>
      </w:r>
      <w:r>
        <w:rPr>
          <w:rFonts w:hint="eastAsia"/>
        </w:rPr>
        <w:t>。</w:t>
      </w:r>
      <w:commentRangeEnd w:id="53"/>
      <w:r>
        <w:commentReference w:id="53"/>
      </w:r>
      <w:r>
        <w:rPr>
          <w:rFonts w:hint="eastAsia"/>
        </w:rPr>
        <w:t>其处理过程包含数据采集与预处理，数据分析，数据解释三部分。</w:t>
      </w:r>
    </w:p>
    <w:p w14:paraId="30B98815" w14:textId="77777777" w:rsidR="00C8540E" w:rsidRDefault="00C8540E">
      <w:pPr>
        <w:pStyle w:val="HTML1"/>
        <w:shd w:val="clear" w:color="auto" w:fill="FFFFFF"/>
        <w:ind w:firstLine="480"/>
      </w:pPr>
      <w:r>
        <w:rPr>
          <w:rFonts w:hint="eastAsia"/>
        </w:rPr>
        <w:t>近年来数据挖掘方法被广泛应用在各个领域，尤其是医疗健康和公共卫生领域。鲁淳欣通过数据挖掘和统计学方法分析针灸治疗乳腺增生症的选穴规律</w:t>
      </w:r>
      <w:r>
        <w:rPr>
          <w:rFonts w:hint="eastAsia"/>
          <w:vertAlign w:val="superscript"/>
        </w:rPr>
        <w:t>[</w:t>
      </w:r>
      <w:r>
        <w:rPr>
          <w:vertAlign w:val="superscript"/>
        </w:rPr>
        <w:t>21</w:t>
      </w:r>
      <w:r>
        <w:rPr>
          <w:rFonts w:hint="eastAsia"/>
          <w:vertAlign w:val="superscript"/>
        </w:rPr>
        <w:t>]</w:t>
      </w:r>
      <w:r>
        <w:t>,</w:t>
      </w:r>
      <w:r>
        <w:rPr>
          <w:rFonts w:hint="eastAsia"/>
        </w:rPr>
        <w:t>最后得出的结论和中医理论基本符合，为中医疗法提供了数据支持。孙轶轩通过对我国道路交通事故的分析和处理，采用分类思想，</w:t>
      </w:r>
      <w:r>
        <w:t>基于ARIMA和SVR</w:t>
      </w:r>
      <w:r>
        <w:rPr>
          <w:rFonts w:hint="eastAsia"/>
        </w:rPr>
        <w:t>的预测模型对交通事故中财产损失、死亡人数、受伤人数和事故起数进行了预测和证实</w:t>
      </w:r>
      <w:r>
        <w:rPr>
          <w:rFonts w:hint="eastAsia"/>
          <w:vertAlign w:val="superscript"/>
        </w:rPr>
        <w:t>[</w:t>
      </w:r>
      <w:r>
        <w:rPr>
          <w:vertAlign w:val="superscript"/>
        </w:rPr>
        <w:t>22</w:t>
      </w:r>
      <w:r>
        <w:rPr>
          <w:rFonts w:hint="eastAsia"/>
          <w:vertAlign w:val="superscript"/>
        </w:rPr>
        <w:t>]</w:t>
      </w:r>
      <w:r>
        <w:rPr>
          <w:rFonts w:hint="eastAsia"/>
        </w:rPr>
        <w:t>。熊亚军等人基于</w:t>
      </w:r>
      <w:commentRangeStart w:id="62"/>
      <w:r w:rsidRPr="004D5DA3">
        <w:rPr>
          <w:rPrChange w:id="63" w:author="tao chaoquan" w:date="2018-05-17T21:22:00Z">
            <w:rPr>
              <w:rFonts w:ascii="微软雅黑" w:hAnsi="微软雅黑"/>
              <w:color w:val="333333"/>
            </w:rPr>
          </w:rPrChange>
        </w:rPr>
        <w:t>KNearest Neighbor</w:t>
      </w:r>
      <w:commentRangeEnd w:id="62"/>
      <w:r w:rsidRPr="00067869">
        <w:commentReference w:id="62"/>
      </w:r>
      <w:r>
        <w:rPr>
          <w:rFonts w:ascii="微软雅黑" w:hAnsi="微软雅黑" w:hint="eastAsia"/>
          <w:color w:val="333333"/>
        </w:rPr>
        <w:t>数据挖掘算法对北京地区雾</w:t>
      </w:r>
      <w:proofErr w:type="gramStart"/>
      <w:r>
        <w:rPr>
          <w:rFonts w:ascii="微软雅黑" w:hAnsi="微软雅黑" w:hint="eastAsia"/>
          <w:color w:val="333333"/>
        </w:rPr>
        <w:t>霾</w:t>
      </w:r>
      <w:proofErr w:type="gramEnd"/>
      <w:r>
        <w:rPr>
          <w:rFonts w:ascii="微软雅黑" w:hAnsi="微软雅黑" w:hint="eastAsia"/>
          <w:color w:val="333333"/>
        </w:rPr>
        <w:t>等级进行了预测</w:t>
      </w:r>
      <w:ins w:id="64" w:author="tao chaoquan" w:date="2018-05-17T21:24:00Z">
        <w:r w:rsidR="004D5DA3" w:rsidRPr="004D5DA3">
          <w:rPr>
            <w:rFonts w:hint="eastAsia"/>
            <w:color w:val="333333"/>
            <w:vertAlign w:val="superscript"/>
            <w:rPrChange w:id="65" w:author="tao chaoquan" w:date="2018-05-17T21:24:00Z">
              <w:rPr>
                <w:rFonts w:ascii="微软雅黑" w:hAnsi="微软雅黑" w:hint="eastAsia"/>
                <w:color w:val="333333"/>
                <w:vertAlign w:val="superscript"/>
              </w:rPr>
            </w:rPrChange>
          </w:rPr>
          <w:t>[</w:t>
        </w:r>
        <w:r w:rsidR="004D5DA3" w:rsidRPr="004D5DA3">
          <w:rPr>
            <w:color w:val="333333"/>
            <w:vertAlign w:val="superscript"/>
            <w:rPrChange w:id="66" w:author="tao chaoquan" w:date="2018-05-17T21:24:00Z">
              <w:rPr>
                <w:rFonts w:ascii="微软雅黑" w:hAnsi="微软雅黑"/>
                <w:color w:val="333333"/>
                <w:vertAlign w:val="superscript"/>
              </w:rPr>
            </w:rPrChange>
          </w:rPr>
          <w:t>23]</w:t>
        </w:r>
      </w:ins>
      <w:commentRangeStart w:id="67"/>
      <w:del w:id="68" w:author="tao chaoquan" w:date="2018-05-17T21:24:00Z">
        <w:r w:rsidDel="004D5DA3">
          <w:rPr>
            <w:rFonts w:ascii="微软雅黑" w:hAnsi="微软雅黑" w:hint="eastAsia"/>
            <w:color w:val="333333"/>
            <w:vertAlign w:val="superscript"/>
          </w:rPr>
          <w:delText>[</w:delText>
        </w:r>
        <w:r w:rsidDel="004D5DA3">
          <w:rPr>
            <w:rFonts w:ascii="微软雅黑" w:hAnsi="微软雅黑"/>
            <w:color w:val="333333"/>
            <w:vertAlign w:val="superscript"/>
          </w:rPr>
          <w:delText>23</w:delText>
        </w:r>
        <w:r w:rsidDel="004D5DA3">
          <w:rPr>
            <w:rFonts w:ascii="微软雅黑" w:hAnsi="微软雅黑" w:hint="eastAsia"/>
            <w:color w:val="333333"/>
            <w:vertAlign w:val="superscript"/>
          </w:rPr>
          <w:delText>]</w:delText>
        </w:r>
      </w:del>
      <w:commentRangeEnd w:id="67"/>
      <w:r>
        <w:commentReference w:id="67"/>
      </w:r>
      <w:r>
        <w:rPr>
          <w:rFonts w:ascii="微软雅黑" w:hAnsi="微软雅黑" w:hint="eastAsia"/>
          <w:color w:val="333333"/>
        </w:rPr>
        <w:t>。</w:t>
      </w:r>
    </w:p>
    <w:p w14:paraId="58A66D63" w14:textId="77777777" w:rsidR="00C8540E" w:rsidRDefault="00C8540E">
      <w:pPr>
        <w:ind w:firstLine="480"/>
      </w:pPr>
      <w:commentRangeStart w:id="69"/>
      <w:r>
        <w:rPr>
          <w:rFonts w:hint="eastAsia"/>
        </w:rPr>
        <w:t>目前国内外对于大数据隐私保护主要有以下几个方面的研究。</w:t>
      </w:r>
      <w:commentRangeEnd w:id="69"/>
      <w:r>
        <w:commentReference w:id="69"/>
      </w:r>
      <w:r>
        <w:rPr>
          <w:rFonts w:hint="eastAsia"/>
        </w:rPr>
        <w:t>基于位置的服务</w:t>
      </w:r>
      <w:r>
        <w:rPr>
          <w:rFonts w:hint="eastAsia"/>
        </w:rPr>
        <w:t>LBS</w:t>
      </w:r>
      <w:r>
        <w:rPr>
          <w:rFonts w:hint="eastAsia"/>
        </w:rPr>
        <w:t>给人们提供了许多便利，但同时也威胁着用户的位置隐私，</w:t>
      </w:r>
      <w:ins w:id="70" w:author="tao chaoquan" w:date="2018-05-17T21:27:00Z">
        <w:r w:rsidR="004D5DA3">
          <w:rPr>
            <w:rFonts w:hint="eastAsia"/>
          </w:rPr>
          <w:t>其中</w:t>
        </w:r>
      </w:ins>
      <w:r>
        <w:rPr>
          <w:rFonts w:hint="eastAsia"/>
        </w:rPr>
        <w:t>典型的位置隐私保护技术有基于</w:t>
      </w:r>
      <w:r>
        <w:rPr>
          <w:rFonts w:hint="eastAsia"/>
        </w:rPr>
        <w:t>k-</w:t>
      </w:r>
      <w:r>
        <w:rPr>
          <w:rFonts w:hint="eastAsia"/>
        </w:rPr>
        <w:t>匿名的位置隐私保护技术</w:t>
      </w:r>
      <w:ins w:id="71" w:author="tao chaoquan" w:date="2018-05-17T21:31:00Z">
        <w:r w:rsidR="004D5DA3">
          <w:rPr>
            <w:rFonts w:hint="eastAsia"/>
          </w:rPr>
          <w:t>，</w:t>
        </w:r>
      </w:ins>
      <w:del w:id="72" w:author="tao chaoquan" w:date="2018-05-17T21:31:00Z">
        <w:r w:rsidDel="004D5DA3">
          <w:delText>。</w:delText>
        </w:r>
      </w:del>
      <w:r>
        <w:rPr>
          <w:rFonts w:hint="eastAsia"/>
        </w:rPr>
        <w:t>通过对用户</w:t>
      </w:r>
      <w:r>
        <w:rPr>
          <w:rFonts w:hint="eastAsia"/>
        </w:rPr>
        <w:t>C</w:t>
      </w:r>
      <w:r>
        <w:rPr>
          <w:rFonts w:hint="eastAsia"/>
        </w:rPr>
        <w:t>在某一时段内的位置信息进行匿名和泛化处理，使得在该时段内至少有</w:t>
      </w:r>
      <w:r>
        <w:rPr>
          <w:rFonts w:hint="eastAsia"/>
        </w:rPr>
        <w:t>k</w:t>
      </w:r>
      <w:proofErr w:type="gramStart"/>
      <w:r>
        <w:rPr>
          <w:rFonts w:hint="eastAsia"/>
        </w:rPr>
        <w:t>个</w:t>
      </w:r>
      <w:proofErr w:type="gramEnd"/>
      <w:r>
        <w:rPr>
          <w:rFonts w:hint="eastAsia"/>
        </w:rPr>
        <w:t>用户都在</w:t>
      </w:r>
      <w:r>
        <w:t>C</w:t>
      </w:r>
      <w:r>
        <w:rPr>
          <w:rFonts w:hint="eastAsia"/>
        </w:rPr>
        <w:t>所处的位置范围内</w:t>
      </w:r>
      <w:del w:id="73" w:author="qzuser" w:date="2018-05-16T16:48:00Z">
        <w:r>
          <w:rPr>
            <w:rFonts w:hint="eastAsia"/>
          </w:rPr>
          <w:delText>。</w:delText>
        </w:r>
      </w:del>
      <w:ins w:id="74" w:author="tao chaoquan" w:date="2018-05-17T21:31:00Z">
        <w:r w:rsidR="004D5DA3">
          <w:rPr>
            <w:rFonts w:hint="eastAsia"/>
          </w:rPr>
          <w:t>；</w:t>
        </w:r>
      </w:ins>
      <w:ins w:id="75" w:author="qzuser" w:date="2018-05-16T16:48:00Z">
        <w:del w:id="76" w:author="tao chaoquan" w:date="2018-05-17T21:31:00Z">
          <w:r w:rsidDel="004D5DA3">
            <w:rPr>
              <w:rFonts w:hint="eastAsia"/>
            </w:rPr>
            <w:delText>。</w:delText>
          </w:r>
        </w:del>
      </w:ins>
      <w:proofErr w:type="gramStart"/>
      <w:r>
        <w:rPr>
          <w:rFonts w:hint="eastAsia"/>
        </w:rPr>
        <w:t>侯士江</w:t>
      </w:r>
      <w:proofErr w:type="gramEnd"/>
      <w:r w:rsidR="0047677C">
        <w:rPr>
          <w:rFonts w:hint="eastAsia"/>
        </w:rPr>
        <w:t>通过</w:t>
      </w:r>
      <w:r>
        <w:t>用户</w:t>
      </w:r>
      <w:r w:rsidR="0047677C">
        <w:rPr>
          <w:rFonts w:hint="eastAsia"/>
        </w:rPr>
        <w:t>、</w:t>
      </w:r>
      <w:r>
        <w:t>匿名器</w:t>
      </w:r>
      <w:r w:rsidR="0047677C">
        <w:rPr>
          <w:rFonts w:hint="eastAsia"/>
        </w:rPr>
        <w:t>、</w:t>
      </w:r>
      <w:r>
        <w:t>LBS</w:t>
      </w:r>
      <w:r w:rsidR="0047677C">
        <w:rPr>
          <w:rFonts w:hint="eastAsia"/>
        </w:rPr>
        <w:t>三层</w:t>
      </w:r>
      <w:r>
        <w:t>架构，</w:t>
      </w:r>
      <w:r w:rsidR="0047677C">
        <w:rPr>
          <w:rFonts w:hint="eastAsia"/>
        </w:rPr>
        <w:t>研究了路网环境以及欧式空间的位置隐私保护问题</w:t>
      </w:r>
      <w:r>
        <w:rPr>
          <w:rFonts w:hint="eastAsia"/>
          <w:vertAlign w:val="superscript"/>
        </w:rPr>
        <w:t>[</w:t>
      </w:r>
      <w:r>
        <w:rPr>
          <w:vertAlign w:val="superscript"/>
        </w:rPr>
        <w:t>4</w:t>
      </w:r>
      <w:r>
        <w:rPr>
          <w:rFonts w:hint="eastAsia"/>
          <w:vertAlign w:val="superscript"/>
        </w:rPr>
        <w:t>]</w:t>
      </w:r>
      <w:del w:id="77" w:author="qzuser" w:date="2018-05-16T16:48:00Z">
        <w:r>
          <w:delText>;</w:delText>
        </w:r>
      </w:del>
      <w:ins w:id="78" w:author="qzuser" w:date="2018-05-16T16:48:00Z">
        <w:r>
          <w:rPr>
            <w:rFonts w:hint="eastAsia"/>
          </w:rPr>
          <w:t>；</w:t>
        </w:r>
      </w:ins>
      <w:r w:rsidR="0053107C" w:rsidRPr="0053107C">
        <w:rPr>
          <w:rFonts w:hint="eastAsia"/>
        </w:rPr>
        <w:t xml:space="preserve"> </w:t>
      </w:r>
      <w:proofErr w:type="gramStart"/>
      <w:r w:rsidR="0053107C">
        <w:rPr>
          <w:rFonts w:hint="eastAsia"/>
        </w:rPr>
        <w:t>车延辙通过</w:t>
      </w:r>
      <w:proofErr w:type="gramEnd"/>
      <w:r w:rsidR="0053107C">
        <w:rPr>
          <w:rFonts w:hint="eastAsia"/>
        </w:rPr>
        <w:t>研究点对点前提下的位置隐私保护技术，提高了系统安全，改进了算法效率</w:t>
      </w:r>
      <w:r>
        <w:rPr>
          <w:vertAlign w:val="superscript"/>
        </w:rPr>
        <w:t>[5]</w:t>
      </w:r>
      <w:del w:id="79" w:author="qzuser" w:date="2018-05-16T16:48:00Z">
        <w:r>
          <w:delText>;</w:delText>
        </w:r>
      </w:del>
      <w:ins w:id="80" w:author="qzuser" w:date="2018-05-16T16:48:00Z">
        <w:r>
          <w:rPr>
            <w:rFonts w:hint="eastAsia"/>
          </w:rPr>
          <w:t>；</w:t>
        </w:r>
      </w:ins>
      <w:r>
        <w:t>Gupta</w:t>
      </w:r>
      <w:r>
        <w:rPr>
          <w:rFonts w:hint="eastAsia"/>
        </w:rPr>
        <w:t>针对</w:t>
      </w:r>
      <w:r>
        <w:rPr>
          <w:rFonts w:hint="eastAsia"/>
        </w:rPr>
        <w:t>k</w:t>
      </w:r>
      <w:r>
        <w:t>-</w:t>
      </w:r>
      <w:r>
        <w:rPr>
          <w:rFonts w:hint="eastAsia"/>
        </w:rPr>
        <w:t>匿名中存在可信第三方的主要限制问题，提出了通过若干个同等级用户相互共享一些位置信息的方法来扩展可信第三方</w:t>
      </w:r>
      <w:r>
        <w:rPr>
          <w:rFonts w:hint="eastAsia"/>
          <w:vertAlign w:val="superscript"/>
        </w:rPr>
        <w:t>[</w:t>
      </w:r>
      <w:r>
        <w:rPr>
          <w:vertAlign w:val="superscript"/>
        </w:rPr>
        <w:t>6</w:t>
      </w:r>
      <w:r>
        <w:rPr>
          <w:rFonts w:hint="eastAsia"/>
          <w:vertAlign w:val="superscript"/>
        </w:rPr>
        <w:t>]</w:t>
      </w:r>
      <w:del w:id="81" w:author="qzuser" w:date="2018-05-16T16:48:00Z">
        <w:r>
          <w:delText>.</w:delText>
        </w:r>
      </w:del>
      <w:ins w:id="82" w:author="qzuser" w:date="2018-05-16T16:48:00Z">
        <w:r>
          <w:rPr>
            <w:rFonts w:hint="eastAsia"/>
          </w:rPr>
          <w:t>。</w:t>
        </w:r>
      </w:ins>
    </w:p>
    <w:p w14:paraId="03BF4E0E" w14:textId="77777777" w:rsidR="00C8540E" w:rsidRDefault="00C8540E">
      <w:pPr>
        <w:pStyle w:val="af2"/>
        <w:numPr>
          <w:ilvl w:val="2"/>
          <w:numId w:val="2"/>
        </w:numPr>
      </w:pPr>
      <w:bookmarkStart w:id="83" w:name="_Toc514149473"/>
      <w:r>
        <w:rPr>
          <w:rFonts w:hint="eastAsia"/>
        </w:rPr>
        <w:t>出租车数据应用研究现状</w:t>
      </w:r>
      <w:bookmarkEnd w:id="83"/>
    </w:p>
    <w:p w14:paraId="5D220F74" w14:textId="77777777" w:rsidR="00C8540E" w:rsidRDefault="00C8540E">
      <w:pPr>
        <w:ind w:firstLine="480"/>
      </w:pPr>
      <w:r>
        <w:commentReference w:id="84"/>
      </w:r>
      <w:ins w:id="85" w:author="tao chaoquan" w:date="2018-05-17T21:32:00Z">
        <w:r w:rsidR="00067869">
          <w:rPr>
            <w:rFonts w:hint="eastAsia"/>
          </w:rPr>
          <w:t>近年来国内外基于出租车数据所做研究</w:t>
        </w:r>
      </w:ins>
      <w:ins w:id="86" w:author="tao chaoquan" w:date="2018-05-17T21:33:00Z">
        <w:r w:rsidR="00067869">
          <w:rPr>
            <w:rFonts w:hint="eastAsia"/>
          </w:rPr>
          <w:t>主要针对乘车热点分析以及居民出行特征分析</w:t>
        </w:r>
      </w:ins>
      <w:ins w:id="87" w:author="tao chaoquan" w:date="2018-05-17T21:34:00Z">
        <w:r w:rsidR="00067869">
          <w:rPr>
            <w:rFonts w:hint="eastAsia"/>
          </w:rPr>
          <w:t>等方面</w:t>
        </w:r>
      </w:ins>
      <w:ins w:id="88" w:author="tao chaoquan" w:date="2018-05-17T21:32:00Z">
        <w:r w:rsidR="00067869">
          <w:rPr>
            <w:rFonts w:hint="eastAsia"/>
          </w:rPr>
          <w:t>。</w:t>
        </w:r>
      </w:ins>
      <w:proofErr w:type="gramStart"/>
      <w:r>
        <w:rPr>
          <w:rFonts w:hint="eastAsia"/>
        </w:rPr>
        <w:t>周洋通过</w:t>
      </w:r>
      <w:proofErr w:type="gramEnd"/>
      <w:r>
        <w:rPr>
          <w:rFonts w:hint="eastAsia"/>
        </w:rPr>
        <w:t>分析出租车的起始点和终点，提取乘客的出行热度和及其空间规律，将居民区进行聚类，得出不同居民区的不同背景信息</w:t>
      </w:r>
      <w:r>
        <w:rPr>
          <w:rFonts w:hint="eastAsia"/>
          <w:vertAlign w:val="superscript"/>
        </w:rPr>
        <w:t>[</w:t>
      </w:r>
      <w:r>
        <w:rPr>
          <w:vertAlign w:val="superscript"/>
        </w:rPr>
        <w:t>7</w:t>
      </w:r>
      <w:r>
        <w:rPr>
          <w:rFonts w:hint="eastAsia"/>
          <w:vertAlign w:val="superscript"/>
        </w:rPr>
        <w:t>]</w:t>
      </w:r>
      <w:r>
        <w:t>；</w:t>
      </w:r>
      <w:proofErr w:type="gramStart"/>
      <w:r>
        <w:rPr>
          <w:rFonts w:hint="eastAsia"/>
        </w:rPr>
        <w:t>王郑委</w:t>
      </w:r>
      <w:proofErr w:type="gramEnd"/>
      <w:r>
        <w:rPr>
          <w:rFonts w:hint="eastAsia"/>
        </w:rPr>
        <w:t>基于</w:t>
      </w:r>
      <w:r>
        <w:rPr>
          <w:rFonts w:hint="eastAsia"/>
        </w:rPr>
        <w:t>Ha</w:t>
      </w:r>
      <w:r>
        <w:t>doo</w:t>
      </w:r>
      <w:r>
        <w:rPr>
          <w:rFonts w:hint="eastAsia"/>
        </w:rPr>
        <w:t>平台通过</w:t>
      </w:r>
      <w:r>
        <w:rPr>
          <w:rFonts w:hint="eastAsia"/>
        </w:rPr>
        <w:t>K-</w:t>
      </w:r>
      <w:r>
        <w:t>M</w:t>
      </w:r>
      <w:r>
        <w:rPr>
          <w:rFonts w:hint="eastAsia"/>
        </w:rPr>
        <w:t>eans</w:t>
      </w:r>
      <w:r>
        <w:rPr>
          <w:rFonts w:hint="eastAsia"/>
        </w:rPr>
        <w:t>聚类算法，挖掘出租车载客热点区域</w:t>
      </w:r>
      <w:r>
        <w:rPr>
          <w:rFonts w:hint="eastAsia"/>
          <w:vertAlign w:val="superscript"/>
        </w:rPr>
        <w:t>[</w:t>
      </w:r>
      <w:r>
        <w:rPr>
          <w:vertAlign w:val="superscript"/>
        </w:rPr>
        <w:t>8</w:t>
      </w:r>
      <w:r>
        <w:rPr>
          <w:rFonts w:hint="eastAsia"/>
          <w:vertAlign w:val="superscript"/>
        </w:rPr>
        <w:t>]</w:t>
      </w:r>
      <w:r>
        <w:t>；</w:t>
      </w:r>
      <w:r>
        <w:rPr>
          <w:rFonts w:hint="eastAsia"/>
        </w:rPr>
        <w:t xml:space="preserve">Putri F K </w:t>
      </w:r>
      <w:r>
        <w:rPr>
          <w:rFonts w:hint="eastAsia"/>
        </w:rPr>
        <w:t>基于</w:t>
      </w:r>
      <w:r>
        <w:rPr>
          <w:rFonts w:hint="eastAsia"/>
        </w:rPr>
        <w:t>MongoDB</w:t>
      </w:r>
      <w:r>
        <w:rPr>
          <w:rFonts w:hint="eastAsia"/>
        </w:rPr>
        <w:t>和</w:t>
      </w:r>
      <w:r>
        <w:rPr>
          <w:rFonts w:hint="eastAsia"/>
        </w:rPr>
        <w:t>Spark</w:t>
      </w:r>
      <w:r>
        <w:rPr>
          <w:rFonts w:hint="eastAsia"/>
        </w:rPr>
        <w:t>提出了分布式的热点乘车区域搜索系统</w:t>
      </w:r>
      <w:r>
        <w:rPr>
          <w:rFonts w:hint="eastAsia"/>
          <w:vertAlign w:val="superscript"/>
        </w:rPr>
        <w:t>[</w:t>
      </w:r>
      <w:r>
        <w:rPr>
          <w:vertAlign w:val="superscript"/>
        </w:rPr>
        <w:t>9</w:t>
      </w:r>
      <w:r>
        <w:rPr>
          <w:rFonts w:hint="eastAsia"/>
          <w:vertAlign w:val="superscript"/>
        </w:rPr>
        <w:t>]</w:t>
      </w:r>
      <w:r>
        <w:rPr>
          <w:rFonts w:hint="eastAsia"/>
        </w:rPr>
        <w:t>；</w:t>
      </w:r>
      <w:r>
        <w:rPr>
          <w:rFonts w:hint="eastAsia"/>
        </w:rPr>
        <w:t>Deri J A</w:t>
      </w:r>
      <w:r>
        <w:rPr>
          <w:rFonts w:hint="eastAsia"/>
        </w:rPr>
        <w:t>利用纽约市的出租车轨迹信息，基于</w:t>
      </w:r>
      <w:ins w:id="89" w:author="qzuser" w:date="2018-05-16T16:58:00Z">
        <w:r>
          <w:rPr>
            <w:rFonts w:hint="eastAsia"/>
          </w:rPr>
          <w:t>Dijkstra</w:t>
        </w:r>
      </w:ins>
      <w:del w:id="90" w:author="qzuser" w:date="2018-05-16T16:58:00Z">
        <w:r>
          <w:rPr>
            <w:rFonts w:hint="eastAsia"/>
          </w:rPr>
          <w:delText>迪杰斯特拉</w:delText>
        </w:r>
      </w:del>
      <w:r>
        <w:rPr>
          <w:rFonts w:hint="eastAsia"/>
        </w:rPr>
        <w:t>算法在时间和空间上优化了其对轨迹的计算的复杂度</w:t>
      </w:r>
      <w:r>
        <w:rPr>
          <w:rFonts w:hint="eastAsia"/>
          <w:vertAlign w:val="superscript"/>
        </w:rPr>
        <w:t>[</w:t>
      </w:r>
      <w:r>
        <w:rPr>
          <w:vertAlign w:val="superscript"/>
        </w:rPr>
        <w:t>10</w:t>
      </w:r>
      <w:r>
        <w:rPr>
          <w:rFonts w:hint="eastAsia"/>
          <w:vertAlign w:val="superscript"/>
        </w:rPr>
        <w:t>]</w:t>
      </w:r>
      <w:r>
        <w:t>.</w:t>
      </w:r>
    </w:p>
    <w:p w14:paraId="7EB7C0F5" w14:textId="77777777" w:rsidR="00C8540E" w:rsidRDefault="00C8540E">
      <w:pPr>
        <w:pStyle w:val="2"/>
        <w:numPr>
          <w:ilvl w:val="1"/>
          <w:numId w:val="3"/>
        </w:numPr>
      </w:pPr>
      <w:bookmarkStart w:id="91" w:name="_Toc514149474"/>
      <w:r>
        <w:rPr>
          <w:rFonts w:hint="eastAsia"/>
        </w:rPr>
        <w:lastRenderedPageBreak/>
        <w:t>论文内容</w:t>
      </w:r>
      <w:bookmarkEnd w:id="91"/>
    </w:p>
    <w:p w14:paraId="6A7285D1" w14:textId="77777777" w:rsidR="00C8540E" w:rsidRDefault="00C8540E">
      <w:pPr>
        <w:ind w:firstLine="480"/>
      </w:pPr>
      <w:r>
        <w:rPr>
          <w:rFonts w:hint="eastAsia"/>
        </w:rPr>
        <w:t>本文应用南京市出租车的营运信息，对</w:t>
      </w:r>
      <w:del w:id="92" w:author="qzuser" w:date="2018-05-16T16:56:00Z">
        <w:r>
          <w:rPr>
            <w:rFonts w:hint="eastAsia"/>
          </w:rPr>
          <w:delText>乘车</w:delText>
        </w:r>
      </w:del>
      <w:r>
        <w:rPr>
          <w:rFonts w:hint="eastAsia"/>
        </w:rPr>
        <w:t>不同</w:t>
      </w:r>
      <w:proofErr w:type="gramStart"/>
      <w:r>
        <w:rPr>
          <w:rFonts w:hint="eastAsia"/>
        </w:rPr>
        <w:t>天不同</w:t>
      </w:r>
      <w:proofErr w:type="gramEnd"/>
      <w:r>
        <w:rPr>
          <w:rFonts w:hint="eastAsia"/>
        </w:rPr>
        <w:t>时间段内热点乘车区域进行挖掘，主要包括数据获取，数据预处理及隐私保护，聚类算法实现和热点区域可视化四个步骤。首先需要将出租车公司的营运数据从关系型数据库导入到非关系型数据库</w:t>
      </w:r>
      <w:r>
        <w:rPr>
          <w:rFonts w:hint="eastAsia"/>
        </w:rPr>
        <w:t>MongoDB</w:t>
      </w:r>
      <w:r>
        <w:rPr>
          <w:rFonts w:hint="eastAsia"/>
        </w:rPr>
        <w:t>中；由于原始数据包含许多空值字段和重复数据，需要对数据进行清洗，并在清洗过程中对用户敏感信息进行保护；为挖掘出南京市一天内不同时段乘车热点区域，本文采用基于</w:t>
      </w:r>
      <w:r>
        <w:rPr>
          <w:rFonts w:hint="eastAsia"/>
        </w:rPr>
        <w:t>MapReduce</w:t>
      </w:r>
      <w:r>
        <w:rPr>
          <w:rFonts w:hint="eastAsia"/>
        </w:rPr>
        <w:t>框架的</w:t>
      </w:r>
      <w:r>
        <w:rPr>
          <w:rFonts w:hint="eastAsia"/>
        </w:rPr>
        <w:t>DBSCAN</w:t>
      </w:r>
      <w:r>
        <w:rPr>
          <w:rFonts w:hint="eastAsia"/>
        </w:rPr>
        <w:t>聚类算法，将一周时间划分为工作日和非工作日，同时将一天划分为不同时段，通过使用不同的阈值，来</w:t>
      </w:r>
      <w:del w:id="93" w:author="qzuser" w:date="2018-05-16T16:59:00Z">
        <w:r>
          <w:rPr>
            <w:rFonts w:hint="eastAsia"/>
          </w:rPr>
          <w:delText>达</w:delText>
        </w:r>
      </w:del>
      <w:ins w:id="94" w:author="qzuser" w:date="2018-05-16T16:59:00Z">
        <w:r>
          <w:rPr>
            <w:rFonts w:hint="eastAsia"/>
          </w:rPr>
          <w:t>找</w:t>
        </w:r>
      </w:ins>
      <w:r>
        <w:rPr>
          <w:rFonts w:hint="eastAsia"/>
        </w:rPr>
        <w:t>到最佳乘车热点区域；最后通过高德地图</w:t>
      </w:r>
      <w:r>
        <w:rPr>
          <w:rFonts w:hint="eastAsia"/>
        </w:rPr>
        <w:t>API</w:t>
      </w:r>
      <w:r>
        <w:rPr>
          <w:rFonts w:hint="eastAsia"/>
        </w:rPr>
        <w:t>将乘车热点区域</w:t>
      </w:r>
      <w:del w:id="95" w:author="qzuser" w:date="2018-05-16T16:59:00Z">
        <w:r>
          <w:rPr>
            <w:rFonts w:hint="eastAsia"/>
          </w:rPr>
          <w:delText>进行</w:delText>
        </w:r>
      </w:del>
      <w:r>
        <w:rPr>
          <w:rFonts w:hint="eastAsia"/>
        </w:rPr>
        <w:t>可视化。</w:t>
      </w:r>
    </w:p>
    <w:p w14:paraId="468484DB" w14:textId="77777777" w:rsidR="00C8540E" w:rsidRDefault="00C8540E">
      <w:pPr>
        <w:pStyle w:val="2"/>
      </w:pPr>
      <w:bookmarkStart w:id="96" w:name="_Toc514149475"/>
      <w:r>
        <w:rPr>
          <w:rFonts w:hint="eastAsia"/>
        </w:rPr>
        <w:t>论文结构</w:t>
      </w:r>
      <w:bookmarkEnd w:id="96"/>
    </w:p>
    <w:p w14:paraId="64E9AEE8" w14:textId="77777777" w:rsidR="00C8540E" w:rsidRDefault="00C8540E">
      <w:pPr>
        <w:ind w:firstLine="480"/>
        <w:rPr>
          <w:rFonts w:ascii="宋体" w:hAnsi="宋体"/>
        </w:rPr>
      </w:pPr>
      <w:r>
        <w:rPr>
          <w:rFonts w:ascii="宋体" w:hAnsi="宋体" w:hint="eastAsia"/>
        </w:rPr>
        <w:t>论文一共分为五个章节。</w:t>
      </w:r>
    </w:p>
    <w:p w14:paraId="73E7E2F4" w14:textId="77777777" w:rsidR="00C8540E" w:rsidRDefault="00C8540E">
      <w:pPr>
        <w:ind w:firstLine="480"/>
        <w:rPr>
          <w:rFonts w:ascii="宋体" w:hAnsi="宋体"/>
        </w:rPr>
      </w:pPr>
      <w:r>
        <w:rPr>
          <w:rFonts w:ascii="宋体" w:hAnsi="宋体" w:hint="eastAsia"/>
        </w:rPr>
        <w:t>第一章 引言——主要介绍了论文的研究背景和意义，以及国内外研究现状，包括大数据及其隐私保护的研究现状和出租车数据利用的研究现状，最后介绍了本文的内容和结构。</w:t>
      </w:r>
    </w:p>
    <w:p w14:paraId="21FAA154" w14:textId="77777777" w:rsidR="00C8540E" w:rsidRDefault="00C8540E">
      <w:pPr>
        <w:ind w:firstLine="480"/>
        <w:rPr>
          <w:rFonts w:ascii="宋体" w:hAnsi="宋体"/>
        </w:rPr>
      </w:pPr>
      <w:r>
        <w:rPr>
          <w:rFonts w:ascii="宋体" w:hAnsi="宋体" w:hint="eastAsia"/>
        </w:rPr>
        <w:t>第二章 大数据隐私保护及数据挖掘相关技术——主要介绍了大数据隐私保护的常见方法，并对数据挖掘做了概述并介绍了其挖掘过程。</w:t>
      </w:r>
    </w:p>
    <w:p w14:paraId="270BE291" w14:textId="77777777" w:rsidR="00C8540E" w:rsidRDefault="00C8540E">
      <w:pPr>
        <w:ind w:firstLine="480"/>
        <w:rPr>
          <w:rFonts w:ascii="宋体" w:hAnsi="宋体"/>
        </w:rPr>
      </w:pPr>
      <w:r>
        <w:rPr>
          <w:rFonts w:ascii="宋体" w:hAnsi="宋体" w:hint="eastAsia"/>
        </w:rPr>
        <w:t>第三章 数据获取及预处理——首先介绍了数据来源和数据格式，然后介绍了数据预处里过程，包括</w:t>
      </w:r>
      <w:proofErr w:type="gramStart"/>
      <w:r>
        <w:rPr>
          <w:rFonts w:ascii="宋体" w:hAnsi="宋体" w:hint="eastAsia"/>
        </w:rPr>
        <w:t>脏数据</w:t>
      </w:r>
      <w:proofErr w:type="gramEnd"/>
      <w:r>
        <w:rPr>
          <w:rFonts w:ascii="宋体" w:hAnsi="宋体" w:hint="eastAsia"/>
        </w:rPr>
        <w:t>的剔除、数据得到导入导出以及用户敏感信息保护。</w:t>
      </w:r>
    </w:p>
    <w:p w14:paraId="0DFFA05B" w14:textId="77777777" w:rsidR="00C8540E" w:rsidRDefault="00C8540E">
      <w:pPr>
        <w:ind w:firstLine="480"/>
        <w:rPr>
          <w:rFonts w:ascii="宋体" w:hAnsi="宋体"/>
        </w:rPr>
      </w:pPr>
      <w:r>
        <w:rPr>
          <w:rFonts w:ascii="宋体" w:hAnsi="宋体" w:hint="eastAsia"/>
        </w:rPr>
        <w:t>第四章 基于Map</w:t>
      </w:r>
      <w:r>
        <w:rPr>
          <w:rFonts w:ascii="宋体" w:hAnsi="宋体"/>
        </w:rPr>
        <w:t>Reduce</w:t>
      </w:r>
      <w:r>
        <w:rPr>
          <w:rFonts w:ascii="宋体" w:hAnsi="宋体" w:hint="eastAsia"/>
        </w:rPr>
        <w:t>框架的热点区域挖掘及可视化——首先实现了</w:t>
      </w:r>
      <w:r>
        <w:rPr>
          <w:rFonts w:ascii="宋体" w:hAnsi="宋体"/>
        </w:rPr>
        <w:t>DBSCAN</w:t>
      </w:r>
      <w:r>
        <w:rPr>
          <w:rFonts w:ascii="宋体" w:hAnsi="宋体" w:hint="eastAsia"/>
        </w:rPr>
        <w:t>聚类算法，然后通过不同阈值的取值分析，得到最佳热点区域，最后通过高德地图API将热点区域呈现出来。</w:t>
      </w:r>
    </w:p>
    <w:p w14:paraId="22B78812" w14:textId="77777777" w:rsidR="00C8540E" w:rsidRDefault="00C8540E">
      <w:pPr>
        <w:ind w:firstLine="480"/>
      </w:pPr>
      <w:r>
        <w:rPr>
          <w:rFonts w:ascii="宋体" w:hAnsi="宋体" w:hint="eastAsia"/>
        </w:rPr>
        <w:t>第五章 总结与展望——对本文所做工作、不足之处以及将来可改进之处进行</w:t>
      </w:r>
      <w:r>
        <w:rPr>
          <w:rFonts w:hint="eastAsia"/>
        </w:rPr>
        <w:t>了总结。</w:t>
      </w:r>
    </w:p>
    <w:p w14:paraId="75EBD92D" w14:textId="77777777" w:rsidR="00C8540E" w:rsidRDefault="00C8540E">
      <w:pPr>
        <w:ind w:firstLine="480"/>
      </w:pPr>
    </w:p>
    <w:p w14:paraId="73F78DDA" w14:textId="77777777" w:rsidR="00C8540E" w:rsidRDefault="00C8540E">
      <w:pPr>
        <w:pStyle w:val="1"/>
        <w:ind w:firstLine="600"/>
        <w:jc w:val="center"/>
        <w:rPr>
          <w:rFonts w:ascii="黑体" w:eastAsia="黑体" w:hAnsi="黑体"/>
          <w:b w:val="0"/>
          <w:sz w:val="30"/>
          <w:szCs w:val="30"/>
        </w:rPr>
      </w:pPr>
      <w:bookmarkStart w:id="97" w:name="_Toc514149476"/>
      <w:r>
        <w:rPr>
          <w:rFonts w:ascii="黑体" w:eastAsia="黑体" w:hAnsi="黑体" w:hint="eastAsia"/>
          <w:b w:val="0"/>
          <w:sz w:val="30"/>
          <w:szCs w:val="30"/>
        </w:rPr>
        <w:lastRenderedPageBreak/>
        <w:t>第二章</w:t>
      </w:r>
      <w:r>
        <w:rPr>
          <w:rFonts w:ascii="黑体" w:eastAsia="黑体" w:hAnsi="黑体"/>
          <w:b w:val="0"/>
          <w:sz w:val="30"/>
          <w:szCs w:val="30"/>
        </w:rPr>
        <w:t xml:space="preserve">  </w:t>
      </w:r>
      <w:r>
        <w:rPr>
          <w:rFonts w:ascii="黑体" w:eastAsia="黑体" w:hAnsi="黑体" w:hint="eastAsia"/>
          <w:b w:val="0"/>
          <w:sz w:val="30"/>
          <w:szCs w:val="30"/>
        </w:rPr>
        <w:t>大数据隐私保护及数据挖掘相关技术</w:t>
      </w:r>
      <w:bookmarkEnd w:id="97"/>
    </w:p>
    <w:p w14:paraId="7B09E3CB" w14:textId="77777777" w:rsidR="00C8540E" w:rsidRDefault="00C8540E">
      <w:pPr>
        <w:pStyle w:val="afa"/>
        <w:keepNext/>
        <w:keepLines/>
        <w:widowControl/>
        <w:numPr>
          <w:ilvl w:val="0"/>
          <w:numId w:val="3"/>
        </w:numPr>
        <w:spacing w:before="260" w:after="260" w:line="415" w:lineRule="auto"/>
        <w:ind w:firstLineChars="0"/>
        <w:jc w:val="left"/>
        <w:outlineLvl w:val="1"/>
        <w:rPr>
          <w:rFonts w:ascii="Calibri Light" w:eastAsia="黑体" w:hAnsi="Calibri Light"/>
          <w:b/>
          <w:bCs/>
          <w:vanish/>
          <w:sz w:val="28"/>
          <w:szCs w:val="32"/>
        </w:rPr>
      </w:pPr>
      <w:bookmarkStart w:id="98" w:name="_Toc514149477"/>
      <w:bookmarkEnd w:id="98"/>
    </w:p>
    <w:p w14:paraId="4574EFD6" w14:textId="77777777" w:rsidR="00C8540E" w:rsidRDefault="00C8540E">
      <w:pPr>
        <w:pStyle w:val="afa"/>
        <w:keepNext/>
        <w:keepLines/>
        <w:widowControl/>
        <w:numPr>
          <w:ilvl w:val="0"/>
          <w:numId w:val="1"/>
        </w:numPr>
        <w:spacing w:before="260" w:after="260" w:line="415" w:lineRule="auto"/>
        <w:ind w:firstLineChars="0"/>
        <w:jc w:val="left"/>
        <w:outlineLvl w:val="1"/>
        <w:rPr>
          <w:rFonts w:ascii="Calibri Light" w:eastAsia="黑体" w:hAnsi="Calibri Light"/>
          <w:bCs/>
          <w:vanish/>
          <w:sz w:val="28"/>
          <w:szCs w:val="32"/>
        </w:rPr>
      </w:pPr>
      <w:bookmarkStart w:id="99" w:name="_Toc514149478"/>
      <w:bookmarkEnd w:id="99"/>
    </w:p>
    <w:p w14:paraId="3221BFC8" w14:textId="77777777" w:rsidR="00C8540E" w:rsidRDefault="00C8540E">
      <w:pPr>
        <w:pStyle w:val="2"/>
      </w:pPr>
      <w:bookmarkStart w:id="100" w:name="_Toc514149479"/>
      <w:r>
        <w:rPr>
          <w:rFonts w:hint="eastAsia"/>
        </w:rPr>
        <w:t>大数据隐私保护</w:t>
      </w:r>
      <w:bookmarkEnd w:id="100"/>
    </w:p>
    <w:p w14:paraId="53C729BB" w14:textId="77777777" w:rsidR="00C8540E" w:rsidRDefault="00C8540E">
      <w:pPr>
        <w:pStyle w:val="af2"/>
        <w:numPr>
          <w:ilvl w:val="2"/>
          <w:numId w:val="1"/>
        </w:numPr>
      </w:pPr>
      <w:bookmarkStart w:id="101" w:name="_Toc514149480"/>
      <w:r>
        <w:rPr>
          <w:rFonts w:hint="eastAsia"/>
        </w:rPr>
        <w:t>大数据隐私保护概述</w:t>
      </w:r>
      <w:bookmarkEnd w:id="101"/>
    </w:p>
    <w:p w14:paraId="1A98CF1E" w14:textId="77777777" w:rsidR="00C8540E" w:rsidRDefault="00C8540E">
      <w:pPr>
        <w:ind w:firstLine="480"/>
        <w:rPr>
          <w:rFonts w:ascii="宋体" w:hAnsi="宋体"/>
        </w:rPr>
      </w:pPr>
      <w:r>
        <w:rPr>
          <w:rFonts w:ascii="宋体" w:hAnsi="宋体" w:hint="eastAsia"/>
        </w:rPr>
        <w:t>隐私</w:t>
      </w:r>
      <w:r>
        <w:rPr>
          <w:rFonts w:ascii="宋体" w:hAnsi="宋体" w:hint="eastAsia"/>
          <w:vertAlign w:val="superscript"/>
        </w:rPr>
        <w:t>[</w:t>
      </w:r>
      <w:r>
        <w:rPr>
          <w:rFonts w:ascii="宋体" w:hAnsi="宋体"/>
          <w:vertAlign w:val="superscript"/>
        </w:rPr>
        <w:t>11</w:t>
      </w:r>
      <w:r>
        <w:rPr>
          <w:rFonts w:ascii="宋体" w:hAnsi="宋体" w:hint="eastAsia"/>
          <w:vertAlign w:val="superscript"/>
        </w:rPr>
        <w:t>]</w:t>
      </w:r>
      <w:r>
        <w:rPr>
          <w:rFonts w:ascii="宋体" w:hAnsi="宋体" w:hint="eastAsia"/>
        </w:rPr>
        <w:t>指主体没有公开的知识、信息等，</w:t>
      </w:r>
      <w:del w:id="102" w:author="tao chaoquan" w:date="2018-05-17T21:36:00Z">
        <w:r w:rsidDel="00067869">
          <w:rPr>
            <w:rFonts w:ascii="宋体" w:hAnsi="宋体" w:hint="eastAsia"/>
          </w:rPr>
          <w:delText>按照主题的不同</w:delText>
        </w:r>
      </w:del>
      <w:ins w:id="103" w:author="tao chaoquan" w:date="2018-05-17T21:36:00Z">
        <w:r w:rsidR="00067869">
          <w:rPr>
            <w:rFonts w:ascii="宋体" w:hAnsi="宋体" w:hint="eastAsia"/>
          </w:rPr>
          <w:t>根据不同主题</w:t>
        </w:r>
      </w:ins>
      <w:r w:rsidR="005214F0">
        <w:rPr>
          <w:rFonts w:ascii="宋体" w:hAnsi="宋体" w:hint="eastAsia"/>
        </w:rPr>
        <w:t>，隐私</w:t>
      </w:r>
      <w:r>
        <w:rPr>
          <w:rFonts w:ascii="宋体" w:hAnsi="宋体" w:hint="eastAsia"/>
        </w:rPr>
        <w:t>可分为公共隐私和个人隐私。公共隐私指群体的共同信息或者模式信息，主要</w:t>
      </w:r>
      <w:r w:rsidR="005214F0">
        <w:rPr>
          <w:rFonts w:ascii="宋体" w:hAnsi="宋体" w:hint="eastAsia"/>
        </w:rPr>
        <w:t>针对人员较多的集体。个人隐私指个人</w:t>
      </w:r>
      <w:r>
        <w:rPr>
          <w:rFonts w:ascii="宋体" w:hAnsi="宋体" w:hint="eastAsia"/>
        </w:rPr>
        <w:t>的基本资料，如医疗信息，电子档案信息等。大数据在分析过程中如果不对用户敏感信息进行保护，极有可能造成用户信息泄露</w:t>
      </w:r>
      <w:r w:rsidR="007A172D">
        <w:rPr>
          <w:rFonts w:ascii="宋体" w:hAnsi="宋体" w:hint="eastAsia"/>
        </w:rPr>
        <w:t>，对用户财产造成损失</w:t>
      </w:r>
      <w:r>
        <w:rPr>
          <w:rFonts w:ascii="宋体" w:hAnsi="宋体" w:hint="eastAsia"/>
        </w:rPr>
        <w:t>。</w:t>
      </w:r>
      <w:r w:rsidR="007A172D">
        <w:rPr>
          <w:rFonts w:ascii="宋体" w:hAnsi="宋体" w:hint="eastAsia"/>
        </w:rPr>
        <w:t>因此，</w:t>
      </w:r>
      <w:r>
        <w:rPr>
          <w:rFonts w:ascii="宋体" w:hAnsi="宋体" w:hint="eastAsia"/>
        </w:rPr>
        <w:t>如何在</w:t>
      </w:r>
      <w:r w:rsidR="007A172D">
        <w:rPr>
          <w:rFonts w:ascii="宋体" w:hAnsi="宋体" w:hint="eastAsia"/>
        </w:rPr>
        <w:t>在数据挖掘的过程中</w:t>
      </w:r>
      <w:r>
        <w:rPr>
          <w:rFonts w:ascii="宋体" w:hAnsi="宋体" w:hint="eastAsia"/>
        </w:rPr>
        <w:t>，</w:t>
      </w:r>
      <w:r w:rsidR="007A172D">
        <w:rPr>
          <w:rFonts w:ascii="宋体" w:hAnsi="宋体" w:hint="eastAsia"/>
        </w:rPr>
        <w:t>既能充分保护用户隐私，又能高效率的利用数据，</w:t>
      </w:r>
      <w:r>
        <w:rPr>
          <w:rFonts w:ascii="宋体" w:hAnsi="宋体" w:hint="eastAsia"/>
        </w:rPr>
        <w:t>是目前大数据研究领域的关键问题之一。</w:t>
      </w:r>
    </w:p>
    <w:p w14:paraId="734E5FC0" w14:textId="77777777" w:rsidR="00C8540E" w:rsidRDefault="00C8540E">
      <w:pPr>
        <w:pStyle w:val="af2"/>
        <w:numPr>
          <w:ilvl w:val="2"/>
          <w:numId w:val="1"/>
        </w:numPr>
      </w:pPr>
      <w:bookmarkStart w:id="104" w:name="_Toc514149481"/>
      <w:r>
        <w:rPr>
          <w:rFonts w:hint="eastAsia"/>
        </w:rPr>
        <w:t>大数据隐私保护方法</w:t>
      </w:r>
      <w:bookmarkEnd w:id="104"/>
    </w:p>
    <w:p w14:paraId="20BC4F40" w14:textId="77777777" w:rsidR="00C8540E" w:rsidRDefault="00C8540E">
      <w:pPr>
        <w:numPr>
          <w:ilvl w:val="0"/>
          <w:numId w:val="4"/>
        </w:numPr>
        <w:ind w:firstLineChars="0"/>
        <w:rPr>
          <w:rFonts w:ascii="宋体" w:hAnsi="宋体"/>
        </w:rPr>
      </w:pPr>
      <w:r>
        <w:rPr>
          <w:rFonts w:ascii="宋体" w:hAnsi="宋体" w:hint="eastAsia"/>
        </w:rPr>
        <w:t>数据发布匿名保护技术</w:t>
      </w:r>
    </w:p>
    <w:p w14:paraId="7338FF85" w14:textId="77777777" w:rsidR="00C8540E" w:rsidRDefault="00C8540E">
      <w:pPr>
        <w:ind w:firstLine="480"/>
        <w:rPr>
          <w:rFonts w:ascii="宋体" w:hAnsi="宋体"/>
        </w:rPr>
      </w:pPr>
      <w:r>
        <w:rPr>
          <w:rFonts w:ascii="宋体" w:hAnsi="宋体" w:hint="eastAsia"/>
        </w:rPr>
        <w:t>为防止攻击者在数据发布时使用链接攻击获取用户敏感信息，常常需要在数据发布对敏感信息进行匿名处理。其中最常见的是k匿名技术</w:t>
      </w:r>
      <w:r>
        <w:rPr>
          <w:rFonts w:ascii="宋体" w:hAnsi="宋体" w:hint="eastAsia"/>
          <w:vertAlign w:val="superscript"/>
        </w:rPr>
        <w:t>[</w:t>
      </w:r>
      <w:r>
        <w:rPr>
          <w:rFonts w:ascii="宋体" w:hAnsi="宋体"/>
          <w:vertAlign w:val="superscript"/>
        </w:rPr>
        <w:t>12</w:t>
      </w:r>
      <w:r>
        <w:rPr>
          <w:rFonts w:ascii="宋体" w:hAnsi="宋体" w:hint="eastAsia"/>
          <w:vertAlign w:val="superscript"/>
        </w:rPr>
        <w:t>]</w:t>
      </w:r>
      <w:del w:id="105" w:author="qzuser" w:date="2018-05-16T17:08:00Z">
        <w:r>
          <w:rPr>
            <w:rFonts w:ascii="宋体" w:hAnsi="宋体"/>
          </w:rPr>
          <w:delText>;</w:delText>
        </w:r>
      </w:del>
      <w:ins w:id="106" w:author="qzuser" w:date="2018-05-16T17:08:00Z">
        <w:r>
          <w:rPr>
            <w:rFonts w:ascii="宋体" w:hAnsi="宋体" w:hint="eastAsia"/>
          </w:rPr>
          <w:t>；</w:t>
        </w:r>
      </w:ins>
      <w:r>
        <w:rPr>
          <w:rFonts w:ascii="宋体" w:hAnsi="宋体" w:hint="eastAsia"/>
        </w:rPr>
        <w:t>通过对用户敏感信息使用隐匿和泛化两种方法，使得对用户的同一属性字段至少有</w:t>
      </w:r>
      <w:del w:id="107" w:author="qzuser" w:date="2018-05-16T17:03:00Z">
        <w:r>
          <w:rPr>
            <w:rFonts w:ascii="宋体" w:hAnsi="宋体" w:hint="eastAsia"/>
          </w:rPr>
          <w:delText>k-1</w:delText>
        </w:r>
      </w:del>
      <w:ins w:id="108" w:author="qzuser" w:date="2018-05-16T17:03:00Z">
        <w:r>
          <w:rPr>
            <w:rFonts w:ascii="宋体" w:hAnsi="宋体" w:hint="eastAsia"/>
          </w:rPr>
          <w:t>1-k</w:t>
        </w:r>
      </w:ins>
      <w:proofErr w:type="gramStart"/>
      <w:r>
        <w:rPr>
          <w:rFonts w:ascii="宋体" w:hAnsi="宋体" w:hint="eastAsia"/>
        </w:rPr>
        <w:t>个</w:t>
      </w:r>
      <w:proofErr w:type="gramEnd"/>
      <w:r>
        <w:rPr>
          <w:rFonts w:ascii="宋体" w:hAnsi="宋体" w:hint="eastAsia"/>
        </w:rPr>
        <w:t>用户与之相同，从而迷惑攻击者。由于k匿名的敏感属性在分类时可能会缺乏多样性，</w:t>
      </w:r>
      <w:del w:id="109" w:author="qzuser" w:date="2018-05-16T17:09:00Z">
        <w:r>
          <w:rPr>
            <w:rFonts w:ascii="宋体" w:hAnsi="宋体" w:hint="eastAsia"/>
          </w:rPr>
          <w:delText>从而</w:delText>
        </w:r>
      </w:del>
      <w:r>
        <w:rPr>
          <w:rFonts w:ascii="宋体" w:hAnsi="宋体" w:hint="eastAsia"/>
        </w:rPr>
        <w:t>导致匿名表产生信息泄露，</w:t>
      </w:r>
      <w:ins w:id="110" w:author="qzuser" w:date="2018-05-16T17:09:00Z">
        <w:r>
          <w:rPr>
            <w:rFonts w:ascii="宋体" w:hAnsi="宋体" w:hint="eastAsia"/>
          </w:rPr>
          <w:t>因而</w:t>
        </w:r>
      </w:ins>
      <w:r>
        <w:rPr>
          <w:rFonts w:ascii="宋体" w:hAnsi="宋体" w:hint="eastAsia"/>
        </w:rPr>
        <w:t>又</w:t>
      </w:r>
      <w:ins w:id="111" w:author="qzuser" w:date="2018-05-16T17:09:00Z">
        <w:r>
          <w:rPr>
            <w:rFonts w:ascii="宋体" w:hAnsi="宋体" w:hint="eastAsia"/>
          </w:rPr>
          <w:t>有人</w:t>
        </w:r>
      </w:ins>
      <w:r>
        <w:rPr>
          <w:rFonts w:ascii="宋体" w:hAnsi="宋体" w:hint="eastAsia"/>
        </w:rPr>
        <w:t>提出了</w:t>
      </w:r>
      <w:del w:id="112" w:author="qzuser" w:date="2018-05-16T17:09:00Z">
        <w:r>
          <w:rPr>
            <w:rFonts w:ascii="宋体" w:hAnsi="宋体" w:hint="eastAsia"/>
          </w:rPr>
          <w:delText>l</w:delText>
        </w:r>
      </w:del>
      <w:ins w:id="113" w:author="qzuser" w:date="2018-05-16T17:09:00Z">
        <w:r>
          <w:rPr>
            <w:rFonts w:ascii="宋体" w:hAnsi="宋体" w:hint="eastAsia"/>
          </w:rPr>
          <w:t>l-</w:t>
        </w:r>
      </w:ins>
      <w:r>
        <w:rPr>
          <w:rFonts w:ascii="宋体" w:hAnsi="宋体" w:hint="eastAsia"/>
        </w:rPr>
        <w:t>多样化</w:t>
      </w:r>
      <w:ins w:id="114" w:author="qzuser" w:date="2018-05-16T17:09:00Z">
        <w:r>
          <w:rPr>
            <w:rFonts w:ascii="宋体" w:hAnsi="宋体" w:hint="eastAsia"/>
          </w:rPr>
          <w:t>技术</w:t>
        </w:r>
      </w:ins>
      <w:r>
        <w:rPr>
          <w:rFonts w:ascii="宋体" w:hAnsi="宋体" w:hint="eastAsia"/>
          <w:vertAlign w:val="superscript"/>
        </w:rPr>
        <w:t>[</w:t>
      </w:r>
      <w:r>
        <w:rPr>
          <w:rFonts w:ascii="宋体" w:hAnsi="宋体"/>
          <w:vertAlign w:val="superscript"/>
        </w:rPr>
        <w:t>13</w:t>
      </w:r>
      <w:r>
        <w:rPr>
          <w:rFonts w:ascii="宋体" w:hAnsi="宋体" w:hint="eastAsia"/>
          <w:vertAlign w:val="superscript"/>
        </w:rPr>
        <w:t>]</w:t>
      </w:r>
      <w:r>
        <w:rPr>
          <w:rFonts w:ascii="宋体" w:hAnsi="宋体" w:hint="eastAsia"/>
        </w:rPr>
        <w:t>，使得匿名组里敏感属性的多样性大于或等于l。</w:t>
      </w:r>
    </w:p>
    <w:p w14:paraId="6CAF9723" w14:textId="77777777" w:rsidR="00C8540E" w:rsidRDefault="00C8540E">
      <w:pPr>
        <w:numPr>
          <w:ilvl w:val="0"/>
          <w:numId w:val="4"/>
        </w:numPr>
        <w:ind w:firstLineChars="0"/>
        <w:rPr>
          <w:rFonts w:ascii="宋体" w:hAnsi="宋体"/>
        </w:rPr>
      </w:pPr>
      <w:r>
        <w:rPr>
          <w:rFonts w:ascii="宋体" w:hAnsi="宋体" w:hint="eastAsia"/>
        </w:rPr>
        <w:t>数据水印技术</w:t>
      </w:r>
    </w:p>
    <w:p w14:paraId="27460371" w14:textId="77777777" w:rsidR="00C8540E" w:rsidRDefault="00C8540E">
      <w:pPr>
        <w:pStyle w:val="af7"/>
        <w:shd w:val="clear" w:color="auto" w:fill="FFFFFF"/>
        <w:spacing w:before="120" w:beforeAutospacing="0" w:after="120" w:afterAutospacing="0"/>
        <w:ind w:firstLineChars="200" w:firstLine="480"/>
        <w:rPr>
          <w:rFonts w:cs="Arial"/>
        </w:rPr>
      </w:pPr>
      <w:r>
        <w:rPr>
          <w:rFonts w:cs="Arial" w:hint="eastAsia"/>
        </w:rPr>
        <w:t>数据水印技术</w:t>
      </w:r>
      <w:r>
        <w:rPr>
          <w:rFonts w:cs="Arial" w:hint="eastAsia"/>
          <w:vertAlign w:val="superscript"/>
        </w:rPr>
        <w:t>[</w:t>
      </w:r>
      <w:r>
        <w:rPr>
          <w:rFonts w:cs="Arial"/>
          <w:vertAlign w:val="superscript"/>
        </w:rPr>
        <w:t>14</w:t>
      </w:r>
      <w:r>
        <w:rPr>
          <w:rFonts w:cs="Arial" w:hint="eastAsia"/>
          <w:vertAlign w:val="superscript"/>
        </w:rPr>
        <w:t>]</w:t>
      </w:r>
      <w:r w:rsidR="007A172D">
        <w:rPr>
          <w:rFonts w:cs="Arial" w:hint="eastAsia"/>
        </w:rPr>
        <w:t>与传统水印或者印章技术类似，通过将</w:t>
      </w:r>
      <w:r>
        <w:rPr>
          <w:rFonts w:cs="Arial"/>
        </w:rPr>
        <w:t>特定的</w:t>
      </w:r>
      <w:r w:rsidR="007A172D">
        <w:rPr>
          <w:rFonts w:cs="Arial" w:hint="eastAsia"/>
        </w:rPr>
        <w:t>数据指纹</w:t>
      </w:r>
      <w:r>
        <w:rPr>
          <w:rFonts w:cs="Arial"/>
        </w:rPr>
        <w:t>信息</w:t>
      </w:r>
      <w:r w:rsidR="007A172D">
        <w:rPr>
          <w:rFonts w:cs="Arial" w:hint="eastAsia"/>
        </w:rPr>
        <w:t>加入到原数据</w:t>
      </w:r>
      <w:r>
        <w:rPr>
          <w:rFonts w:cs="Arial"/>
        </w:rPr>
        <w:t>中，</w:t>
      </w:r>
      <w:r w:rsidR="007A172D">
        <w:rPr>
          <w:rFonts w:cs="Arial" w:hint="eastAsia"/>
        </w:rPr>
        <w:t>已达到防伪标识的作用。所嵌入的水印信息会和原来的数据结合在一起</w:t>
      </w:r>
      <w:r>
        <w:rPr>
          <w:rFonts w:cs="Arial"/>
        </w:rPr>
        <w:t>，</w:t>
      </w:r>
      <w:r w:rsidR="007A172D">
        <w:rPr>
          <w:rFonts w:cs="Arial" w:hint="eastAsia"/>
        </w:rPr>
        <w:t>在拷贝时被会被随之附带拷贝</w:t>
      </w:r>
      <w:r>
        <w:rPr>
          <w:rFonts w:cs="Arial"/>
        </w:rPr>
        <w:t>。数字水印可分为浮现式和隐藏式两种</w:t>
      </w:r>
      <w:del w:id="115" w:author="qzuser" w:date="2018-05-16T17:13:00Z">
        <w:r>
          <w:rPr>
            <w:rFonts w:cs="Arial"/>
          </w:rPr>
          <w:delText>，前者是可被看见的水印，其所包含的信息可在观看图片或视频时同时被看见</w:delText>
        </w:r>
      </w:del>
      <w:r>
        <w:rPr>
          <w:rFonts w:cs="Arial"/>
        </w:rPr>
        <w:t>。一般来说，浮现式的水印通常包含版权拥有者的名称或标志</w:t>
      </w:r>
      <w:ins w:id="116" w:author="qzuser" w:date="2018-05-16T17:13:00Z">
        <w:r>
          <w:rPr>
            <w:rFonts w:cs="Arial" w:hint="eastAsia"/>
          </w:rPr>
          <w:t>，其所包含的信息可在观看图片或视频时同时被看见</w:t>
        </w:r>
      </w:ins>
      <w:r>
        <w:rPr>
          <w:rFonts w:cs="Arial"/>
        </w:rPr>
        <w:t>。隐藏式的水印是以数字数据的方式加入音频、图片或视频中，但在一般的状况下无法被看见。</w:t>
      </w:r>
    </w:p>
    <w:p w14:paraId="43FEC4EA" w14:textId="77777777" w:rsidR="00C8540E" w:rsidRDefault="00C8540E">
      <w:pPr>
        <w:pStyle w:val="2"/>
      </w:pPr>
      <w:bookmarkStart w:id="117" w:name="_Toc514149482"/>
      <w:r>
        <w:rPr>
          <w:rFonts w:hint="eastAsia"/>
        </w:rPr>
        <w:lastRenderedPageBreak/>
        <w:t>数据挖掘</w:t>
      </w:r>
      <w:bookmarkEnd w:id="117"/>
    </w:p>
    <w:p w14:paraId="1FD52E0F" w14:textId="77777777" w:rsidR="00C8540E" w:rsidRDefault="00C8540E">
      <w:pPr>
        <w:pStyle w:val="af2"/>
        <w:numPr>
          <w:ilvl w:val="2"/>
          <w:numId w:val="1"/>
        </w:numPr>
      </w:pPr>
      <w:bookmarkStart w:id="118" w:name="_Toc514149483"/>
      <w:r>
        <w:rPr>
          <w:rFonts w:hint="eastAsia"/>
        </w:rPr>
        <w:t>数据挖掘的概念</w:t>
      </w:r>
      <w:bookmarkEnd w:id="118"/>
    </w:p>
    <w:p w14:paraId="5054C240" w14:textId="77777777" w:rsidR="00C8540E" w:rsidRDefault="00C8540E">
      <w:pPr>
        <w:ind w:firstLine="480"/>
      </w:pPr>
      <w:r>
        <w:rPr>
          <w:rFonts w:hint="eastAsia"/>
        </w:rPr>
        <w:t>数据挖掘</w:t>
      </w:r>
      <w:r>
        <w:rPr>
          <w:rFonts w:hint="eastAsia"/>
          <w:vertAlign w:val="superscript"/>
        </w:rPr>
        <w:t>[</w:t>
      </w:r>
      <w:r>
        <w:rPr>
          <w:vertAlign w:val="superscript"/>
        </w:rPr>
        <w:t>15</w:t>
      </w:r>
      <w:r>
        <w:rPr>
          <w:rFonts w:hint="eastAsia"/>
          <w:vertAlign w:val="superscript"/>
        </w:rPr>
        <w:t>]</w:t>
      </w:r>
      <w:r w:rsidR="006810A7">
        <w:rPr>
          <w:rFonts w:hint="eastAsia"/>
        </w:rPr>
        <w:t>伴随大数据而生</w:t>
      </w:r>
      <w:del w:id="119" w:author="qzuser" w:date="2018-05-16T17:15:00Z">
        <w:r>
          <w:rPr>
            <w:rFonts w:hint="eastAsia"/>
          </w:rPr>
          <w:delText>,</w:delText>
        </w:r>
      </w:del>
      <w:ins w:id="120" w:author="qzuser" w:date="2018-05-16T17:15:00Z">
        <w:r>
          <w:rPr>
            <w:rFonts w:hint="eastAsia"/>
          </w:rPr>
          <w:t>，</w:t>
        </w:r>
      </w:ins>
      <w:r w:rsidR="006810A7">
        <w:rPr>
          <w:rFonts w:hint="eastAsia"/>
        </w:rPr>
        <w:t>为充分有效利用海量数据提供了方法论。</w:t>
      </w:r>
      <w:r>
        <w:rPr>
          <w:rFonts w:hint="eastAsia"/>
        </w:rPr>
        <w:t>它</w:t>
      </w:r>
      <w:r w:rsidR="006810A7">
        <w:rPr>
          <w:rFonts w:hint="eastAsia"/>
        </w:rPr>
        <w:t>往往结合了统计学，应用数学以及机器学习</w:t>
      </w:r>
      <w:r>
        <w:rPr>
          <w:rFonts w:hint="eastAsia"/>
        </w:rPr>
        <w:t>等最新技术的研究成果，从大量数据中提取知识和模式。</w:t>
      </w:r>
      <w:r w:rsidR="006810A7">
        <w:rPr>
          <w:rFonts w:hint="eastAsia"/>
        </w:rPr>
        <w:t>通过采用某些特定方法对大规模数据进行分析，以提取潜在有价值的信息</w:t>
      </w:r>
      <w:r>
        <w:rPr>
          <w:rFonts w:hint="eastAsia"/>
        </w:rPr>
        <w:t>，</w:t>
      </w:r>
      <w:r w:rsidR="006810A7">
        <w:rPr>
          <w:rFonts w:hint="eastAsia"/>
        </w:rPr>
        <w:t>比如数据之间的联系，数据分类，或异常数据的检测等</w:t>
      </w:r>
      <w:r>
        <w:rPr>
          <w:rFonts w:hint="eastAsia"/>
        </w:rPr>
        <w:t>。</w:t>
      </w:r>
    </w:p>
    <w:p w14:paraId="5EACF20E" w14:textId="77777777" w:rsidR="00C8540E" w:rsidRDefault="00C8540E">
      <w:pPr>
        <w:pStyle w:val="afa"/>
        <w:widowControl/>
        <w:numPr>
          <w:ilvl w:val="0"/>
          <w:numId w:val="5"/>
        </w:numPr>
        <w:spacing w:before="240" w:after="60" w:line="312" w:lineRule="auto"/>
        <w:ind w:firstLineChars="0"/>
        <w:jc w:val="left"/>
        <w:outlineLvl w:val="2"/>
        <w:rPr>
          <w:rFonts w:ascii="Calibri Light" w:eastAsia="黑体" w:hAnsi="Calibri Light"/>
          <w:bCs/>
          <w:vanish/>
          <w:kern w:val="28"/>
          <w:szCs w:val="32"/>
        </w:rPr>
      </w:pPr>
      <w:bookmarkStart w:id="121" w:name="_Toc514149484"/>
      <w:bookmarkEnd w:id="121"/>
    </w:p>
    <w:p w14:paraId="2BCEF700" w14:textId="77777777" w:rsidR="00C8540E" w:rsidRDefault="00C8540E">
      <w:pPr>
        <w:pStyle w:val="afa"/>
        <w:widowControl/>
        <w:numPr>
          <w:ilvl w:val="0"/>
          <w:numId w:val="5"/>
        </w:numPr>
        <w:spacing w:before="240" w:after="60" w:line="312" w:lineRule="auto"/>
        <w:ind w:firstLineChars="0"/>
        <w:jc w:val="left"/>
        <w:outlineLvl w:val="2"/>
        <w:rPr>
          <w:rFonts w:ascii="Calibri Light" w:eastAsia="黑体" w:hAnsi="Calibri Light"/>
          <w:bCs/>
          <w:vanish/>
          <w:kern w:val="28"/>
          <w:szCs w:val="32"/>
        </w:rPr>
      </w:pPr>
      <w:bookmarkStart w:id="122" w:name="_Toc514149485"/>
      <w:bookmarkEnd w:id="122"/>
    </w:p>
    <w:p w14:paraId="3DE694C4" w14:textId="77777777" w:rsidR="00C8540E" w:rsidRDefault="00C8540E">
      <w:pPr>
        <w:pStyle w:val="afa"/>
        <w:widowControl/>
        <w:numPr>
          <w:ilvl w:val="1"/>
          <w:numId w:val="5"/>
        </w:numPr>
        <w:spacing w:before="240" w:after="60" w:line="312" w:lineRule="auto"/>
        <w:ind w:firstLineChars="0"/>
        <w:jc w:val="left"/>
        <w:outlineLvl w:val="2"/>
        <w:rPr>
          <w:rFonts w:ascii="Calibri Light" w:eastAsia="黑体" w:hAnsi="Calibri Light"/>
          <w:bCs/>
          <w:vanish/>
          <w:kern w:val="28"/>
          <w:szCs w:val="32"/>
        </w:rPr>
      </w:pPr>
      <w:bookmarkStart w:id="123" w:name="_Toc514149486"/>
      <w:bookmarkEnd w:id="123"/>
    </w:p>
    <w:p w14:paraId="51E5EDE8" w14:textId="77777777" w:rsidR="00C8540E" w:rsidRDefault="00C8540E">
      <w:pPr>
        <w:pStyle w:val="afa"/>
        <w:widowControl/>
        <w:numPr>
          <w:ilvl w:val="1"/>
          <w:numId w:val="5"/>
        </w:numPr>
        <w:spacing w:before="240" w:after="60" w:line="312" w:lineRule="auto"/>
        <w:ind w:firstLineChars="0"/>
        <w:jc w:val="left"/>
        <w:outlineLvl w:val="2"/>
        <w:rPr>
          <w:rFonts w:ascii="Calibri Light" w:eastAsia="黑体" w:hAnsi="Calibri Light"/>
          <w:bCs/>
          <w:vanish/>
          <w:kern w:val="28"/>
          <w:szCs w:val="32"/>
        </w:rPr>
      </w:pPr>
      <w:bookmarkStart w:id="124" w:name="_Toc514149487"/>
      <w:bookmarkEnd w:id="124"/>
    </w:p>
    <w:p w14:paraId="7CE4BACA" w14:textId="77777777" w:rsidR="00C8540E" w:rsidRDefault="00C8540E">
      <w:pPr>
        <w:pStyle w:val="afa"/>
        <w:widowControl/>
        <w:numPr>
          <w:ilvl w:val="2"/>
          <w:numId w:val="5"/>
        </w:numPr>
        <w:spacing w:before="240" w:after="60" w:line="312" w:lineRule="auto"/>
        <w:ind w:firstLineChars="0"/>
        <w:jc w:val="left"/>
        <w:outlineLvl w:val="2"/>
        <w:rPr>
          <w:rFonts w:ascii="Calibri Light" w:eastAsia="黑体" w:hAnsi="Calibri Light"/>
          <w:bCs/>
          <w:vanish/>
          <w:kern w:val="28"/>
          <w:szCs w:val="32"/>
        </w:rPr>
      </w:pPr>
      <w:bookmarkStart w:id="125" w:name="_Toc514149488"/>
      <w:bookmarkEnd w:id="125"/>
    </w:p>
    <w:p w14:paraId="6DDECB98" w14:textId="77777777" w:rsidR="00C8540E" w:rsidRDefault="00C8540E">
      <w:pPr>
        <w:pStyle w:val="af2"/>
        <w:numPr>
          <w:ilvl w:val="2"/>
          <w:numId w:val="5"/>
        </w:numPr>
      </w:pPr>
      <w:bookmarkStart w:id="126" w:name="_Toc514149489"/>
      <w:r>
        <w:rPr>
          <w:rFonts w:hint="eastAsia"/>
        </w:rPr>
        <w:t>数据挖掘的过程</w:t>
      </w:r>
      <w:bookmarkEnd w:id="126"/>
    </w:p>
    <w:p w14:paraId="17357BEF" w14:textId="77777777" w:rsidR="00C8540E" w:rsidRDefault="00C8540E">
      <w:pPr>
        <w:numPr>
          <w:ilvl w:val="0"/>
          <w:numId w:val="6"/>
        </w:numPr>
        <w:ind w:firstLineChars="0"/>
      </w:pPr>
      <w:r>
        <w:rPr>
          <w:rFonts w:hint="eastAsia"/>
        </w:rPr>
        <w:t>数据预处理</w:t>
      </w:r>
    </w:p>
    <w:p w14:paraId="79E04115" w14:textId="77777777" w:rsidR="00C8540E" w:rsidRDefault="00C8540E">
      <w:pPr>
        <w:ind w:firstLine="480"/>
      </w:pPr>
      <w:r>
        <w:rPr>
          <w:rFonts w:hint="eastAsia"/>
        </w:rPr>
        <w:t>在使用挖掘算法计算之前，必须收集数据集。由于数据挖掘只能发现存在于数据中的模式，所以数据</w:t>
      </w:r>
      <w:proofErr w:type="gramStart"/>
      <w:r>
        <w:rPr>
          <w:rFonts w:hint="eastAsia"/>
        </w:rPr>
        <w:t>集应该</w:t>
      </w:r>
      <w:proofErr w:type="gramEnd"/>
      <w:r>
        <w:rPr>
          <w:rFonts w:hint="eastAsia"/>
        </w:rPr>
        <w:t>足够大</w:t>
      </w:r>
      <w:ins w:id="127" w:author="qzuser" w:date="2018-05-16T17:18:00Z">
        <w:r>
          <w:rPr>
            <w:rFonts w:hint="eastAsia"/>
          </w:rPr>
          <w:t>，</w:t>
        </w:r>
      </w:ins>
      <w:r>
        <w:rPr>
          <w:rFonts w:hint="eastAsia"/>
        </w:rPr>
        <w:t>以</w:t>
      </w:r>
      <w:del w:id="128" w:author="qzuser" w:date="2018-05-16T17:17:00Z">
        <w:r>
          <w:rPr>
            <w:rFonts w:hint="eastAsia"/>
          </w:rPr>
          <w:delText>至于能</w:delText>
        </w:r>
      </w:del>
      <w:r>
        <w:rPr>
          <w:rFonts w:hint="eastAsia"/>
        </w:rPr>
        <w:t>包含这些模式。对于分析多元数据集来说，数据预处理是必不可少的一个过程，通过预处理过程来剔除噪声数据和</w:t>
      </w:r>
      <w:ins w:id="129" w:author="qzuser" w:date="2018-05-16T17:19:00Z">
        <w:r>
          <w:rPr>
            <w:rFonts w:hint="eastAsia"/>
          </w:rPr>
          <w:t>修补</w:t>
        </w:r>
      </w:ins>
      <w:r>
        <w:rPr>
          <w:rFonts w:hint="eastAsia"/>
        </w:rPr>
        <w:t>缺失数据，以提高挖掘结果的准确性。</w:t>
      </w:r>
    </w:p>
    <w:p w14:paraId="2B2DCADA" w14:textId="77777777" w:rsidR="00C8540E" w:rsidRDefault="00C8540E">
      <w:pPr>
        <w:numPr>
          <w:ilvl w:val="0"/>
          <w:numId w:val="6"/>
        </w:numPr>
        <w:ind w:firstLineChars="0"/>
      </w:pPr>
      <w:r>
        <w:rPr>
          <w:rFonts w:hint="eastAsia"/>
        </w:rPr>
        <w:t>数据挖掘</w:t>
      </w:r>
    </w:p>
    <w:p w14:paraId="16CBC95E" w14:textId="77777777" w:rsidR="00C8540E" w:rsidRDefault="00C8540E">
      <w:pPr>
        <w:ind w:firstLine="480"/>
      </w:pPr>
      <w:r>
        <w:rPr>
          <w:rFonts w:hint="eastAsia"/>
        </w:rPr>
        <w:t>数据挖掘过程通常涉及六种常见的任务：异常检测，用来</w:t>
      </w:r>
      <w:del w:id="130" w:author="qzuser" w:date="2018-05-16T17:20:00Z">
        <w:r>
          <w:rPr>
            <w:rFonts w:hint="eastAsia"/>
          </w:rPr>
          <w:delText>是被</w:delText>
        </w:r>
      </w:del>
      <w:ins w:id="131" w:author="qzuser" w:date="2018-05-16T17:20:00Z">
        <w:r>
          <w:rPr>
            <w:rFonts w:hint="eastAsia"/>
          </w:rPr>
          <w:t>识别</w:t>
        </w:r>
      </w:ins>
      <w:r>
        <w:rPr>
          <w:rFonts w:hint="eastAsia"/>
        </w:rPr>
        <w:t>异常数据；关联学习规则，用来搜索变量之间的关系；聚类，在数据集中发现具有某些相同特征的数据子集；分类，将已知的分类或者结构应用于未知的数据，对其进行分类；回归</w:t>
      </w:r>
      <w:del w:id="132" w:author="qzuser" w:date="2018-05-16T17:21:00Z">
        <w:r>
          <w:rPr>
            <w:rFonts w:hint="eastAsia"/>
          </w:rPr>
          <w:delText>：</w:delText>
        </w:r>
      </w:del>
      <w:ins w:id="133" w:author="qzuser" w:date="2018-05-16T17:21:00Z">
        <w:r>
          <w:rPr>
            <w:rFonts w:hint="eastAsia"/>
          </w:rPr>
          <w:t>，</w:t>
        </w:r>
      </w:ins>
      <w:r>
        <w:rPr>
          <w:rFonts w:hint="eastAsia"/>
        </w:rPr>
        <w:t>寻找用最小错误对数据建模的函数；汇总，</w:t>
      </w:r>
      <w:r w:rsidR="001F7998">
        <w:rPr>
          <w:rFonts w:hint="eastAsia"/>
        </w:rPr>
        <w:t>通过图表的方式将数据更加紧凑的可视化出来</w:t>
      </w:r>
      <w:r>
        <w:rPr>
          <w:rFonts w:hint="eastAsia"/>
        </w:rPr>
        <w:t>。</w:t>
      </w:r>
    </w:p>
    <w:p w14:paraId="22F8C928" w14:textId="77777777" w:rsidR="00C8540E" w:rsidRDefault="00C8540E">
      <w:pPr>
        <w:numPr>
          <w:ilvl w:val="0"/>
          <w:numId w:val="6"/>
        </w:numPr>
        <w:ind w:firstLineChars="0"/>
      </w:pPr>
      <w:r>
        <w:rPr>
          <w:rFonts w:hint="eastAsia"/>
        </w:rPr>
        <w:t>结果验证</w:t>
      </w:r>
    </w:p>
    <w:p w14:paraId="3D49CB3D" w14:textId="77777777" w:rsidR="00C8540E" w:rsidRDefault="00C8540E">
      <w:pPr>
        <w:ind w:firstLine="480"/>
      </w:pPr>
      <w:r>
        <w:rPr>
          <w:rFonts w:hint="eastAsia"/>
        </w:rPr>
        <w:t>如果数据挖掘方法</w:t>
      </w:r>
      <w:del w:id="134" w:author="qzuser" w:date="2018-05-16T17:22:00Z">
        <w:r>
          <w:rPr>
            <w:rFonts w:hint="eastAsia"/>
          </w:rPr>
          <w:delText>在不知情的情况下</w:delText>
        </w:r>
      </w:del>
      <w:r>
        <w:rPr>
          <w:rFonts w:hint="eastAsia"/>
        </w:rPr>
        <w:t>被误用，可能会产生一个看似很重要实则在其他新的数据集上不能复现的结果，这种结果通常是</w:t>
      </w:r>
      <w:del w:id="135" w:author="qzuser" w:date="2018-05-16T17:23:00Z">
        <w:r>
          <w:rPr>
            <w:rFonts w:hint="eastAsia"/>
          </w:rPr>
          <w:delText>由于</w:delText>
        </w:r>
      </w:del>
      <w:r>
        <w:rPr>
          <w:rFonts w:hint="eastAsia"/>
        </w:rPr>
        <w:t>使用了太多假设或者不符合假设统计规律所造成</w:t>
      </w:r>
      <w:ins w:id="136" w:author="qzuser" w:date="2018-05-16T17:23:00Z">
        <w:r>
          <w:rPr>
            <w:rFonts w:hint="eastAsia"/>
          </w:rPr>
          <w:t>的</w:t>
        </w:r>
      </w:ins>
      <w:r>
        <w:rPr>
          <w:rFonts w:hint="eastAsia"/>
        </w:rPr>
        <w:t>，在机器学习中</w:t>
      </w:r>
      <w:ins w:id="137" w:author="qzuser" w:date="2018-05-16T17:23:00Z">
        <w:r>
          <w:rPr>
            <w:rFonts w:hint="eastAsia"/>
          </w:rPr>
          <w:t>的</w:t>
        </w:r>
      </w:ins>
      <w:r>
        <w:rPr>
          <w:rFonts w:hint="eastAsia"/>
        </w:rPr>
        <w:t>一个例子就是过度拟合。所以在进行数据挖掘之后，往往需要在更大的数据集中验证所得模式是否正确。数据挖掘所得到的模式并不是一直都是有效的，很多挖掘算法所得到的结果并不能够在更宽泛的数据集中复现。</w:t>
      </w:r>
    </w:p>
    <w:p w14:paraId="5306B67B" w14:textId="77777777" w:rsidR="00C8540E" w:rsidRDefault="00C8540E">
      <w:pPr>
        <w:ind w:firstLine="480"/>
      </w:pPr>
    </w:p>
    <w:p w14:paraId="439365EC" w14:textId="77777777" w:rsidR="00C8540E" w:rsidRDefault="00C8540E">
      <w:pPr>
        <w:pStyle w:val="2"/>
      </w:pPr>
      <w:bookmarkStart w:id="138" w:name="_Toc514149490"/>
      <w:r>
        <w:rPr>
          <w:rFonts w:hint="eastAsia"/>
        </w:rPr>
        <w:lastRenderedPageBreak/>
        <w:t>聚类算法</w:t>
      </w:r>
      <w:bookmarkEnd w:id="138"/>
    </w:p>
    <w:p w14:paraId="08B9F564" w14:textId="77777777" w:rsidR="00C8540E" w:rsidRDefault="00C8540E">
      <w:pPr>
        <w:pStyle w:val="af2"/>
        <w:numPr>
          <w:ilvl w:val="2"/>
          <w:numId w:val="1"/>
        </w:numPr>
      </w:pPr>
      <w:bookmarkStart w:id="139" w:name="_Toc514149491"/>
      <w:r>
        <w:rPr>
          <w:rFonts w:hint="eastAsia"/>
        </w:rPr>
        <w:t>聚类算法概述</w:t>
      </w:r>
      <w:bookmarkEnd w:id="139"/>
    </w:p>
    <w:p w14:paraId="6107AAF5" w14:textId="77777777" w:rsidR="00C8540E" w:rsidRDefault="00067869">
      <w:pPr>
        <w:ind w:firstLine="480"/>
      </w:pPr>
      <w:ins w:id="140" w:author="tao chaoquan" w:date="2018-05-17T21:40:00Z">
        <w:r>
          <w:rPr>
            <w:rFonts w:hint="eastAsia"/>
            <w:shd w:val="clear" w:color="auto" w:fill="FFFFFF"/>
          </w:rPr>
          <w:t>聚类分析是目前大数据分析的常用手段之一。</w:t>
        </w:r>
      </w:ins>
      <w:commentRangeStart w:id="141"/>
      <w:r w:rsidR="00C8540E">
        <w:rPr>
          <w:rFonts w:hint="eastAsia"/>
          <w:shd w:val="clear" w:color="auto" w:fill="FFFFFF"/>
        </w:rPr>
        <w:t>聚类分析</w:t>
      </w:r>
      <w:ins w:id="142" w:author="tao chaoquan" w:date="2018-05-17T21:37:00Z">
        <w:r>
          <w:rPr>
            <w:rFonts w:hint="eastAsia"/>
            <w:shd w:val="clear" w:color="auto" w:fill="FFFFFF"/>
          </w:rPr>
          <w:t>也</w:t>
        </w:r>
      </w:ins>
      <w:del w:id="143" w:author="tao chaoquan" w:date="2018-05-17T21:37:00Z">
        <w:r w:rsidR="00C8540E" w:rsidDel="00067869">
          <w:rPr>
            <w:rFonts w:hint="eastAsia"/>
            <w:shd w:val="clear" w:color="auto" w:fill="FFFFFF"/>
          </w:rPr>
          <w:delText>又</w:delText>
        </w:r>
      </w:del>
      <w:r w:rsidR="00C8540E">
        <w:rPr>
          <w:rFonts w:hint="eastAsia"/>
          <w:shd w:val="clear" w:color="auto" w:fill="FFFFFF"/>
        </w:rPr>
        <w:t>称群集分析，</w:t>
      </w:r>
      <w:ins w:id="144" w:author="tao chaoquan" w:date="2018-05-17T21:42:00Z">
        <w:r w:rsidR="00382EA9">
          <w:rPr>
            <w:shd w:val="clear" w:color="auto" w:fill="FFFFFF"/>
          </w:rPr>
          <w:t>将本没有类别参考的数据进行分析</w:t>
        </w:r>
        <w:r w:rsidR="00382EA9">
          <w:rPr>
            <w:rFonts w:hint="eastAsia"/>
            <w:shd w:val="clear" w:color="auto" w:fill="FFFFFF"/>
          </w:rPr>
          <w:t>和</w:t>
        </w:r>
        <w:r w:rsidR="00382EA9">
          <w:rPr>
            <w:shd w:val="clear" w:color="auto" w:fill="FFFFFF"/>
          </w:rPr>
          <w:t>划分</w:t>
        </w:r>
        <w:r w:rsidR="00382EA9">
          <w:rPr>
            <w:rFonts w:hint="eastAsia"/>
            <w:shd w:val="clear" w:color="auto" w:fill="FFFFFF"/>
          </w:rPr>
          <w:t>，</w:t>
        </w:r>
      </w:ins>
      <w:del w:id="145" w:author="tao chaoquan" w:date="2018-05-17T21:42:00Z">
        <w:r w:rsidR="00C8540E" w:rsidDel="00382EA9">
          <w:rPr>
            <w:rFonts w:hint="eastAsia"/>
            <w:shd w:val="clear" w:color="auto" w:fill="FFFFFF"/>
          </w:rPr>
          <w:delText>指</w:delText>
        </w:r>
      </w:del>
      <w:r w:rsidR="00C8540E">
        <w:rPr>
          <w:rFonts w:hint="eastAsia"/>
          <w:shd w:val="clear" w:color="auto" w:fill="FFFFFF"/>
        </w:rPr>
        <w:t>把相似的对象通过静态分类的方法分成不同的组别或者更多的簇</w:t>
      </w:r>
      <w:del w:id="146" w:author="tao chaoquan" w:date="2018-05-17T21:42:00Z">
        <w:r w:rsidR="00C8540E" w:rsidDel="00382EA9">
          <w:rPr>
            <w:rFonts w:hint="eastAsia"/>
            <w:shd w:val="clear" w:color="auto" w:fill="FFFFFF"/>
          </w:rPr>
          <w:delText>，</w:delText>
        </w:r>
        <w:r w:rsidR="00C8540E" w:rsidDel="00382EA9">
          <w:rPr>
            <w:shd w:val="clear" w:color="auto" w:fill="FFFFFF"/>
          </w:rPr>
          <w:delText>将本没有类别参考的数据进行分析</w:delText>
        </w:r>
        <w:r w:rsidR="00C8540E" w:rsidDel="00382EA9">
          <w:rPr>
            <w:rFonts w:hint="eastAsia"/>
            <w:shd w:val="clear" w:color="auto" w:fill="FFFFFF"/>
          </w:rPr>
          <w:delText>和</w:delText>
        </w:r>
        <w:r w:rsidR="00C8540E" w:rsidDel="00382EA9">
          <w:rPr>
            <w:shd w:val="clear" w:color="auto" w:fill="FFFFFF"/>
          </w:rPr>
          <w:delText>划分</w:delText>
        </w:r>
        <w:r w:rsidR="00C8540E" w:rsidDel="00067869">
          <w:rPr>
            <w:rFonts w:hint="eastAsia"/>
            <w:shd w:val="clear" w:color="auto" w:fill="FFFFFF"/>
          </w:rPr>
          <w:delText>，根据数据来发掘数据对象及其关系信息，</w:delText>
        </w:r>
        <w:r w:rsidR="00C8540E" w:rsidDel="00382EA9">
          <w:rPr>
            <w:shd w:val="clear" w:color="auto" w:fill="FFFFFF"/>
          </w:rPr>
          <w:delText>并将这些数据</w:delText>
        </w:r>
        <w:r w:rsidR="00C8540E" w:rsidDel="00382EA9">
          <w:rPr>
            <w:rFonts w:hint="eastAsia"/>
            <w:shd w:val="clear" w:color="auto" w:fill="FFFFFF"/>
          </w:rPr>
          <w:delText>分成不同簇</w:delText>
        </w:r>
      </w:del>
      <w:r w:rsidR="00C8540E">
        <w:rPr>
          <w:shd w:val="clear" w:color="auto" w:fill="FFFFFF"/>
        </w:rPr>
        <w:t>。</w:t>
      </w:r>
      <w:commentRangeEnd w:id="141"/>
      <w:r w:rsidR="00C8540E">
        <w:commentReference w:id="141"/>
      </w:r>
      <w:r w:rsidR="00C8540E">
        <w:rPr>
          <w:rFonts w:hint="eastAsia"/>
          <w:shd w:val="clear" w:color="auto" w:fill="FFFFFF"/>
        </w:rPr>
        <w:t>聚类分</w:t>
      </w:r>
      <w:del w:id="147" w:author="tao chaoquan" w:date="2018-05-17T21:38:00Z">
        <w:r w:rsidR="00C8540E" w:rsidDel="00067869">
          <w:rPr>
            <w:rFonts w:hint="eastAsia"/>
            <w:shd w:val="clear" w:color="auto" w:fill="FFFFFF"/>
          </w:rPr>
          <w:delText>析本身不是</w:delText>
        </w:r>
      </w:del>
      <w:ins w:id="148" w:author="tao chaoquan" w:date="2018-05-17T21:38:00Z">
        <w:r>
          <w:rPr>
            <w:rFonts w:hint="eastAsia"/>
            <w:shd w:val="clear" w:color="auto" w:fill="FFFFFF"/>
          </w:rPr>
          <w:t>没有指定</w:t>
        </w:r>
      </w:ins>
      <w:r w:rsidR="00C8540E">
        <w:rPr>
          <w:rFonts w:hint="eastAsia"/>
          <w:shd w:val="clear" w:color="auto" w:fill="FFFFFF"/>
        </w:rPr>
        <w:t>特定的算法，但它可以根据不同的需求被各种不同的算法所实现。</w:t>
      </w:r>
      <w:proofErr w:type="gramStart"/>
      <w:r w:rsidR="00C8540E">
        <w:rPr>
          <w:rFonts w:hint="eastAsia"/>
          <w:shd w:val="clear" w:color="auto" w:fill="FFFFFF"/>
        </w:rPr>
        <w:t>簇</w:t>
      </w:r>
      <w:proofErr w:type="gramEnd"/>
      <w:del w:id="149" w:author="tao chaoquan" w:date="2018-05-17T21:38:00Z">
        <w:r w:rsidR="00C8540E" w:rsidDel="00067869">
          <w:rPr>
            <w:rFonts w:hint="eastAsia"/>
            <w:shd w:val="clear" w:color="auto" w:fill="FFFFFF"/>
          </w:rPr>
          <w:delText>这个概念不能够被精确定义</w:delText>
        </w:r>
      </w:del>
      <w:ins w:id="150" w:author="tao chaoquan" w:date="2018-05-17T21:39:00Z">
        <w:r>
          <w:rPr>
            <w:rFonts w:hint="eastAsia"/>
            <w:shd w:val="clear" w:color="auto" w:fill="FFFFFF"/>
          </w:rPr>
          <w:t>指的是具有某些共同特征的数据的集合</w:t>
        </w:r>
      </w:ins>
      <w:r w:rsidR="00C8540E">
        <w:rPr>
          <w:rFonts w:hint="eastAsia"/>
          <w:shd w:val="clear" w:color="auto" w:fill="FFFFFF"/>
        </w:rPr>
        <w:t>，不同的实现算法</w:t>
      </w:r>
      <w:ins w:id="151" w:author="tao chaoquan" w:date="2018-05-17T21:39:00Z">
        <w:r>
          <w:rPr>
            <w:rFonts w:hint="eastAsia"/>
            <w:shd w:val="clear" w:color="auto" w:fill="FFFFFF"/>
          </w:rPr>
          <w:t>，不同的聚类</w:t>
        </w:r>
      </w:ins>
      <w:ins w:id="152" w:author="tao chaoquan" w:date="2018-05-17T21:43:00Z">
        <w:r w:rsidR="00382EA9">
          <w:rPr>
            <w:rFonts w:hint="eastAsia"/>
            <w:shd w:val="clear" w:color="auto" w:fill="FFFFFF"/>
          </w:rPr>
          <w:t>标准</w:t>
        </w:r>
      </w:ins>
      <w:ins w:id="153" w:author="tao chaoquan" w:date="2018-05-17T21:39:00Z">
        <w:r>
          <w:rPr>
            <w:rFonts w:hint="eastAsia"/>
            <w:shd w:val="clear" w:color="auto" w:fill="FFFFFF"/>
          </w:rPr>
          <w:t>都</w:t>
        </w:r>
      </w:ins>
      <w:r w:rsidR="00C8540E">
        <w:rPr>
          <w:rFonts w:hint="eastAsia"/>
          <w:shd w:val="clear" w:color="auto" w:fill="FFFFFF"/>
        </w:rPr>
        <w:t>会得到不同的簇，这也是为什么会有很多不同的聚类算法的原因之一。</w:t>
      </w:r>
    </w:p>
    <w:p w14:paraId="7E366A97" w14:textId="77777777" w:rsidR="00C8540E" w:rsidRDefault="00C8540E">
      <w:pPr>
        <w:pStyle w:val="af2"/>
        <w:numPr>
          <w:ilvl w:val="2"/>
          <w:numId w:val="1"/>
        </w:numPr>
      </w:pPr>
      <w:bookmarkStart w:id="154" w:name="_Toc514149492"/>
      <w:r>
        <w:rPr>
          <w:rFonts w:hint="eastAsia"/>
        </w:rPr>
        <w:t>聚类算法分类</w:t>
      </w:r>
      <w:bookmarkEnd w:id="154"/>
    </w:p>
    <w:p w14:paraId="08A43126" w14:textId="77777777" w:rsidR="00C8540E" w:rsidRDefault="00C8540E">
      <w:pPr>
        <w:ind w:firstLine="480"/>
      </w:pPr>
      <w:r>
        <w:rPr>
          <w:rFonts w:hint="eastAsia"/>
        </w:rPr>
        <w:t>按照聚类算法所采用的思想不同，大</w:t>
      </w:r>
      <w:del w:id="155" w:author="qzuser" w:date="2018-05-16T17:27:00Z">
        <w:r>
          <w:rPr>
            <w:rFonts w:hint="eastAsia"/>
          </w:rPr>
          <w:delText>概</w:delText>
        </w:r>
      </w:del>
      <w:ins w:id="156" w:author="qzuser" w:date="2018-05-16T17:27:00Z">
        <w:r>
          <w:rPr>
            <w:rFonts w:hint="eastAsia"/>
          </w:rPr>
          <w:t>致</w:t>
        </w:r>
      </w:ins>
      <w:r>
        <w:rPr>
          <w:rFonts w:hint="eastAsia"/>
        </w:rPr>
        <w:t>可分为五类</w:t>
      </w:r>
      <w:r>
        <w:rPr>
          <w:rFonts w:hint="eastAsia"/>
          <w:vertAlign w:val="superscript"/>
        </w:rPr>
        <w:t>[</w:t>
      </w:r>
      <w:r>
        <w:rPr>
          <w:vertAlign w:val="superscript"/>
        </w:rPr>
        <w:t>16</w:t>
      </w:r>
      <w:r>
        <w:rPr>
          <w:rFonts w:hint="eastAsia"/>
          <w:vertAlign w:val="superscript"/>
        </w:rPr>
        <w:t>]</w:t>
      </w:r>
      <w:r>
        <w:rPr>
          <w:rFonts w:hint="eastAsia"/>
        </w:rPr>
        <w:t>。</w:t>
      </w:r>
    </w:p>
    <w:p w14:paraId="1DFE2FE3" w14:textId="77777777" w:rsidR="00C8540E" w:rsidRDefault="00C8540E">
      <w:pPr>
        <w:numPr>
          <w:ilvl w:val="0"/>
          <w:numId w:val="7"/>
        </w:numPr>
        <w:ind w:firstLineChars="0"/>
      </w:pPr>
      <w:r>
        <w:rPr>
          <w:rFonts w:hint="eastAsia"/>
        </w:rPr>
        <w:t>层次聚类算法</w:t>
      </w:r>
    </w:p>
    <w:p w14:paraId="3B7FC9F8" w14:textId="77777777" w:rsidR="00C8540E" w:rsidRDefault="00C8540E">
      <w:pPr>
        <w:ind w:firstLine="480"/>
      </w:pPr>
      <w:r>
        <w:rPr>
          <w:rFonts w:hint="eastAsia"/>
        </w:rPr>
        <w:t>通过计算不同类别数据点之间的相似度来创建一棵有层次的嵌套聚类树。在聚类树中，不同类别的原始数据点是树的叶子节点，树的顶层是一个聚类的根节点。创建聚类</w:t>
      </w:r>
      <w:proofErr w:type="gramStart"/>
      <w:r>
        <w:rPr>
          <w:rFonts w:hint="eastAsia"/>
        </w:rPr>
        <w:t>树分为</w:t>
      </w:r>
      <w:proofErr w:type="gramEnd"/>
      <w:r>
        <w:rPr>
          <w:rFonts w:hint="eastAsia"/>
        </w:rPr>
        <w:t>自上而下的合并聚类和自下而上的分解聚类两种方法。自上而下聚类先将所有原始数据点看作一个聚类，然后根据每个原始节点之间的差异性将其不断分解。自下而上聚类先将每个原始数据点看作一个原子聚类，然后根据彼此之间的相似性不断进行聚合。</w:t>
      </w:r>
    </w:p>
    <w:p w14:paraId="3073F2E8" w14:textId="77777777" w:rsidR="00C8540E" w:rsidRDefault="00C8540E">
      <w:pPr>
        <w:numPr>
          <w:ilvl w:val="0"/>
          <w:numId w:val="7"/>
        </w:numPr>
        <w:ind w:firstLineChars="0"/>
      </w:pPr>
      <w:r>
        <w:rPr>
          <w:rFonts w:hint="eastAsia"/>
        </w:rPr>
        <w:t>分割聚类算法</w:t>
      </w:r>
    </w:p>
    <w:p w14:paraId="6B3A7084" w14:textId="77777777" w:rsidR="00C8540E" w:rsidRDefault="00C8540E">
      <w:pPr>
        <w:ind w:firstLine="480"/>
      </w:pPr>
      <w:r>
        <w:rPr>
          <w:rFonts w:hint="eastAsia"/>
        </w:rPr>
        <w:t>首先将数据集分割为</w:t>
      </w:r>
      <w:r>
        <w:rPr>
          <w:rFonts w:hint="eastAsia"/>
        </w:rPr>
        <w:t>k</w:t>
      </w:r>
      <w:proofErr w:type="gramStart"/>
      <w:r>
        <w:rPr>
          <w:rFonts w:hint="eastAsia"/>
        </w:rPr>
        <w:t>个</w:t>
      </w:r>
      <w:proofErr w:type="gramEnd"/>
      <w:r>
        <w:rPr>
          <w:rFonts w:hint="eastAsia"/>
        </w:rPr>
        <w:t>划分，然后通过</w:t>
      </w:r>
      <w:proofErr w:type="gramStart"/>
      <w:r>
        <w:rPr>
          <w:rFonts w:hint="eastAsia"/>
        </w:rPr>
        <w:t>迭代某</w:t>
      </w:r>
      <w:proofErr w:type="gramEnd"/>
      <w:r>
        <w:rPr>
          <w:rFonts w:hint="eastAsia"/>
        </w:rPr>
        <w:t>特定算法，使得某个指标最优以达到最终结果。这种聚类算法又可详细划分为基于图论的聚类、基于网格的聚类、基于平方差的聚类和基于密度的聚类。</w:t>
      </w:r>
    </w:p>
    <w:p w14:paraId="3BFB67AC" w14:textId="77777777" w:rsidR="00C8540E" w:rsidRDefault="00C8540E">
      <w:pPr>
        <w:ind w:firstLine="480"/>
      </w:pPr>
      <w:r>
        <w:rPr>
          <w:rFonts w:hint="eastAsia"/>
        </w:rPr>
        <w:t>基于图论的聚类将聚类转换为组合优化问题，然后利用图论相关知识，并结合启发式算法来求解原问题。其一般做法是，先构造数据集的最小生成树，然后逐步删除最小生成树中最大长度的边，形成更多聚类。</w:t>
      </w:r>
    </w:p>
    <w:p w14:paraId="36C504BB" w14:textId="77777777" w:rsidR="00C8540E" w:rsidRDefault="00C8540E">
      <w:pPr>
        <w:ind w:firstLine="480"/>
      </w:pPr>
      <w:r>
        <w:rPr>
          <w:rFonts w:hint="eastAsia"/>
        </w:rPr>
        <w:t>基于网格的聚类算法</w:t>
      </w:r>
      <w:r>
        <w:rPr>
          <w:vertAlign w:val="superscript"/>
        </w:rPr>
        <w:t>[</w:t>
      </w:r>
      <w:r>
        <w:rPr>
          <w:rFonts w:hint="eastAsia"/>
          <w:vertAlign w:val="superscript"/>
        </w:rPr>
        <w:t>17]</w:t>
      </w:r>
      <w:del w:id="157" w:author="qzuser" w:date="2018-05-16T17:30:00Z">
        <w:r>
          <w:rPr>
            <w:rFonts w:hint="eastAsia"/>
          </w:rPr>
          <w:delText>，基于网格的聚类方法</w:delText>
        </w:r>
      </w:del>
      <w:r w:rsidR="001F7998">
        <w:rPr>
          <w:rFonts w:hint="eastAsia"/>
        </w:rPr>
        <w:t>将</w:t>
      </w:r>
      <w:r w:rsidR="00FF092A">
        <w:rPr>
          <w:rFonts w:hint="eastAsia"/>
        </w:rPr>
        <w:t>n</w:t>
      </w:r>
      <w:r w:rsidR="00FF092A">
        <w:rPr>
          <w:rFonts w:hint="eastAsia"/>
        </w:rPr>
        <w:t>维空间的每一维都分割为若干等长片段，即把</w:t>
      </w:r>
      <w:r w:rsidR="001F7998">
        <w:rPr>
          <w:rFonts w:hint="eastAsia"/>
        </w:rPr>
        <w:t>空间划分为</w:t>
      </w:r>
      <w:r w:rsidR="00FF092A">
        <w:rPr>
          <w:rFonts w:hint="eastAsia"/>
        </w:rPr>
        <w:t>若干网格单元，形成一个网络结构，通过和一个给定阈值进行比较，确定每个网格是低密度还是高密度，最后将所有高密度网格相连得到最大集合</w:t>
      </w:r>
      <w:r>
        <w:rPr>
          <w:rFonts w:hint="eastAsia"/>
        </w:rPr>
        <w:t>。基本思想就是将每个属性的可能值</w:t>
      </w:r>
      <w:r w:rsidR="00FF092A">
        <w:rPr>
          <w:rFonts w:hint="eastAsia"/>
        </w:rPr>
        <w:t>（</w:t>
      </w:r>
      <w:r w:rsidR="00FF092A">
        <w:rPr>
          <w:rFonts w:hint="eastAsia"/>
        </w:rPr>
        <w:t>n</w:t>
      </w:r>
      <w:r w:rsidR="00FF092A">
        <w:rPr>
          <w:rFonts w:hint="eastAsia"/>
        </w:rPr>
        <w:t>维空间的每一维）</w:t>
      </w:r>
      <w:r>
        <w:rPr>
          <w:rFonts w:hint="eastAsia"/>
        </w:rPr>
        <w:t>分割成许多相邻的区间，创建网格单元的集合。每个对象落入一个网格单</w:t>
      </w:r>
      <w:r>
        <w:rPr>
          <w:rFonts w:hint="eastAsia"/>
        </w:rPr>
        <w:lastRenderedPageBreak/>
        <w:t>元，</w:t>
      </w:r>
      <w:r w:rsidR="00FF092A">
        <w:rPr>
          <w:rFonts w:hint="eastAsia"/>
        </w:rPr>
        <w:t>该</w:t>
      </w:r>
      <w:r>
        <w:rPr>
          <w:rFonts w:hint="eastAsia"/>
        </w:rPr>
        <w:t>对象的值</w:t>
      </w:r>
      <w:r w:rsidR="00FF092A">
        <w:rPr>
          <w:rFonts w:hint="eastAsia"/>
        </w:rPr>
        <w:t>包含于网格单元所对应的属性空间</w:t>
      </w:r>
      <w:r>
        <w:rPr>
          <w:rFonts w:hint="eastAsia"/>
        </w:rPr>
        <w:t>。</w:t>
      </w:r>
    </w:p>
    <w:p w14:paraId="3F534C35" w14:textId="77777777" w:rsidR="00C8540E" w:rsidRDefault="00C8540E">
      <w:pPr>
        <w:ind w:firstLine="480"/>
      </w:pPr>
      <w:r>
        <w:rPr>
          <w:rFonts w:hint="eastAsia"/>
        </w:rPr>
        <w:t>基于平方差的聚类算法的主要思想是逐步优化聚类结果，通过</w:t>
      </w:r>
      <w:proofErr w:type="gramStart"/>
      <w:r>
        <w:rPr>
          <w:rFonts w:hint="eastAsia"/>
        </w:rPr>
        <w:t>迭代想目标</w:t>
      </w:r>
      <w:proofErr w:type="gramEnd"/>
      <w:r>
        <w:rPr>
          <w:rFonts w:hint="eastAsia"/>
        </w:rPr>
        <w:t>数据集重复向聚类中心进行聚类以得到最优解。该聚类方法又可详细分为最邻近聚类算法概率聚类算法、</w:t>
      </w:r>
      <w:r>
        <w:rPr>
          <w:rFonts w:hint="eastAsia"/>
        </w:rPr>
        <w:t>K-me</w:t>
      </w:r>
      <w:r>
        <w:t>doids</w:t>
      </w:r>
      <w:r>
        <w:rPr>
          <w:vertAlign w:val="superscript"/>
        </w:rPr>
        <w:t>[18]</w:t>
      </w:r>
      <w:r>
        <w:rPr>
          <w:rFonts w:hint="eastAsia"/>
        </w:rPr>
        <w:t>算法和</w:t>
      </w:r>
      <w:r>
        <w:rPr>
          <w:rFonts w:hint="eastAsia"/>
        </w:rPr>
        <w:t>K-means</w:t>
      </w:r>
      <w:r>
        <w:rPr>
          <w:rFonts w:hint="eastAsia"/>
        </w:rPr>
        <w:t>算法。其中</w:t>
      </w:r>
      <w:r>
        <w:rPr>
          <w:rFonts w:hint="eastAsia"/>
        </w:rPr>
        <w:t>K</w:t>
      </w:r>
      <w:r>
        <w:t>-means</w:t>
      </w:r>
      <w:r>
        <w:rPr>
          <w:rFonts w:hint="eastAsia"/>
        </w:rPr>
        <w:t>是目前应用最多的一种聚类算法，</w:t>
      </w:r>
      <w:r w:rsidR="00FF092A">
        <w:rPr>
          <w:rFonts w:ascii="Helvetica" w:hAnsi="Helvetica" w:cs="宋体" w:hint="eastAsia"/>
          <w:color w:val="000000"/>
          <w:kern w:val="0"/>
        </w:rPr>
        <w:t>首先确定一个</w:t>
      </w:r>
      <w:r w:rsidR="00FF092A">
        <w:rPr>
          <w:rFonts w:ascii="Helvetica" w:hAnsi="Helvetica" w:cs="宋体" w:hint="eastAsia"/>
          <w:color w:val="000000"/>
          <w:kern w:val="0"/>
        </w:rPr>
        <w:t>k</w:t>
      </w:r>
      <w:r w:rsidR="00FF092A">
        <w:rPr>
          <w:rFonts w:ascii="Helvetica" w:hAnsi="Helvetica" w:cs="宋体" w:hint="eastAsia"/>
          <w:color w:val="000000"/>
          <w:kern w:val="0"/>
        </w:rPr>
        <w:t>值，这个值对不同场景有不同要求，往往根据先验经验设定，</w:t>
      </w:r>
      <w:r w:rsidR="006D1629">
        <w:rPr>
          <w:rFonts w:ascii="Helvetica" w:hAnsi="Helvetica" w:cs="宋体" w:hint="eastAsia"/>
          <w:color w:val="000000"/>
          <w:kern w:val="0"/>
        </w:rPr>
        <w:t>然后在图上随机初始化个质心，计算每个样本点到每个质心的距离，并将距离最近的样本点和质心划分为一簇，然后计算每个簇中的平均质心，并重置上次质心测值，直到所有样本点都被遍历一遍</w:t>
      </w:r>
      <w:r>
        <w:t>。</w:t>
      </w:r>
    </w:p>
    <w:p w14:paraId="799F51A9" w14:textId="77777777" w:rsidR="00C8540E" w:rsidRDefault="00C8540E">
      <w:pPr>
        <w:ind w:firstLine="480"/>
      </w:pPr>
      <w:r>
        <w:rPr>
          <w:rFonts w:hint="eastAsia"/>
        </w:rPr>
        <w:t>基于密度的聚类算法根据数据的分布密度，</w:t>
      </w:r>
      <w:r w:rsidR="006D1629">
        <w:rPr>
          <w:rFonts w:hint="eastAsia"/>
        </w:rPr>
        <w:t>将</w:t>
      </w:r>
      <w:r>
        <w:rPr>
          <w:rFonts w:hint="eastAsia"/>
        </w:rPr>
        <w:t>密度超过某个阈值的相邻区域</w:t>
      </w:r>
      <w:r w:rsidR="006D1629">
        <w:rPr>
          <w:rFonts w:hint="eastAsia"/>
        </w:rPr>
        <w:t>合并</w:t>
      </w:r>
      <w:r>
        <w:rPr>
          <w:rFonts w:hint="eastAsia"/>
        </w:rPr>
        <w:t>为一个区域，</w:t>
      </w:r>
      <w:r>
        <w:t>可以在有噪音的数据中发现各种形状和各种大小的簇，</w:t>
      </w:r>
      <w:r>
        <w:rPr>
          <w:rFonts w:hint="eastAsia"/>
        </w:rPr>
        <w:t>常用于对空间数据进行聚类。</w:t>
      </w:r>
      <w:r>
        <w:rPr>
          <w:rFonts w:hint="eastAsia"/>
        </w:rPr>
        <w:t>D</w:t>
      </w:r>
      <w:r>
        <w:t>BSCAN</w:t>
      </w:r>
      <w:r>
        <w:rPr>
          <w:rFonts w:hint="eastAsia"/>
        </w:rPr>
        <w:t>算法</w:t>
      </w:r>
      <w:r>
        <w:rPr>
          <w:rFonts w:hint="eastAsia"/>
          <w:vertAlign w:val="superscript"/>
        </w:rPr>
        <w:t>[</w:t>
      </w:r>
      <w:r>
        <w:rPr>
          <w:vertAlign w:val="superscript"/>
        </w:rPr>
        <w:t>19</w:t>
      </w:r>
      <w:r>
        <w:rPr>
          <w:rFonts w:hint="eastAsia"/>
          <w:vertAlign w:val="superscript"/>
        </w:rPr>
        <w:t>]</w:t>
      </w:r>
      <w:r>
        <w:rPr>
          <w:rFonts w:hint="eastAsia"/>
        </w:rPr>
        <w:t>就是该类方法中最典型的算法之一。</w:t>
      </w:r>
    </w:p>
    <w:p w14:paraId="700CBA60" w14:textId="77777777" w:rsidR="00C8540E" w:rsidRDefault="00C8540E">
      <w:pPr>
        <w:ind w:firstLine="480"/>
      </w:pPr>
    </w:p>
    <w:p w14:paraId="3356E9FD" w14:textId="77777777" w:rsidR="00C8540E" w:rsidRDefault="00C8540E">
      <w:pPr>
        <w:pStyle w:val="af2"/>
        <w:numPr>
          <w:ilvl w:val="2"/>
          <w:numId w:val="1"/>
        </w:numPr>
      </w:pPr>
      <w:bookmarkStart w:id="158" w:name="_Toc514149493"/>
      <w:commentRangeStart w:id="159"/>
      <w:r>
        <w:t>DBSCAN</w:t>
      </w:r>
      <w:r>
        <w:rPr>
          <w:rFonts w:hint="eastAsia"/>
        </w:rPr>
        <w:t>算法描述</w:t>
      </w:r>
      <w:bookmarkEnd w:id="158"/>
      <w:commentRangeEnd w:id="159"/>
      <w:r>
        <w:commentReference w:id="159"/>
      </w:r>
    </w:p>
    <w:p w14:paraId="285B6528" w14:textId="77777777" w:rsidR="00C8540E" w:rsidRDefault="00C8540E">
      <w:pPr>
        <w:ind w:firstLine="480"/>
      </w:pPr>
      <w:r>
        <w:rPr>
          <w:rFonts w:hint="eastAsia"/>
        </w:rPr>
        <w:t>先介绍一些关键概念的定义：</w:t>
      </w:r>
    </w:p>
    <w:p w14:paraId="554465A1" w14:textId="77777777" w:rsidR="00C8540E" w:rsidRDefault="00C8540E">
      <w:pPr>
        <w:ind w:firstLine="480"/>
      </w:pPr>
      <w:r>
        <w:rPr>
          <w:rFonts w:hint="eastAsia"/>
        </w:rPr>
        <w:t>假设样本集</w:t>
      </w:r>
      <w:r>
        <w:rPr>
          <w:rFonts w:hint="eastAsia"/>
        </w:rPr>
        <w:t>D=(</w:t>
      </w:r>
      <w:r>
        <w:t>x</w:t>
      </w:r>
      <w:r>
        <w:rPr>
          <w:vertAlign w:val="subscript"/>
        </w:rPr>
        <w:t>1</w:t>
      </w:r>
      <w:r>
        <w:t>,x</w:t>
      </w:r>
      <w:r>
        <w:rPr>
          <w:vertAlign w:val="subscript"/>
        </w:rPr>
        <w:t>2</w:t>
      </w:r>
      <w:r>
        <w:t>,…,x</w:t>
      </w:r>
      <w:r>
        <w:rPr>
          <w:vertAlign w:val="subscript"/>
        </w:rPr>
        <w:t>m</w:t>
      </w:r>
      <w:r>
        <w:rPr>
          <w:rFonts w:hint="eastAsia"/>
        </w:rPr>
        <w:t>)</w:t>
      </w:r>
    </w:p>
    <w:p w14:paraId="3BFBB0DF" w14:textId="1BE16E48" w:rsidR="00C8540E" w:rsidRDefault="00C8540E">
      <w:pPr>
        <w:numPr>
          <w:ilvl w:val="0"/>
          <w:numId w:val="8"/>
        </w:numPr>
        <w:ind w:firstLineChars="0"/>
      </w:pPr>
      <w:r>
        <w:t>ϵ</w:t>
      </w:r>
      <w:r>
        <w:rPr>
          <w:rFonts w:hint="eastAsia"/>
        </w:rPr>
        <w:t>邻域：对于</w:t>
      </w:r>
      <w:r>
        <w:t>x</w:t>
      </w:r>
      <w:r>
        <w:rPr>
          <w:vertAlign w:val="subscript"/>
        </w:rPr>
        <w:t>j</w:t>
      </w:r>
      <w:r>
        <w:rPr>
          <w:rFonts w:hint="eastAsia"/>
        </w:rPr>
        <w:t>∈</w:t>
      </w:r>
      <w:r>
        <w:rPr>
          <w:rFonts w:hint="eastAsia"/>
        </w:rPr>
        <w:t>D</w:t>
      </w:r>
      <w:r>
        <w:rPr>
          <w:rFonts w:hint="eastAsia"/>
        </w:rPr>
        <w:t>，其</w:t>
      </w:r>
      <w:r>
        <w:t>ϵ</w:t>
      </w:r>
      <w:r>
        <w:rPr>
          <w:rFonts w:hint="eastAsia"/>
        </w:rPr>
        <w:t>邻域包含样本集</w:t>
      </w:r>
      <w:r>
        <w:rPr>
          <w:rFonts w:hint="eastAsia"/>
        </w:rPr>
        <w:t>D</w:t>
      </w:r>
      <w:r>
        <w:rPr>
          <w:rFonts w:hint="eastAsia"/>
        </w:rPr>
        <w:t>中与</w:t>
      </w:r>
      <w:r>
        <w:rPr>
          <w:rFonts w:hint="eastAsia"/>
        </w:rPr>
        <w:t>x</w:t>
      </w:r>
      <w:r>
        <w:rPr>
          <w:rFonts w:hint="eastAsia"/>
          <w:vertAlign w:val="subscript"/>
        </w:rPr>
        <w:t>j</w:t>
      </w:r>
      <w:r>
        <w:rPr>
          <w:rFonts w:hint="eastAsia"/>
        </w:rPr>
        <w:t>的距离不大于</w:t>
      </w:r>
      <w:r>
        <w:t>ϵ</w:t>
      </w:r>
      <w:r>
        <w:rPr>
          <w:rFonts w:hint="eastAsia"/>
        </w:rPr>
        <w:t>的子样本集，即</w:t>
      </w:r>
      <w:r>
        <w:fldChar w:fldCharType="begin"/>
      </w:r>
      <w:r>
        <w:instrText xml:space="preserve"> QUOTE </w:instrText>
      </w:r>
      <m:oMath>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∈D|distance(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p"/>
          </m:rPr>
          <w:rPr>
            <w:rFonts w:ascii="Cambria Math" w:hAnsi="Cambria Math"/>
          </w:rPr>
          <m:t>ϵ</m:t>
        </m:r>
        <m:r>
          <w:rPr>
            <w:rFonts w:ascii="Cambria Math" w:hAnsi="Cambria Math"/>
          </w:rPr>
          <m:t>}</m:t>
        </m:r>
      </m:oMath>
      <w:r>
        <w:instrText xml:space="preserve"> </w:instrText>
      </w:r>
      <w:r>
        <w:fldChar w:fldCharType="separate"/>
      </w:r>
      <m:oMath>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∈D|distance(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p"/>
          </m:rPr>
          <w:rPr>
            <w:rFonts w:ascii="Cambria Math" w:hAnsi="Cambria Math"/>
          </w:rPr>
          <m:t>ϵ</m:t>
        </m:r>
        <m:r>
          <w:rPr>
            <w:rFonts w:ascii="Cambria Math" w:hAnsi="Cambria Math"/>
          </w:rPr>
          <m:t>}</m:t>
        </m:r>
      </m:oMath>
      <w:r>
        <w:fldChar w:fldCharType="end"/>
      </w:r>
      <w:r>
        <w:rPr>
          <w:rFonts w:hint="eastAsia"/>
        </w:rPr>
        <w:t>,</w:t>
      </w:r>
      <w:r>
        <w:rPr>
          <w:rFonts w:hint="eastAsia"/>
        </w:rPr>
        <w:t>这个样本集的个数记为</w:t>
      </w:r>
      <w:r>
        <w:fldChar w:fldCharType="begin"/>
      </w:r>
      <w:r>
        <w:instrText xml:space="preserve"> QUOTE </w:instrText>
      </w:r>
      <m:oMath>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oMath>
      <w:r>
        <w:instrText xml:space="preserve"> </w:instrText>
      </w:r>
      <w:r>
        <w:fldChar w:fldCharType="separate"/>
      </w:r>
      <m:oMath>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oMath>
      <w:r>
        <w:fldChar w:fldCharType="end"/>
      </w:r>
    </w:p>
    <w:p w14:paraId="41BD3D9E" w14:textId="139F5EFF" w:rsidR="00C8540E" w:rsidRDefault="00C8540E">
      <w:pPr>
        <w:numPr>
          <w:ilvl w:val="0"/>
          <w:numId w:val="8"/>
        </w:numPr>
        <w:ind w:left="902" w:firstLineChars="0"/>
      </w:pPr>
      <w:r>
        <w:rPr>
          <w:rFonts w:hint="eastAsia"/>
        </w:rPr>
        <w:t>核心对象：对于任</w:t>
      </w:r>
      <w:proofErr w:type="gramStart"/>
      <w:r>
        <w:rPr>
          <w:rFonts w:hint="eastAsia"/>
        </w:rPr>
        <w:t>一</w:t>
      </w:r>
      <w:proofErr w:type="gramEnd"/>
      <w:r>
        <w:rPr>
          <w:rFonts w:hint="eastAsia"/>
        </w:rPr>
        <w:t>样本</w:t>
      </w:r>
      <w:r>
        <w:t>x</w:t>
      </w:r>
      <w:r>
        <w:rPr>
          <w:vertAlign w:val="subscript"/>
        </w:rPr>
        <w:t>j</w:t>
      </w:r>
      <w:r>
        <w:rPr>
          <w:rFonts w:hint="eastAsia"/>
        </w:rPr>
        <w:t>∈</w:t>
      </w:r>
      <w:r>
        <w:rPr>
          <w:rFonts w:hint="eastAsia"/>
        </w:rPr>
        <w:t>D</w:t>
      </w:r>
      <w:r>
        <w:rPr>
          <w:rFonts w:hint="eastAsia"/>
        </w:rPr>
        <w:t>，如果其</w:t>
      </w:r>
      <w:r>
        <w:t>ϵ</w:t>
      </w:r>
      <w:r>
        <w:rPr>
          <w:rFonts w:hint="eastAsia"/>
        </w:rPr>
        <w:t>邻域对应的</w:t>
      </w:r>
      <w:r>
        <w:fldChar w:fldCharType="begin"/>
      </w:r>
      <w:r>
        <w:instrText xml:space="preserve"> QUOTE </w:instrText>
      </w:r>
      <m:oMath>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instrText xml:space="preserve"> </w:instrText>
      </w:r>
      <w:r>
        <w:fldChar w:fldCharType="separate"/>
      </w:r>
      <m:oMath>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fldChar w:fldCharType="end"/>
      </w:r>
      <w:r>
        <w:rPr>
          <w:rFonts w:hint="eastAsia"/>
        </w:rPr>
        <w:t>至少包含</w:t>
      </w:r>
      <w:r>
        <w:rPr>
          <w:rFonts w:hint="eastAsia"/>
        </w:rPr>
        <w:t>MinPts</w:t>
      </w:r>
      <w:proofErr w:type="gramStart"/>
      <w:r>
        <w:rPr>
          <w:rFonts w:hint="eastAsia"/>
        </w:rPr>
        <w:t>个</w:t>
      </w:r>
      <w:proofErr w:type="gramEnd"/>
      <w:r>
        <w:rPr>
          <w:rFonts w:hint="eastAsia"/>
        </w:rPr>
        <w:t>样本，即如果</w:t>
      </w:r>
      <w:r>
        <w:fldChar w:fldCharType="begin"/>
      </w:r>
      <w:r>
        <w:instrText xml:space="preserve"> QUOTE </w:instrText>
      </w:r>
      <m:oMath>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m:t>
        </m:r>
        <m:r>
          <m:rPr>
            <m:sty m:val="p"/>
          </m:rPr>
          <w:rPr>
            <w:rFonts w:ascii="Cambria Math"/>
          </w:rPr>
          <m:t>M</m:t>
        </m:r>
        <m:r>
          <m:rPr>
            <m:sty m:val="p"/>
          </m:rPr>
          <w:rPr>
            <w:rFonts w:ascii="Cambria Math" w:hint="eastAsia"/>
          </w:rPr>
          <m:t>inPts</m:t>
        </m:r>
      </m:oMath>
      <w:r>
        <w:instrText xml:space="preserve"> </w:instrText>
      </w:r>
      <w:r>
        <w:fldChar w:fldCharType="separate"/>
      </w:r>
      <m:oMath>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m:t>
        </m:r>
        <m:r>
          <m:rPr>
            <m:sty m:val="p"/>
          </m:rPr>
          <w:rPr>
            <w:rFonts w:ascii="Cambria Math"/>
          </w:rPr>
          <m:t>M</m:t>
        </m:r>
        <m:r>
          <m:rPr>
            <m:sty m:val="p"/>
          </m:rPr>
          <w:rPr>
            <w:rFonts w:ascii="Cambria Math" w:hint="eastAsia"/>
          </w:rPr>
          <m:t>inPts</m:t>
        </m:r>
      </m:oMath>
      <w:r>
        <w:fldChar w:fldCharType="end"/>
      </w:r>
      <w:r>
        <w:rPr>
          <w:rFonts w:hint="eastAsia"/>
        </w:rPr>
        <w:t>，则</w:t>
      </w:r>
      <w:r>
        <w:rPr>
          <w:rFonts w:hint="eastAsia"/>
        </w:rPr>
        <w:t>x</w:t>
      </w:r>
      <w:r>
        <w:rPr>
          <w:vertAlign w:val="subscript"/>
        </w:rPr>
        <w:t>j</w:t>
      </w:r>
      <w:r>
        <w:rPr>
          <w:rFonts w:hint="eastAsia"/>
        </w:rPr>
        <w:t>是核心对象。</w:t>
      </w:r>
    </w:p>
    <w:p w14:paraId="13F1B1BD" w14:textId="7965F1CB" w:rsidR="00C8540E" w:rsidRDefault="00C8540E">
      <w:pPr>
        <w:numPr>
          <w:ilvl w:val="0"/>
          <w:numId w:val="8"/>
        </w:numPr>
        <w:ind w:firstLineChars="0"/>
      </w:pPr>
      <w:r>
        <w:rPr>
          <w:rFonts w:hint="eastAsia"/>
        </w:rPr>
        <w:t>密度直达：如果</w:t>
      </w:r>
      <w:r>
        <w:fldChar w:fldCharType="begin"/>
      </w:r>
      <w:r>
        <w:instrText xml:space="preserve"> QUOTE </w:instrText>
      </w:r>
      <m:oMath>
        <m:r>
          <m:rPr>
            <m:sty m:val="p"/>
          </m:rP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(q)</m:t>
        </m:r>
      </m:oMath>
      <w:r>
        <w:instrText xml:space="preserve"> </w:instrText>
      </w:r>
      <w:r>
        <w:fldChar w:fldCharType="separate"/>
      </w:r>
      <m:oMath>
        <m:r>
          <m:rPr>
            <m:sty m:val="p"/>
          </m:rP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(q)</m:t>
        </m:r>
      </m:oMath>
      <w:r>
        <w:fldChar w:fldCharType="end"/>
      </w:r>
      <w:r>
        <w:rPr>
          <w:rFonts w:hint="eastAsia"/>
        </w:rPr>
        <w:t>且</w:t>
      </w:r>
      <w:r>
        <w:fldChar w:fldCharType="begin"/>
      </w:r>
      <w:r>
        <w:instrText xml:space="preserve"> QUOTE </w:instrText>
      </w:r>
      <m:oMath>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r>
              <w:rPr>
                <w:rFonts w:ascii="Cambria Math" w:hAnsi="Cambria Math" w:hint="eastAsia"/>
              </w:rPr>
              <m:t>q</m:t>
            </m:r>
          </m:e>
        </m:d>
        <m:r>
          <m:rPr>
            <m:sty m:val="p"/>
          </m:rPr>
          <w:rPr>
            <w:rFonts w:ascii="Cambria Math" w:hAnsi="Cambria Math"/>
          </w:rPr>
          <m:t>|</m:t>
        </m:r>
        <m:r>
          <m:rPr>
            <m:sty m:val="p"/>
          </m:rPr>
          <w:rPr>
            <w:rFonts w:ascii="Cambria Math" w:hAnsi="Cambria Math" w:hint="eastAsia"/>
          </w:rPr>
          <m:t>≥</m:t>
        </m:r>
        <m:r>
          <m:rPr>
            <m:sty m:val="p"/>
          </m:rPr>
          <w:rPr>
            <w:rFonts w:ascii="Cambria Math"/>
          </w:rPr>
          <m:t>M</m:t>
        </m:r>
        <m:r>
          <m:rPr>
            <m:sty m:val="p"/>
          </m:rPr>
          <w:rPr>
            <w:rFonts w:ascii="Cambria Math" w:hint="eastAsia"/>
          </w:rPr>
          <m:t>inPts</m:t>
        </m:r>
      </m:oMath>
      <w:r>
        <w:instrText xml:space="preserve"> </w:instrText>
      </w:r>
      <w:r>
        <w:fldChar w:fldCharType="separate"/>
      </w:r>
      <m:oMath>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r>
              <w:rPr>
                <w:rFonts w:ascii="Cambria Math" w:hAnsi="Cambria Math" w:hint="eastAsia"/>
              </w:rPr>
              <m:t>q</m:t>
            </m:r>
          </m:e>
        </m:d>
        <m:r>
          <m:rPr>
            <m:sty m:val="p"/>
          </m:rPr>
          <w:rPr>
            <w:rFonts w:ascii="Cambria Math" w:hAnsi="Cambria Math"/>
          </w:rPr>
          <m:t>|</m:t>
        </m:r>
        <m:r>
          <m:rPr>
            <m:sty m:val="p"/>
          </m:rPr>
          <w:rPr>
            <w:rFonts w:ascii="Cambria Math" w:hAnsi="Cambria Math" w:hint="eastAsia"/>
          </w:rPr>
          <m:t>≥</m:t>
        </m:r>
        <m:r>
          <m:rPr>
            <m:sty m:val="p"/>
          </m:rPr>
          <w:rPr>
            <w:rFonts w:ascii="Cambria Math"/>
          </w:rPr>
          <m:t>M</m:t>
        </m:r>
        <m:r>
          <m:rPr>
            <m:sty m:val="p"/>
          </m:rPr>
          <w:rPr>
            <w:rFonts w:ascii="Cambria Math" w:hint="eastAsia"/>
          </w:rPr>
          <m:t>inPts</m:t>
        </m:r>
      </m:oMath>
      <w:r>
        <w:fldChar w:fldCharType="end"/>
      </w:r>
      <w:r>
        <w:rPr>
          <w:rFonts w:hint="eastAsia"/>
        </w:rPr>
        <w:t>,</w:t>
      </w:r>
      <w:r>
        <w:rPr>
          <w:rFonts w:hint="eastAsia"/>
        </w:rPr>
        <w:t>则称</w:t>
      </w:r>
      <w:r>
        <w:rPr>
          <w:rFonts w:hint="eastAsia"/>
        </w:rPr>
        <w:t>p</w:t>
      </w:r>
      <w:r>
        <w:rPr>
          <w:rFonts w:hint="eastAsia"/>
        </w:rPr>
        <w:t>由</w:t>
      </w:r>
      <w:r>
        <w:rPr>
          <w:rFonts w:hint="eastAsia"/>
        </w:rPr>
        <w:t>q</w:t>
      </w:r>
      <w:r>
        <w:rPr>
          <w:rFonts w:hint="eastAsia"/>
        </w:rPr>
        <w:t>密度直达。当</w:t>
      </w:r>
      <w:r>
        <w:t>p</w:t>
      </w:r>
      <w:r>
        <w:rPr>
          <w:rFonts w:hint="eastAsia"/>
        </w:rPr>
        <w:t>和</w:t>
      </w:r>
      <w:r>
        <w:rPr>
          <w:rFonts w:hint="eastAsia"/>
        </w:rPr>
        <w:t>q</w:t>
      </w:r>
      <w:r>
        <w:rPr>
          <w:rFonts w:hint="eastAsia"/>
        </w:rPr>
        <w:t>都是核心对象时，密度直达满足对称性。</w:t>
      </w:r>
    </w:p>
    <w:p w14:paraId="3A3C633F" w14:textId="21283CF1" w:rsidR="00C8540E" w:rsidRDefault="00C12CA9">
      <w:pPr>
        <w:ind w:left="900" w:firstLineChars="0" w:firstLine="0"/>
        <w:jc w:val="center"/>
      </w:pPr>
      <w:r>
        <w:rPr>
          <w:noProof/>
        </w:rPr>
        <w:drawing>
          <wp:inline distT="0" distB="0" distL="0" distR="0" wp14:anchorId="431053CC" wp14:editId="26C9A769">
            <wp:extent cx="1524000"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152525"/>
                    </a:xfrm>
                    <a:prstGeom prst="rect">
                      <a:avLst/>
                    </a:prstGeom>
                    <a:noFill/>
                    <a:ln>
                      <a:noFill/>
                    </a:ln>
                  </pic:spPr>
                </pic:pic>
              </a:graphicData>
            </a:graphic>
          </wp:inline>
        </w:drawing>
      </w:r>
    </w:p>
    <w:p w14:paraId="39B83B95" w14:textId="77777777" w:rsidR="00C8540E" w:rsidRDefault="00C8540E">
      <w:pPr>
        <w:ind w:left="900" w:firstLineChars="0" w:firstLine="0"/>
        <w:jc w:val="center"/>
      </w:pPr>
      <w:r>
        <w:rPr>
          <w:rFonts w:hint="eastAsia"/>
        </w:rPr>
        <w:t>图</w:t>
      </w:r>
      <w:r>
        <w:rPr>
          <w:rFonts w:hint="eastAsia"/>
        </w:rPr>
        <w:t>2.1</w:t>
      </w:r>
    </w:p>
    <w:p w14:paraId="6BD298D8" w14:textId="77777777" w:rsidR="00C8540E" w:rsidRDefault="00C8540E">
      <w:pPr>
        <w:ind w:left="900" w:firstLineChars="0" w:firstLine="0"/>
      </w:pPr>
      <w:r>
        <w:rPr>
          <w:rFonts w:hint="eastAsia"/>
        </w:rPr>
        <w:t>图</w:t>
      </w:r>
      <w:r>
        <w:rPr>
          <w:rFonts w:hint="eastAsia"/>
        </w:rPr>
        <w:t>2.1</w:t>
      </w:r>
      <w:r>
        <w:rPr>
          <w:rFonts w:hint="eastAsia"/>
        </w:rPr>
        <w:t>中，假设</w:t>
      </w:r>
      <w:r>
        <w:rPr>
          <w:rFonts w:hint="eastAsia"/>
        </w:rPr>
        <w:t>Min</w:t>
      </w:r>
      <w:r>
        <w:t>Pts=5,</w:t>
      </w:r>
      <w:r>
        <w:rPr>
          <w:rFonts w:hint="eastAsia"/>
        </w:rPr>
        <w:t>则</w:t>
      </w:r>
      <w:r>
        <w:rPr>
          <w:rFonts w:hint="eastAsia"/>
        </w:rPr>
        <w:t>p</w:t>
      </w:r>
      <w:r>
        <w:rPr>
          <w:rFonts w:hint="eastAsia"/>
        </w:rPr>
        <w:t>是核心对象，</w:t>
      </w:r>
      <w:r>
        <w:rPr>
          <w:rFonts w:hint="eastAsia"/>
        </w:rPr>
        <w:t>q</w:t>
      </w:r>
      <w:r>
        <w:rPr>
          <w:rFonts w:hint="eastAsia"/>
        </w:rPr>
        <w:t>是噪声点，从</w:t>
      </w:r>
      <w:r>
        <w:rPr>
          <w:rFonts w:hint="eastAsia"/>
        </w:rPr>
        <w:t>p</w:t>
      </w:r>
      <w:r>
        <w:rPr>
          <w:rFonts w:hint="eastAsia"/>
        </w:rPr>
        <w:t>到</w:t>
      </w:r>
      <w:r>
        <w:rPr>
          <w:rFonts w:hint="eastAsia"/>
        </w:rPr>
        <w:t>q</w:t>
      </w:r>
      <w:r>
        <w:rPr>
          <w:rFonts w:hint="eastAsia"/>
        </w:rPr>
        <w:t>密度直达，而从</w:t>
      </w:r>
      <w:r>
        <w:rPr>
          <w:rFonts w:hint="eastAsia"/>
        </w:rPr>
        <w:t>q</w:t>
      </w:r>
      <w:r>
        <w:rPr>
          <w:rFonts w:hint="eastAsia"/>
        </w:rPr>
        <w:lastRenderedPageBreak/>
        <w:t>到</w:t>
      </w:r>
      <w:r>
        <w:rPr>
          <w:rFonts w:hint="eastAsia"/>
        </w:rPr>
        <w:t>p</w:t>
      </w:r>
      <w:r>
        <w:rPr>
          <w:rFonts w:hint="eastAsia"/>
        </w:rPr>
        <w:t>不是密度直达</w:t>
      </w:r>
    </w:p>
    <w:p w14:paraId="093E8EE2" w14:textId="77777777" w:rsidR="00C8540E" w:rsidRDefault="00C8540E">
      <w:pPr>
        <w:numPr>
          <w:ilvl w:val="0"/>
          <w:numId w:val="8"/>
        </w:numPr>
        <w:ind w:firstLineChars="0"/>
      </w:pPr>
      <w:r>
        <w:rPr>
          <w:rFonts w:hint="eastAsia"/>
        </w:rPr>
        <w:t>密度可达：对于</w:t>
      </w:r>
      <w:r>
        <w:rPr>
          <w:rFonts w:hint="eastAsia"/>
        </w:rPr>
        <w:t>x</w:t>
      </w:r>
      <w:r>
        <w:rPr>
          <w:vertAlign w:val="subscript"/>
        </w:rPr>
        <w:t>i</w:t>
      </w:r>
      <w:r>
        <w:rPr>
          <w:rFonts w:hint="eastAsia"/>
        </w:rPr>
        <w:t>和</w:t>
      </w:r>
      <w:r>
        <w:rPr>
          <w:rFonts w:hint="eastAsia"/>
        </w:rPr>
        <w:t>x</w:t>
      </w:r>
      <w:r>
        <w:rPr>
          <w:vertAlign w:val="subscript"/>
        </w:rPr>
        <w:t>j</w:t>
      </w:r>
      <w:r>
        <w:t>,</w:t>
      </w:r>
      <w:r>
        <w:rPr>
          <w:rFonts w:hint="eastAsia"/>
        </w:rPr>
        <w:t>如果存在样本序列</w:t>
      </w:r>
      <w:r>
        <w:rPr>
          <w:rFonts w:hint="eastAsia"/>
        </w:rPr>
        <w:t>p</w:t>
      </w:r>
      <w:r>
        <w:rPr>
          <w:rFonts w:hint="eastAsia"/>
          <w:vertAlign w:val="subscript"/>
        </w:rPr>
        <w:t>1</w:t>
      </w:r>
      <w:r>
        <w:rPr>
          <w:rFonts w:hint="eastAsia"/>
        </w:rPr>
        <w:t>,p</w:t>
      </w:r>
      <w:r>
        <w:rPr>
          <w:rFonts w:hint="eastAsia"/>
          <w:vertAlign w:val="subscript"/>
        </w:rPr>
        <w:t>2</w:t>
      </w:r>
      <w:r>
        <w:rPr>
          <w:rFonts w:hint="eastAsia"/>
        </w:rPr>
        <w:t>,</w:t>
      </w:r>
      <w:r>
        <w:t>…,p</w:t>
      </w:r>
      <w:r>
        <w:rPr>
          <w:vertAlign w:val="subscript"/>
        </w:rPr>
        <w:t>T</w:t>
      </w:r>
      <w:r>
        <w:rPr>
          <w:rFonts w:hint="eastAsia"/>
        </w:rPr>
        <w:t>满足</w:t>
      </w:r>
      <w:r>
        <w:rPr>
          <w:rFonts w:hint="eastAsia"/>
        </w:rPr>
        <w:t>p</w:t>
      </w:r>
      <w:r>
        <w:rPr>
          <w:vertAlign w:val="subscript"/>
        </w:rPr>
        <w:t>1</w:t>
      </w:r>
      <w:r>
        <w:t>=x</w:t>
      </w:r>
      <w:r>
        <w:rPr>
          <w:vertAlign w:val="subscript"/>
        </w:rPr>
        <w:t>1</w:t>
      </w:r>
      <w:r>
        <w:t>,p</w:t>
      </w:r>
      <w:r>
        <w:rPr>
          <w:vertAlign w:val="subscript"/>
        </w:rPr>
        <w:t>T</w:t>
      </w:r>
      <w:r>
        <w:t>=x</w:t>
      </w:r>
      <w:r>
        <w:rPr>
          <w:vertAlign w:val="subscript"/>
        </w:rPr>
        <w:t>j</w:t>
      </w:r>
      <w:r>
        <w:t>,</w:t>
      </w:r>
      <w:r>
        <w:rPr>
          <w:rFonts w:hint="eastAsia"/>
        </w:rPr>
        <w:t>且</w:t>
      </w:r>
      <w:r>
        <w:rPr>
          <w:rFonts w:hint="eastAsia"/>
        </w:rPr>
        <w:t>p</w:t>
      </w:r>
      <w:r>
        <w:rPr>
          <w:rFonts w:hint="eastAsia"/>
          <w:vertAlign w:val="subscript"/>
        </w:rPr>
        <w:t>t+1</w:t>
      </w:r>
      <w:r>
        <w:rPr>
          <w:rFonts w:hint="eastAsia"/>
        </w:rPr>
        <w:t>由</w:t>
      </w:r>
      <w:r>
        <w:rPr>
          <w:rFonts w:hint="eastAsia"/>
        </w:rPr>
        <w:t>p</w:t>
      </w:r>
      <w:r>
        <w:rPr>
          <w:rFonts w:hint="eastAsia"/>
          <w:vertAlign w:val="subscript"/>
        </w:rPr>
        <w:t>t</w:t>
      </w:r>
      <w:r>
        <w:rPr>
          <w:rFonts w:hint="eastAsia"/>
        </w:rPr>
        <w:t>密度直达，则称</w:t>
      </w:r>
      <w:r>
        <w:rPr>
          <w:rFonts w:hint="eastAsia"/>
        </w:rPr>
        <w:t>x</w:t>
      </w:r>
      <w:r>
        <w:rPr>
          <w:vertAlign w:val="subscript"/>
        </w:rPr>
        <w:t>j</w:t>
      </w:r>
      <w:r>
        <w:rPr>
          <w:rFonts w:hint="eastAsia"/>
        </w:rPr>
        <w:t>由</w:t>
      </w:r>
      <w:r>
        <w:rPr>
          <w:rFonts w:hint="eastAsia"/>
        </w:rPr>
        <w:t>x</w:t>
      </w:r>
      <w:r>
        <w:rPr>
          <w:rFonts w:hint="eastAsia"/>
          <w:vertAlign w:val="subscript"/>
        </w:rPr>
        <w:t>i</w:t>
      </w:r>
      <w:r>
        <w:rPr>
          <w:rFonts w:hint="eastAsia"/>
        </w:rPr>
        <w:t>密度可达。即密度可达满足传递性，但不满足对称性。</w:t>
      </w:r>
    </w:p>
    <w:p w14:paraId="3FFC23AE" w14:textId="77777777" w:rsidR="00C8540E" w:rsidRDefault="00C8540E">
      <w:pPr>
        <w:numPr>
          <w:ilvl w:val="0"/>
          <w:numId w:val="8"/>
        </w:numPr>
        <w:ind w:left="902" w:firstLineChars="0"/>
      </w:pPr>
      <w:r>
        <w:rPr>
          <w:rFonts w:hint="eastAsia"/>
        </w:rPr>
        <w:t>密度相连：对于</w:t>
      </w:r>
      <w:r>
        <w:rPr>
          <w:rFonts w:hint="eastAsia"/>
        </w:rPr>
        <w:t>x</w:t>
      </w:r>
      <w:r>
        <w:rPr>
          <w:vertAlign w:val="subscript"/>
        </w:rPr>
        <w:t>i</w:t>
      </w:r>
      <w:r>
        <w:rPr>
          <w:rFonts w:hint="eastAsia"/>
        </w:rPr>
        <w:t>和</w:t>
      </w:r>
      <w:r>
        <w:rPr>
          <w:rFonts w:hint="eastAsia"/>
        </w:rPr>
        <w:t>x</w:t>
      </w:r>
      <w:r>
        <w:rPr>
          <w:rFonts w:hint="eastAsia"/>
          <w:vertAlign w:val="subscript"/>
        </w:rPr>
        <w:t>j</w:t>
      </w:r>
      <w:r>
        <w:t>,</w:t>
      </w:r>
      <w:r>
        <w:rPr>
          <w:rFonts w:hint="eastAsia"/>
        </w:rPr>
        <w:t>如果存在核心对象样本</w:t>
      </w:r>
      <w:r>
        <w:rPr>
          <w:rFonts w:hint="eastAsia"/>
        </w:rPr>
        <w:t>x</w:t>
      </w:r>
      <w:r>
        <w:rPr>
          <w:vertAlign w:val="subscript"/>
        </w:rPr>
        <w:t>k</w:t>
      </w:r>
      <w:r>
        <w:t>,</w:t>
      </w:r>
      <w:r>
        <w:rPr>
          <w:rFonts w:hint="eastAsia"/>
        </w:rPr>
        <w:t>使得</w:t>
      </w:r>
      <w:r>
        <w:rPr>
          <w:rFonts w:hint="eastAsia"/>
        </w:rPr>
        <w:t>x</w:t>
      </w:r>
      <w:r>
        <w:rPr>
          <w:vertAlign w:val="subscript"/>
        </w:rPr>
        <w:t>i</w:t>
      </w:r>
      <w:r>
        <w:rPr>
          <w:rFonts w:hint="eastAsia"/>
        </w:rPr>
        <w:t>和</w:t>
      </w:r>
      <w:r>
        <w:rPr>
          <w:rFonts w:hint="eastAsia"/>
        </w:rPr>
        <w:t>x</w:t>
      </w:r>
      <w:r>
        <w:rPr>
          <w:vertAlign w:val="subscript"/>
        </w:rPr>
        <w:t>j</w:t>
      </w:r>
      <w:r>
        <w:rPr>
          <w:rFonts w:hint="eastAsia"/>
        </w:rPr>
        <w:t>均由</w:t>
      </w:r>
      <w:r>
        <w:rPr>
          <w:rFonts w:hint="eastAsia"/>
        </w:rPr>
        <w:t>x</w:t>
      </w:r>
      <w:r>
        <w:rPr>
          <w:vertAlign w:val="subscript"/>
        </w:rPr>
        <w:t>k</w:t>
      </w:r>
      <w:r>
        <w:rPr>
          <w:rFonts w:hint="eastAsia"/>
        </w:rPr>
        <w:t>密度可达，则称</w:t>
      </w:r>
      <w:r>
        <w:rPr>
          <w:rFonts w:hint="eastAsia"/>
        </w:rPr>
        <w:t>x</w:t>
      </w:r>
      <w:r>
        <w:rPr>
          <w:vertAlign w:val="subscript"/>
        </w:rPr>
        <w:t>i</w:t>
      </w:r>
      <w:r>
        <w:rPr>
          <w:rFonts w:hint="eastAsia"/>
        </w:rPr>
        <w:t>和</w:t>
      </w:r>
      <w:r>
        <w:rPr>
          <w:rFonts w:hint="eastAsia"/>
        </w:rPr>
        <w:t>x</w:t>
      </w:r>
      <w:r>
        <w:rPr>
          <w:vertAlign w:val="subscript"/>
        </w:rPr>
        <w:t>j</w:t>
      </w:r>
      <w:r>
        <w:rPr>
          <w:rFonts w:hint="eastAsia"/>
        </w:rPr>
        <w:t>密度相连。密度相连满足对称性。</w:t>
      </w:r>
    </w:p>
    <w:p w14:paraId="46F1B12A" w14:textId="77777777" w:rsidR="00C8540E" w:rsidRDefault="00C8540E">
      <w:pPr>
        <w:numPr>
          <w:ilvl w:val="0"/>
          <w:numId w:val="8"/>
        </w:numPr>
        <w:ind w:left="902" w:firstLineChars="0"/>
      </w:pPr>
      <w:r>
        <w:rPr>
          <w:rFonts w:hint="eastAsia"/>
        </w:rPr>
        <w:t>簇：簇是样本集的一个子集，当样本点满足下列条件时称样本点</w:t>
      </w:r>
      <w:proofErr w:type="gramStart"/>
      <w:r>
        <w:rPr>
          <w:rFonts w:hint="eastAsia"/>
        </w:rPr>
        <w:t>包含于簇</w:t>
      </w:r>
      <w:proofErr w:type="gramEnd"/>
      <w:r>
        <w:rPr>
          <w:rFonts w:hint="eastAsia"/>
        </w:rPr>
        <w:t>C</w:t>
      </w:r>
      <w:r>
        <w:rPr>
          <w:rFonts w:hint="eastAsia"/>
        </w:rPr>
        <w:t>。</w:t>
      </w:r>
    </w:p>
    <w:p w14:paraId="412661C3" w14:textId="63650CD4" w:rsidR="00C8540E" w:rsidRDefault="00C8540E">
      <w:pPr>
        <w:pStyle w:val="afa"/>
        <w:numPr>
          <w:ilvl w:val="0"/>
          <w:numId w:val="9"/>
        </w:numPr>
        <w:ind w:firstLineChars="0"/>
      </w:pPr>
      <w:r>
        <w:fldChar w:fldCharType="begin"/>
      </w:r>
      <w:r>
        <w:instrText xml:space="preserve"> QUOTE </w:instrText>
      </w:r>
      <m:oMath>
        <m:r>
          <m:rPr>
            <m:sty m:val="p"/>
          </m:rPr>
          <w:rPr>
            <w:rFonts w:ascii="Cambria Math" w:hAnsi="Cambria Math"/>
          </w:rPr>
          <m:t>∀</m:t>
        </m:r>
        <m:r>
          <m:rPr>
            <m:sty m:val="p"/>
          </m:rPr>
          <w:rPr>
            <w:rFonts w:ascii="Cambria Math" w:hAnsi="Cambria Math" w:hint="eastAsia"/>
          </w:rPr>
          <m:t>p</m:t>
        </m:r>
        <m:r>
          <m:rPr>
            <m:sty m:val="p"/>
          </m:rPr>
          <w:rPr>
            <w:rFonts w:ascii="Cambria Math" w:hAnsi="Cambria Math"/>
          </w:rPr>
          <m:t>,q</m:t>
        </m:r>
      </m:oMath>
      <w:r>
        <w:instrText xml:space="preserve"> </w:instrText>
      </w:r>
      <w:r>
        <w:fldChar w:fldCharType="separate"/>
      </w:r>
      <m:oMath>
        <m:r>
          <m:rPr>
            <m:sty m:val="p"/>
          </m:rPr>
          <w:rPr>
            <w:rFonts w:ascii="Cambria Math" w:hAnsi="Cambria Math"/>
          </w:rPr>
          <m:t>∀</m:t>
        </m:r>
        <m:r>
          <m:rPr>
            <m:sty m:val="p"/>
          </m:rPr>
          <w:rPr>
            <w:rFonts w:ascii="Cambria Math" w:hAnsi="Cambria Math" w:hint="eastAsia"/>
          </w:rPr>
          <m:t>p</m:t>
        </m:r>
        <m:r>
          <m:rPr>
            <m:sty m:val="p"/>
          </m:rPr>
          <w:rPr>
            <w:rFonts w:ascii="Cambria Math" w:hAnsi="Cambria Math"/>
          </w:rPr>
          <m:t>,q</m:t>
        </m:r>
      </m:oMath>
      <w:r>
        <w:fldChar w:fldCharType="end"/>
      </w:r>
      <w:r>
        <w:rPr>
          <w:rFonts w:hint="eastAsia"/>
        </w:rPr>
        <w:t>:</w:t>
      </w:r>
      <w:r>
        <w:rPr>
          <w:rFonts w:hint="eastAsia"/>
        </w:rPr>
        <w:t>如果</w:t>
      </w:r>
      <w:r>
        <w:rPr>
          <w:rFonts w:hint="eastAsia"/>
        </w:rPr>
        <w:t>p</w:t>
      </w:r>
      <w:r>
        <w:rPr>
          <w:rFonts w:hint="eastAsia"/>
        </w:rPr>
        <w:t>∈</w:t>
      </w:r>
      <w:r>
        <w:rPr>
          <w:rFonts w:hint="eastAsia"/>
        </w:rPr>
        <w:t>C</w:t>
      </w:r>
      <w:r>
        <w:rPr>
          <w:rFonts w:hint="eastAsia"/>
        </w:rPr>
        <w:t>且</w:t>
      </w:r>
      <w:r>
        <w:rPr>
          <w:rFonts w:hint="eastAsia"/>
        </w:rPr>
        <w:t>q</w:t>
      </w:r>
      <w:r>
        <w:rPr>
          <w:rFonts w:hint="eastAsia"/>
        </w:rPr>
        <w:t>由</w:t>
      </w:r>
      <w:r>
        <w:rPr>
          <w:rFonts w:hint="eastAsia"/>
        </w:rPr>
        <w:t>p</w:t>
      </w:r>
      <w:r>
        <w:rPr>
          <w:rFonts w:hint="eastAsia"/>
        </w:rPr>
        <w:t>密度可达，则</w:t>
      </w:r>
      <w:r>
        <w:rPr>
          <w:rFonts w:hint="eastAsia"/>
        </w:rPr>
        <w:t>q</w:t>
      </w:r>
      <w:r>
        <w:rPr>
          <w:rFonts w:hint="eastAsia"/>
        </w:rPr>
        <w:t>∈</w:t>
      </w:r>
      <w:r>
        <w:rPr>
          <w:rFonts w:hint="eastAsia"/>
        </w:rPr>
        <w:t>C</w:t>
      </w:r>
    </w:p>
    <w:p w14:paraId="788156F2" w14:textId="39484B2C" w:rsidR="00C8540E" w:rsidRDefault="00C8540E">
      <w:pPr>
        <w:pStyle w:val="afa"/>
        <w:numPr>
          <w:ilvl w:val="0"/>
          <w:numId w:val="9"/>
        </w:numPr>
        <w:ind w:firstLineChars="0"/>
      </w:pPr>
      <w:r>
        <w:fldChar w:fldCharType="begin"/>
      </w:r>
      <w:r>
        <w:instrText xml:space="preserve"> QUOTE </w:instrText>
      </w:r>
      <m:oMath>
        <m:r>
          <m:rPr>
            <m:sty m:val="p"/>
          </m:rPr>
          <w:rPr>
            <w:rFonts w:ascii="Cambria Math" w:hAnsi="Cambria Math"/>
          </w:rPr>
          <m:t>∀</m:t>
        </m:r>
        <m:r>
          <m:rPr>
            <m:sty m:val="p"/>
          </m:rPr>
          <w:rPr>
            <w:rFonts w:ascii="Cambria Math" w:hAnsi="Cambria Math" w:hint="eastAsia"/>
          </w:rPr>
          <m:t>p</m:t>
        </m:r>
        <m:r>
          <m:rPr>
            <m:sty m:val="p"/>
          </m:rPr>
          <w:rPr>
            <w:rFonts w:ascii="Cambria Math" w:hAnsi="Cambria Math"/>
          </w:rPr>
          <m:t>,q∈C</m:t>
        </m:r>
      </m:oMath>
      <w:r>
        <w:instrText xml:space="preserve"> </w:instrText>
      </w:r>
      <w:r>
        <w:fldChar w:fldCharType="separate"/>
      </w:r>
      <m:oMath>
        <m:r>
          <m:rPr>
            <m:sty m:val="p"/>
          </m:rPr>
          <w:rPr>
            <w:rFonts w:ascii="Cambria Math" w:hAnsi="Cambria Math"/>
          </w:rPr>
          <m:t>∀</m:t>
        </m:r>
        <m:r>
          <m:rPr>
            <m:sty m:val="p"/>
          </m:rPr>
          <w:rPr>
            <w:rFonts w:ascii="Cambria Math" w:hAnsi="Cambria Math" w:hint="eastAsia"/>
          </w:rPr>
          <m:t>p</m:t>
        </m:r>
        <m:r>
          <m:rPr>
            <m:sty m:val="p"/>
          </m:rPr>
          <w:rPr>
            <w:rFonts w:ascii="Cambria Math" w:hAnsi="Cambria Math"/>
          </w:rPr>
          <m:t>,q∈C</m:t>
        </m:r>
      </m:oMath>
      <w:r>
        <w:fldChar w:fldCharType="end"/>
      </w:r>
      <w:r>
        <w:rPr>
          <w:rFonts w:hint="eastAsia"/>
        </w:rPr>
        <w:t>:p,q</w:t>
      </w:r>
      <w:r>
        <w:rPr>
          <w:rFonts w:hint="eastAsia"/>
        </w:rPr>
        <w:t>密度相连</w:t>
      </w:r>
    </w:p>
    <w:p w14:paraId="14F16B57" w14:textId="6F2C01C3" w:rsidR="00C8540E" w:rsidRDefault="00C8540E">
      <w:pPr>
        <w:numPr>
          <w:ilvl w:val="0"/>
          <w:numId w:val="8"/>
        </w:numPr>
        <w:ind w:left="902" w:firstLineChars="0"/>
      </w:pPr>
      <w:r>
        <w:rPr>
          <w:rFonts w:hint="eastAsia"/>
        </w:rPr>
        <w:t>噪声点：设</w:t>
      </w:r>
      <w:r>
        <w:rPr>
          <w:rFonts w:hint="eastAsia"/>
        </w:rPr>
        <w:t>C</w:t>
      </w:r>
      <w:r>
        <w:rPr>
          <w:rFonts w:hint="eastAsia"/>
          <w:vertAlign w:val="subscript"/>
        </w:rPr>
        <w:t>1</w:t>
      </w:r>
      <w:r>
        <w:rPr>
          <w:rFonts w:hint="eastAsia"/>
        </w:rPr>
        <w:t>,C</w:t>
      </w:r>
      <w:r>
        <w:rPr>
          <w:rFonts w:hint="eastAsia"/>
          <w:vertAlign w:val="subscript"/>
        </w:rPr>
        <w:t>2</w:t>
      </w:r>
      <w:r>
        <w:rPr>
          <w:rFonts w:hint="eastAsia"/>
        </w:rPr>
        <w:t>,</w:t>
      </w:r>
      <w:r>
        <w:t>…,C</w:t>
      </w:r>
      <w:r>
        <w:rPr>
          <w:vertAlign w:val="subscript"/>
        </w:rPr>
        <w:t>k</w:t>
      </w:r>
      <w:r>
        <w:rPr>
          <w:rFonts w:hint="eastAsia"/>
        </w:rPr>
        <w:t>是样本集</w:t>
      </w:r>
      <w:r>
        <w:rPr>
          <w:rFonts w:hint="eastAsia"/>
        </w:rPr>
        <w:t>D</w:t>
      </w:r>
      <w:r>
        <w:rPr>
          <w:rFonts w:hint="eastAsia"/>
        </w:rPr>
        <w:t>中的簇，则定义噪声点为不属于任何簇的数据集，即</w:t>
      </w:r>
      <w:r>
        <w:fldChar w:fldCharType="begin"/>
      </w:r>
      <w:r>
        <w:instrText xml:space="preserve"> QUOTE </w:instrText>
      </w:r>
      <m:oMath>
        <m:r>
          <m:rPr>
            <m:sty m:val="p"/>
          </m:rPr>
          <w:rPr>
            <w:rFonts w:ascii="Cambria Math" w:hAnsi="Cambria Math"/>
          </w:rPr>
          <m:t>noise=</m:t>
        </m:r>
        <m:d>
          <m:dPr>
            <m:begChr m:val="{"/>
            <m:endChr m:val="}"/>
            <m:ctrlPr>
              <w:rPr>
                <w:rFonts w:ascii="Cambria Math" w:hAnsi="Cambria Math"/>
              </w:rPr>
            </m:ctrlPr>
          </m:dPr>
          <m:e>
            <m:r>
              <m:rPr>
                <m:sty m:val="p"/>
              </m:rPr>
              <w:rPr>
                <w:rFonts w:ascii="Cambria Math" w:hAnsi="Cambria Math"/>
              </w:rPr>
              <m:t>p∈D</m:t>
            </m:r>
          </m:e>
          <m:e>
            <m:r>
              <m:rPr>
                <m:sty m:val="p"/>
              </m:rP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e>
        </m:d>
      </m:oMath>
      <w:r>
        <w:instrText xml:space="preserve"> </w:instrText>
      </w:r>
      <w:r>
        <w:fldChar w:fldCharType="separate"/>
      </w:r>
      <m:oMath>
        <m:r>
          <m:rPr>
            <m:sty m:val="p"/>
          </m:rPr>
          <w:rPr>
            <w:rFonts w:ascii="Cambria Math" w:hAnsi="Cambria Math"/>
          </w:rPr>
          <m:t>noise=</m:t>
        </m:r>
        <m:d>
          <m:dPr>
            <m:begChr m:val="{"/>
            <m:endChr m:val="}"/>
            <m:ctrlPr>
              <w:rPr>
                <w:rFonts w:ascii="Cambria Math" w:hAnsi="Cambria Math"/>
              </w:rPr>
            </m:ctrlPr>
          </m:dPr>
          <m:e>
            <m:r>
              <m:rPr>
                <m:sty m:val="p"/>
              </m:rPr>
              <w:rPr>
                <w:rFonts w:ascii="Cambria Math" w:hAnsi="Cambria Math"/>
              </w:rPr>
              <m:t>p∈D</m:t>
            </m:r>
          </m:e>
          <m:e>
            <m:r>
              <m:rPr>
                <m:sty m:val="p"/>
              </m:rP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e>
        </m:d>
      </m:oMath>
      <w:r>
        <w:fldChar w:fldCharType="end"/>
      </w:r>
    </w:p>
    <w:p w14:paraId="0CAFB1F7" w14:textId="77777777" w:rsidR="00C8540E" w:rsidRDefault="00C8540E">
      <w:pPr>
        <w:ind w:left="482" w:firstLineChars="0" w:firstLine="0"/>
      </w:pPr>
    </w:p>
    <w:p w14:paraId="4B4AFD8A" w14:textId="77777777" w:rsidR="00C8540E" w:rsidRDefault="00C8540E">
      <w:pPr>
        <w:ind w:left="482" w:firstLineChars="0" w:firstLine="0"/>
      </w:pPr>
      <w:r>
        <w:rPr>
          <w:rFonts w:hint="eastAsia"/>
        </w:rPr>
        <w:t>算法流程：</w:t>
      </w:r>
    </w:p>
    <w:p w14:paraId="16ED6270" w14:textId="77777777" w:rsidR="00DC37A0" w:rsidRDefault="00C8540E">
      <w:pPr>
        <w:ind w:firstLine="480"/>
      </w:pPr>
      <w:r>
        <w:t>输入：</w:t>
      </w:r>
      <w:r>
        <w:t xml:space="preserve"> </w:t>
      </w:r>
      <w:r w:rsidR="00DC37A0">
        <w:rPr>
          <w:rFonts w:hint="eastAsia"/>
        </w:rPr>
        <w:t>邻域</w:t>
      </w:r>
      <w:r>
        <w:t>半径</w:t>
      </w:r>
      <w:r w:rsidR="00DC37A0">
        <w:t>ϵ</w:t>
      </w:r>
      <w:r w:rsidR="00DC37A0">
        <w:rPr>
          <w:rFonts w:hint="eastAsia"/>
        </w:rPr>
        <w:t>，</w:t>
      </w:r>
    </w:p>
    <w:p w14:paraId="2BE62B38" w14:textId="77777777" w:rsidR="00C8540E" w:rsidRDefault="00DC37A0">
      <w:pPr>
        <w:ind w:firstLine="480"/>
      </w:pPr>
      <w:r>
        <w:t>ϵ</w:t>
      </w:r>
      <w:r>
        <w:rPr>
          <w:rFonts w:hint="eastAsia"/>
        </w:rPr>
        <w:t>邻域内核心点的最小密度</w:t>
      </w:r>
      <w:r>
        <w:rPr>
          <w:rFonts w:hint="eastAsia"/>
        </w:rPr>
        <w:t>Min</w:t>
      </w:r>
      <w:r>
        <w:t>Pts</w:t>
      </w:r>
      <w:r>
        <w:rPr>
          <w:rFonts w:hint="eastAsia"/>
        </w:rPr>
        <w:t>，</w:t>
      </w:r>
    </w:p>
    <w:p w14:paraId="3814D697" w14:textId="77777777" w:rsidR="00C8540E" w:rsidRDefault="00DC37A0" w:rsidP="00DC37A0">
      <w:pPr>
        <w:ind w:firstLine="480"/>
      </w:pPr>
      <w:r>
        <w:rPr>
          <w:rFonts w:hint="eastAsia"/>
        </w:rPr>
        <w:t>数据集</w:t>
      </w:r>
      <w:r>
        <w:rPr>
          <w:rFonts w:hint="eastAsia"/>
        </w:rPr>
        <w:t>D</w:t>
      </w:r>
      <w:r w:rsidR="00C8540E">
        <w:t>。</w:t>
      </w:r>
    </w:p>
    <w:p w14:paraId="12793121" w14:textId="77777777" w:rsidR="00C8540E" w:rsidRDefault="00C8540E">
      <w:pPr>
        <w:ind w:firstLine="480"/>
      </w:pPr>
      <w:r>
        <w:t>输出：</w:t>
      </w:r>
      <w:r>
        <w:t xml:space="preserve"> </w:t>
      </w:r>
      <w:r w:rsidR="00DC37A0">
        <w:rPr>
          <w:rFonts w:hint="eastAsia"/>
        </w:rPr>
        <w:t>划分</w:t>
      </w:r>
      <w:proofErr w:type="gramStart"/>
      <w:r w:rsidR="00DC37A0">
        <w:rPr>
          <w:rFonts w:hint="eastAsia"/>
        </w:rPr>
        <w:t>簇</w:t>
      </w:r>
      <w:proofErr w:type="gramEnd"/>
    </w:p>
    <w:p w14:paraId="4E5E8366" w14:textId="77777777" w:rsidR="00DC37A0" w:rsidRDefault="00C8540E" w:rsidP="00DC37A0">
      <w:pPr>
        <w:ind w:firstLine="480"/>
      </w:pPr>
      <w:r>
        <w:t>方法：</w:t>
      </w:r>
    </w:p>
    <w:p w14:paraId="1AE3B3AD" w14:textId="77777777" w:rsidR="00C8540E" w:rsidRDefault="00DC37A0" w:rsidP="00DC37A0">
      <w:pPr>
        <w:numPr>
          <w:ilvl w:val="0"/>
          <w:numId w:val="14"/>
        </w:numPr>
        <w:ind w:firstLineChars="0"/>
      </w:pPr>
      <w:r>
        <w:rPr>
          <w:rFonts w:hint="eastAsia"/>
        </w:rPr>
        <w:t>初始化集合中所有样本点为</w:t>
      </w:r>
      <w:proofErr w:type="gramStart"/>
      <w:r>
        <w:rPr>
          <w:rFonts w:hint="eastAsia"/>
        </w:rPr>
        <w:t>未访问</w:t>
      </w:r>
      <w:proofErr w:type="gramEnd"/>
      <w:r>
        <w:rPr>
          <w:rFonts w:hint="eastAsia"/>
        </w:rPr>
        <w:t>状态</w:t>
      </w:r>
      <w:r w:rsidR="001D5F8C">
        <w:rPr>
          <w:rFonts w:hint="eastAsia"/>
        </w:rPr>
        <w:t>，初始化簇</w:t>
      </w:r>
      <w:r w:rsidR="001D5F8C">
        <w:rPr>
          <w:rFonts w:hint="eastAsia"/>
        </w:rPr>
        <w:t>C=0</w:t>
      </w:r>
    </w:p>
    <w:p w14:paraId="2C70C299" w14:textId="77777777" w:rsidR="00DC37A0" w:rsidRDefault="00DC37A0" w:rsidP="00DC37A0">
      <w:pPr>
        <w:numPr>
          <w:ilvl w:val="0"/>
          <w:numId w:val="14"/>
        </w:numPr>
        <w:ind w:firstLineChars="0"/>
      </w:pPr>
      <w:r>
        <w:rPr>
          <w:rFonts w:hint="eastAsia"/>
        </w:rPr>
        <w:t>对每个样本点，如果未访问，</w:t>
      </w:r>
      <w:r w:rsidR="001D5F8C">
        <w:rPr>
          <w:rFonts w:hint="eastAsia"/>
        </w:rPr>
        <w:t>转</w:t>
      </w:r>
      <w:r w:rsidR="001D5F8C">
        <w:rPr>
          <w:rFonts w:hint="eastAsia"/>
        </w:rPr>
        <w:t>3</w:t>
      </w:r>
      <w:r w:rsidR="001D5F8C">
        <w:t>,</w:t>
      </w:r>
      <w:r w:rsidR="001D5F8C">
        <w:rPr>
          <w:rFonts w:hint="eastAsia"/>
        </w:rPr>
        <w:t>如果已访问，转</w:t>
      </w:r>
      <w:r w:rsidR="001D5F8C">
        <w:rPr>
          <w:rFonts w:hint="eastAsia"/>
        </w:rPr>
        <w:t>2</w:t>
      </w:r>
    </w:p>
    <w:p w14:paraId="7CE63DBF" w14:textId="77777777" w:rsidR="00DC37A0" w:rsidRDefault="001D5F8C" w:rsidP="00DC37A0">
      <w:pPr>
        <w:numPr>
          <w:ilvl w:val="0"/>
          <w:numId w:val="14"/>
        </w:numPr>
        <w:ind w:firstLineChars="0"/>
      </w:pPr>
      <w:r>
        <w:rPr>
          <w:rFonts w:hint="eastAsia"/>
        </w:rPr>
        <w:t>判断当前样本点是否是核心点，如果是，转</w:t>
      </w:r>
      <w:r>
        <w:rPr>
          <w:rFonts w:hint="eastAsia"/>
        </w:rPr>
        <w:t>4</w:t>
      </w:r>
      <w:r>
        <w:rPr>
          <w:rFonts w:hint="eastAsia"/>
        </w:rPr>
        <w:t>，如果不是，转</w:t>
      </w:r>
      <w:r>
        <w:rPr>
          <w:rFonts w:hint="eastAsia"/>
        </w:rPr>
        <w:t>2</w:t>
      </w:r>
    </w:p>
    <w:p w14:paraId="27DBC43F" w14:textId="77777777" w:rsidR="001D5F8C" w:rsidRDefault="001D5F8C" w:rsidP="00DC37A0">
      <w:pPr>
        <w:numPr>
          <w:ilvl w:val="0"/>
          <w:numId w:val="14"/>
        </w:numPr>
        <w:ind w:firstLineChars="0"/>
      </w:pPr>
      <w:r>
        <w:rPr>
          <w:rFonts w:hint="eastAsia"/>
        </w:rPr>
        <w:t>将当前样本点加入当前簇，并标为已访问，将其</w:t>
      </w:r>
      <w:r>
        <w:t>ϵ</w:t>
      </w:r>
      <w:r>
        <w:rPr>
          <w:rFonts w:hint="eastAsia"/>
        </w:rPr>
        <w:t>邻域内</w:t>
      </w:r>
      <w:proofErr w:type="gramStart"/>
      <w:r>
        <w:rPr>
          <w:rFonts w:hint="eastAsia"/>
        </w:rPr>
        <w:t>所有点也</w:t>
      </w:r>
      <w:proofErr w:type="gramEnd"/>
      <w:r>
        <w:rPr>
          <w:rFonts w:hint="eastAsia"/>
        </w:rPr>
        <w:t>加入当前</w:t>
      </w:r>
      <w:proofErr w:type="gramStart"/>
      <w:r>
        <w:rPr>
          <w:rFonts w:hint="eastAsia"/>
        </w:rPr>
        <w:t>簇</w:t>
      </w:r>
      <w:proofErr w:type="gramEnd"/>
    </w:p>
    <w:p w14:paraId="3504621B" w14:textId="77777777" w:rsidR="001D5F8C" w:rsidRDefault="001D5F8C" w:rsidP="00DC37A0">
      <w:pPr>
        <w:numPr>
          <w:ilvl w:val="0"/>
          <w:numId w:val="14"/>
        </w:numPr>
        <w:ind w:firstLineChars="0"/>
      </w:pPr>
      <w:r>
        <w:rPr>
          <w:rFonts w:hint="eastAsia"/>
        </w:rPr>
        <w:t>遍历当前簇中的样本点，如果未访问，转</w:t>
      </w:r>
      <w:r>
        <w:rPr>
          <w:rFonts w:hint="eastAsia"/>
        </w:rPr>
        <w:t>6</w:t>
      </w:r>
      <w:r>
        <w:rPr>
          <w:rFonts w:hint="eastAsia"/>
        </w:rPr>
        <w:t>，如已访问，转</w:t>
      </w:r>
      <w:r>
        <w:rPr>
          <w:rFonts w:hint="eastAsia"/>
        </w:rPr>
        <w:t>8</w:t>
      </w:r>
      <w:r>
        <w:rPr>
          <w:rFonts w:hint="eastAsia"/>
        </w:rPr>
        <w:t>，如</w:t>
      </w:r>
      <w:proofErr w:type="gramStart"/>
      <w:r>
        <w:rPr>
          <w:rFonts w:hint="eastAsia"/>
        </w:rPr>
        <w:t>所有点都</w:t>
      </w:r>
      <w:proofErr w:type="gramEnd"/>
      <w:r>
        <w:rPr>
          <w:rFonts w:hint="eastAsia"/>
        </w:rPr>
        <w:t>已遍历，转</w:t>
      </w:r>
      <w:r>
        <w:rPr>
          <w:rFonts w:hint="eastAsia"/>
        </w:rPr>
        <w:t>9</w:t>
      </w:r>
    </w:p>
    <w:p w14:paraId="043468A6" w14:textId="77777777" w:rsidR="001D5F8C" w:rsidRDefault="001D5F8C" w:rsidP="00DC37A0">
      <w:pPr>
        <w:numPr>
          <w:ilvl w:val="0"/>
          <w:numId w:val="14"/>
        </w:numPr>
        <w:ind w:firstLineChars="0"/>
      </w:pPr>
      <w:r>
        <w:rPr>
          <w:rFonts w:hint="eastAsia"/>
        </w:rPr>
        <w:t>判断是否是核心点，如果是，转</w:t>
      </w:r>
      <w:r>
        <w:rPr>
          <w:rFonts w:hint="eastAsia"/>
        </w:rPr>
        <w:t>7</w:t>
      </w:r>
    </w:p>
    <w:p w14:paraId="699F5CAD" w14:textId="77777777" w:rsidR="001D5F8C" w:rsidRDefault="001D5F8C" w:rsidP="00DC37A0">
      <w:pPr>
        <w:numPr>
          <w:ilvl w:val="0"/>
          <w:numId w:val="14"/>
        </w:numPr>
        <w:ind w:firstLineChars="0"/>
      </w:pPr>
      <w:r>
        <w:rPr>
          <w:rFonts w:hint="eastAsia"/>
        </w:rPr>
        <w:t>将当前点</w:t>
      </w:r>
      <w:r>
        <w:t>ϵ</w:t>
      </w:r>
      <w:r>
        <w:rPr>
          <w:rFonts w:hint="eastAsia"/>
        </w:rPr>
        <w:t>邻域内所有</w:t>
      </w:r>
      <w:proofErr w:type="gramStart"/>
      <w:r>
        <w:rPr>
          <w:rFonts w:hint="eastAsia"/>
        </w:rPr>
        <w:t>未访问</w:t>
      </w:r>
      <w:proofErr w:type="gramEnd"/>
      <w:r>
        <w:rPr>
          <w:rFonts w:hint="eastAsia"/>
        </w:rPr>
        <w:t>邻居加入当前簇，并将当前点标为已访问</w:t>
      </w:r>
    </w:p>
    <w:p w14:paraId="21B357C7" w14:textId="77777777" w:rsidR="001D5F8C" w:rsidRDefault="001D5F8C" w:rsidP="00DC37A0">
      <w:pPr>
        <w:numPr>
          <w:ilvl w:val="0"/>
          <w:numId w:val="14"/>
        </w:numPr>
        <w:ind w:firstLineChars="0"/>
      </w:pPr>
      <w:r>
        <w:rPr>
          <w:rFonts w:hint="eastAsia"/>
        </w:rPr>
        <w:t>转</w:t>
      </w:r>
      <w:r>
        <w:rPr>
          <w:rFonts w:hint="eastAsia"/>
        </w:rPr>
        <w:t>5</w:t>
      </w:r>
    </w:p>
    <w:p w14:paraId="783B3B97" w14:textId="77777777" w:rsidR="001D5F8C" w:rsidRDefault="001D5F8C" w:rsidP="00DC37A0">
      <w:pPr>
        <w:numPr>
          <w:ilvl w:val="0"/>
          <w:numId w:val="14"/>
        </w:numPr>
        <w:ind w:firstLineChars="0"/>
      </w:pPr>
      <w:r>
        <w:rPr>
          <w:rFonts w:hint="eastAsia"/>
        </w:rPr>
        <w:t>C</w:t>
      </w:r>
      <w:r>
        <w:t>++</w:t>
      </w:r>
      <w:r>
        <w:rPr>
          <w:rFonts w:hint="eastAsia"/>
        </w:rPr>
        <w:t>，转</w:t>
      </w:r>
      <w:r>
        <w:rPr>
          <w:rFonts w:hint="eastAsia"/>
        </w:rPr>
        <w:t>2</w:t>
      </w:r>
    </w:p>
    <w:p w14:paraId="136A08F1" w14:textId="77777777" w:rsidR="00C8540E" w:rsidRDefault="00C8540E">
      <w:pPr>
        <w:ind w:left="482" w:firstLineChars="0" w:firstLine="0"/>
      </w:pPr>
    </w:p>
    <w:p w14:paraId="65E5CD68" w14:textId="77777777" w:rsidR="00C8540E" w:rsidRDefault="00C8540E">
      <w:pPr>
        <w:ind w:left="480" w:firstLineChars="0" w:firstLine="0"/>
      </w:pPr>
      <w:r>
        <w:rPr>
          <w:rFonts w:hint="eastAsia"/>
        </w:rPr>
        <w:lastRenderedPageBreak/>
        <w:t>伪码描述：</w:t>
      </w:r>
    </w:p>
    <w:p w14:paraId="3C05F00A" w14:textId="77777777" w:rsidR="005C4FEC" w:rsidRPr="005C4FEC" w:rsidRDefault="005C4FEC" w:rsidP="005C4FEC">
      <w:pPr>
        <w:widowControl/>
        <w:shd w:val="clear" w:color="auto" w:fill="FFFFFF"/>
        <w:spacing w:line="240" w:lineRule="auto"/>
        <w:ind w:firstLineChars="0" w:firstLine="48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DBSCAN(</w:t>
      </w:r>
      <w:proofErr w:type="gramStart"/>
      <w:r w:rsidRPr="005C4FEC">
        <w:rPr>
          <w:rFonts w:ascii="Courier New" w:hAnsi="Courier New" w:cs="Courier New"/>
          <w:color w:val="000000"/>
          <w:kern w:val="0"/>
          <w:sz w:val="20"/>
          <w:szCs w:val="20"/>
        </w:rPr>
        <w:t>ϵ,MinPts</w:t>
      </w:r>
      <w:proofErr w:type="gramEnd"/>
      <w:r w:rsidRPr="005C4FEC">
        <w:rPr>
          <w:rFonts w:ascii="Courier New" w:hAnsi="Courier New" w:cs="Courier New"/>
          <w:color w:val="000000"/>
          <w:kern w:val="0"/>
          <w:sz w:val="20"/>
          <w:szCs w:val="20"/>
        </w:rPr>
        <w:t>,D){</w:t>
      </w:r>
    </w:p>
    <w:p w14:paraId="4AD680A1"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C=-1;</w:t>
      </w:r>
    </w:p>
    <w:p w14:paraId="221187E4"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for (p in D)</w:t>
      </w:r>
    </w:p>
    <w:p w14:paraId="159702C8"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p is not visited;</w:t>
      </w:r>
    </w:p>
    <w:p w14:paraId="5D527B09"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for (p in D)</w:t>
      </w:r>
    </w:p>
    <w:p w14:paraId="4046F3F1"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C++</w:t>
      </w:r>
    </w:p>
    <w:p w14:paraId="7D093F10"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if (p is not visited)</w:t>
      </w:r>
    </w:p>
    <w:p w14:paraId="66C532D6"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if (p is corePnt)</w:t>
      </w:r>
    </w:p>
    <w:p w14:paraId="363C167B"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C.add(p)</w:t>
      </w:r>
    </w:p>
    <w:p w14:paraId="3A374540"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C.addAll(getNeighbors(</w:t>
      </w:r>
      <w:proofErr w:type="gramStart"/>
      <w:r w:rsidRPr="005C4FEC">
        <w:rPr>
          <w:rFonts w:ascii="Courier New" w:hAnsi="Courier New" w:cs="Courier New"/>
          <w:color w:val="000000"/>
          <w:kern w:val="0"/>
          <w:sz w:val="20"/>
          <w:szCs w:val="20"/>
        </w:rPr>
        <w:t>p,D</w:t>
      </w:r>
      <w:proofErr w:type="gramEnd"/>
      <w:r w:rsidRPr="005C4FEC">
        <w:rPr>
          <w:rFonts w:ascii="Courier New" w:hAnsi="Courier New" w:cs="Courier New"/>
          <w:color w:val="000000"/>
          <w:kern w:val="0"/>
          <w:sz w:val="20"/>
          <w:szCs w:val="20"/>
        </w:rPr>
        <w:t>))</w:t>
      </w:r>
    </w:p>
    <w:p w14:paraId="7568768C"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w:t>
      </w:r>
      <w:proofErr w:type="gramStart"/>
      <w:r w:rsidRPr="005C4FEC">
        <w:rPr>
          <w:rFonts w:ascii="Courier New" w:hAnsi="Courier New" w:cs="Courier New"/>
          <w:color w:val="000000"/>
          <w:kern w:val="0"/>
          <w:sz w:val="20"/>
          <w:szCs w:val="20"/>
        </w:rPr>
        <w:t>p.isVisited</w:t>
      </w:r>
      <w:proofErr w:type="gramEnd"/>
      <w:r w:rsidRPr="005C4FEC">
        <w:rPr>
          <w:rFonts w:ascii="Courier New" w:hAnsi="Courier New" w:cs="Courier New"/>
          <w:color w:val="000000"/>
          <w:kern w:val="0"/>
          <w:sz w:val="20"/>
          <w:szCs w:val="20"/>
        </w:rPr>
        <w:t>=true</w:t>
      </w:r>
    </w:p>
    <w:p w14:paraId="4398D1F2"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w:t>
      </w:r>
      <w:proofErr w:type="gramStart"/>
      <w:r w:rsidRPr="005C4FEC">
        <w:rPr>
          <w:rFonts w:ascii="Courier New" w:hAnsi="Courier New" w:cs="Courier New"/>
          <w:color w:val="000000"/>
          <w:kern w:val="0"/>
          <w:sz w:val="20"/>
          <w:szCs w:val="20"/>
        </w:rPr>
        <w:t>for(</w:t>
      </w:r>
      <w:proofErr w:type="gramEnd"/>
      <w:r w:rsidRPr="005C4FEC">
        <w:rPr>
          <w:rFonts w:ascii="Courier New" w:hAnsi="Courier New" w:cs="Courier New"/>
          <w:color w:val="000000"/>
          <w:kern w:val="0"/>
          <w:sz w:val="20"/>
          <w:szCs w:val="20"/>
        </w:rPr>
        <w:t>p in C)</w:t>
      </w:r>
    </w:p>
    <w:p w14:paraId="58BAF8C5"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w:t>
      </w:r>
      <w:proofErr w:type="gramStart"/>
      <w:r w:rsidRPr="005C4FEC">
        <w:rPr>
          <w:rFonts w:ascii="Courier New" w:hAnsi="Courier New" w:cs="Courier New"/>
          <w:color w:val="000000"/>
          <w:kern w:val="0"/>
          <w:sz w:val="20"/>
          <w:szCs w:val="20"/>
        </w:rPr>
        <w:t>if(</w:t>
      </w:r>
      <w:proofErr w:type="gramEnd"/>
      <w:r w:rsidRPr="005C4FEC">
        <w:rPr>
          <w:rFonts w:ascii="Courier New" w:hAnsi="Courier New" w:cs="Courier New"/>
          <w:color w:val="000000"/>
          <w:kern w:val="0"/>
          <w:sz w:val="20"/>
          <w:szCs w:val="20"/>
        </w:rPr>
        <w:t>p is not visited)</w:t>
      </w:r>
    </w:p>
    <w:p w14:paraId="17E67ED3"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w:t>
      </w:r>
      <w:proofErr w:type="gramStart"/>
      <w:r w:rsidRPr="005C4FEC">
        <w:rPr>
          <w:rFonts w:ascii="Courier New" w:hAnsi="Courier New" w:cs="Courier New"/>
          <w:color w:val="000000"/>
          <w:kern w:val="0"/>
          <w:sz w:val="20"/>
          <w:szCs w:val="20"/>
        </w:rPr>
        <w:t>if(</w:t>
      </w:r>
      <w:proofErr w:type="gramEnd"/>
      <w:r w:rsidRPr="005C4FEC">
        <w:rPr>
          <w:rFonts w:ascii="Courier New" w:hAnsi="Courier New" w:cs="Courier New"/>
          <w:color w:val="000000"/>
          <w:kern w:val="0"/>
          <w:sz w:val="20"/>
          <w:szCs w:val="20"/>
        </w:rPr>
        <w:t>p is corePnt)</w:t>
      </w:r>
    </w:p>
    <w:p w14:paraId="009C35A7"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C.add(p)</w:t>
      </w:r>
    </w:p>
    <w:p w14:paraId="03C308B6"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w:t>
      </w:r>
      <w:proofErr w:type="gramStart"/>
      <w:r w:rsidRPr="005C4FEC">
        <w:rPr>
          <w:rFonts w:ascii="Courier New" w:hAnsi="Courier New" w:cs="Courier New"/>
          <w:color w:val="000000"/>
          <w:kern w:val="0"/>
          <w:sz w:val="20"/>
          <w:szCs w:val="20"/>
        </w:rPr>
        <w:t>p.isVisited</w:t>
      </w:r>
      <w:proofErr w:type="gramEnd"/>
      <w:r w:rsidRPr="005C4FEC">
        <w:rPr>
          <w:rFonts w:ascii="Courier New" w:hAnsi="Courier New" w:cs="Courier New"/>
          <w:color w:val="000000"/>
          <w:kern w:val="0"/>
          <w:sz w:val="20"/>
          <w:szCs w:val="20"/>
        </w:rPr>
        <w:t>=true;</w:t>
      </w:r>
    </w:p>
    <w:p w14:paraId="6C31D4B4"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C.addAll(getNeighbors(</w:t>
      </w:r>
      <w:proofErr w:type="gramStart"/>
      <w:r w:rsidRPr="005C4FEC">
        <w:rPr>
          <w:rFonts w:ascii="Courier New" w:hAnsi="Courier New" w:cs="Courier New"/>
          <w:color w:val="000000"/>
          <w:kern w:val="0"/>
          <w:sz w:val="20"/>
          <w:szCs w:val="20"/>
        </w:rPr>
        <w:t>p,D</w:t>
      </w:r>
      <w:proofErr w:type="gramEnd"/>
      <w:r w:rsidRPr="005C4FEC">
        <w:rPr>
          <w:rFonts w:ascii="Courier New" w:hAnsi="Courier New" w:cs="Courier New"/>
          <w:color w:val="000000"/>
          <w:kern w:val="0"/>
          <w:sz w:val="20"/>
          <w:szCs w:val="20"/>
        </w:rPr>
        <w:t>))</w:t>
      </w:r>
    </w:p>
    <w:p w14:paraId="4EB9F7A2" w14:textId="77777777" w:rsidR="005C4FEC" w:rsidRPr="005C4FEC" w:rsidRDefault="005C4FEC" w:rsidP="005C4FEC">
      <w:pPr>
        <w:widowControl/>
        <w:shd w:val="clear" w:color="auto" w:fill="FFFFFF"/>
        <w:spacing w:line="240" w:lineRule="auto"/>
        <w:ind w:firstLineChars="0" w:firstLine="0"/>
        <w:jc w:val="left"/>
        <w:rPr>
          <w:rFonts w:ascii="Courier New" w:hAnsi="Courier New" w:cs="Courier New"/>
          <w:color w:val="000000"/>
          <w:kern w:val="0"/>
          <w:sz w:val="20"/>
          <w:szCs w:val="20"/>
        </w:rPr>
      </w:pPr>
      <w:r w:rsidRPr="005C4FEC">
        <w:rPr>
          <w:rFonts w:ascii="Courier New" w:hAnsi="Courier New" w:cs="Courier New"/>
          <w:color w:val="000000"/>
          <w:kern w:val="0"/>
          <w:sz w:val="20"/>
          <w:szCs w:val="20"/>
        </w:rPr>
        <w:t xml:space="preserve">                        </w:t>
      </w:r>
    </w:p>
    <w:p w14:paraId="4F5DCE34" w14:textId="77777777" w:rsidR="005C4FEC" w:rsidRPr="005C4FEC" w:rsidRDefault="005C4FEC" w:rsidP="002A07A7">
      <w:pPr>
        <w:widowControl/>
        <w:shd w:val="clear" w:color="auto" w:fill="FFFFFF"/>
        <w:spacing w:line="240" w:lineRule="auto"/>
        <w:ind w:firstLine="400"/>
        <w:jc w:val="left"/>
        <w:rPr>
          <w:rFonts w:ascii="宋体" w:hAnsi="宋体" w:cs="宋体"/>
          <w:kern w:val="0"/>
        </w:rPr>
      </w:pPr>
      <w:r w:rsidRPr="005C4FEC">
        <w:rPr>
          <w:rFonts w:ascii="Courier New" w:hAnsi="Courier New" w:cs="Courier New"/>
          <w:color w:val="000000"/>
          <w:kern w:val="0"/>
          <w:sz w:val="20"/>
          <w:szCs w:val="20"/>
        </w:rPr>
        <w:t>}</w:t>
      </w:r>
    </w:p>
    <w:p w14:paraId="5CBC7E40" w14:textId="77777777" w:rsidR="005C4FEC" w:rsidRDefault="005C4FEC">
      <w:pPr>
        <w:ind w:left="480" w:firstLineChars="0" w:firstLine="0"/>
        <w:rPr>
          <w:rFonts w:hint="eastAsia"/>
        </w:rPr>
      </w:pPr>
    </w:p>
    <w:p w14:paraId="46444387" w14:textId="236BEA1C" w:rsidR="00C8540E" w:rsidRDefault="00C12CA9">
      <w:pPr>
        <w:ind w:left="480" w:firstLineChars="0" w:firstLine="0"/>
      </w:pPr>
      <w:r>
        <w:rPr>
          <w:noProof/>
        </w:rPr>
        <w:drawing>
          <wp:inline distT="0" distB="0" distL="0" distR="0" wp14:anchorId="5DC1C9F1" wp14:editId="5BC804C5">
            <wp:extent cx="6115050" cy="37242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p>
    <w:p w14:paraId="43DF698F" w14:textId="77777777" w:rsidR="00C8540E" w:rsidRDefault="00C8540E">
      <w:pPr>
        <w:ind w:left="480" w:firstLineChars="0" w:firstLine="0"/>
        <w:jc w:val="center"/>
      </w:pPr>
      <w:r>
        <w:rPr>
          <w:rFonts w:hint="eastAsia"/>
        </w:rPr>
        <w:lastRenderedPageBreak/>
        <w:t>图</w:t>
      </w:r>
      <w:r>
        <w:rPr>
          <w:rFonts w:hint="eastAsia"/>
        </w:rPr>
        <w:t>2.2</w:t>
      </w:r>
    </w:p>
    <w:p w14:paraId="6CE172C8" w14:textId="77777777" w:rsidR="00C8540E" w:rsidRDefault="00C8540E">
      <w:pPr>
        <w:ind w:firstLine="480"/>
      </w:pPr>
      <w:r>
        <w:t>在图</w:t>
      </w:r>
      <w:r>
        <w:t>2.2</w:t>
      </w:r>
      <w:r>
        <w:t>中，</w:t>
      </w:r>
      <w:r>
        <w:rPr>
          <w:rFonts w:hint="eastAsia"/>
        </w:rPr>
        <w:t>MinPts</w:t>
      </w:r>
      <w:r>
        <w:t>=5</w:t>
      </w:r>
      <w:del w:id="160" w:author="qzuser" w:date="2018-05-16T17:40:00Z">
        <w:r>
          <w:delText>,</w:delText>
        </w:r>
      </w:del>
      <w:ins w:id="161" w:author="qzuser" w:date="2018-05-16T17:40:00Z">
        <w:r>
          <w:rPr>
            <w:rFonts w:hint="eastAsia"/>
          </w:rPr>
          <w:t>，</w:t>
        </w:r>
      </w:ins>
      <w:r>
        <w:t>红色点为核心</w:t>
      </w:r>
      <w:r>
        <w:rPr>
          <w:rFonts w:hint="eastAsia"/>
        </w:rPr>
        <w:t>对象。所有核心对象密度直达的样本点在以核心对象为圆心的圆中，绿色箭头连起来的核心对象构成了密度可达序列，在这些密度可达序列的</w:t>
      </w:r>
      <w:r>
        <w:t>ϵ</w:t>
      </w:r>
      <w:r>
        <w:rPr>
          <w:rFonts w:hint="eastAsia"/>
        </w:rPr>
        <w:t>邻域内，</w:t>
      </w:r>
      <w:proofErr w:type="gramStart"/>
      <w:r>
        <w:rPr>
          <w:rFonts w:hint="eastAsia"/>
        </w:rPr>
        <w:t>所有点</w:t>
      </w:r>
      <w:proofErr w:type="gramEnd"/>
      <w:r>
        <w:rPr>
          <w:rFonts w:hint="eastAsia"/>
        </w:rPr>
        <w:t>密度相连。所以</w:t>
      </w:r>
      <w:r>
        <w:rPr>
          <w:rFonts w:hint="eastAsia"/>
        </w:rPr>
        <w:t>D</w:t>
      </w:r>
      <w:r>
        <w:t>BSCAN</w:t>
      </w:r>
      <w:r>
        <w:rPr>
          <w:rFonts w:hint="eastAsia"/>
        </w:rPr>
        <w:t>算法其本质就是针对核心对象</w:t>
      </w:r>
      <w:r>
        <w:t>ϵ</w:t>
      </w:r>
      <w:r>
        <w:rPr>
          <w:rFonts w:hint="eastAsia"/>
        </w:rPr>
        <w:t>邻域内可密度直达的样本点寻找最大密度相连的集合。图</w:t>
      </w:r>
      <w:r>
        <w:rPr>
          <w:rFonts w:hint="eastAsia"/>
        </w:rPr>
        <w:t>2.2</w:t>
      </w:r>
      <w:r>
        <w:rPr>
          <w:rFonts w:hint="eastAsia"/>
        </w:rPr>
        <w:t>中一共找到两个这样的集合，</w:t>
      </w:r>
      <w:proofErr w:type="gramStart"/>
      <w:r>
        <w:rPr>
          <w:rFonts w:hint="eastAsia"/>
        </w:rPr>
        <w:t>即最终</w:t>
      </w:r>
      <w:proofErr w:type="gramEnd"/>
      <w:r>
        <w:rPr>
          <w:rFonts w:hint="eastAsia"/>
        </w:rPr>
        <w:t>所得簇。</w:t>
      </w:r>
    </w:p>
    <w:p w14:paraId="1FFD48B6" w14:textId="77777777" w:rsidR="00C8540E" w:rsidRDefault="00C8540E">
      <w:pPr>
        <w:ind w:firstLine="480"/>
      </w:pPr>
    </w:p>
    <w:p w14:paraId="52DB30E1" w14:textId="77777777" w:rsidR="00C8540E" w:rsidRDefault="00C8540E">
      <w:pPr>
        <w:pStyle w:val="2"/>
      </w:pPr>
      <w:bookmarkStart w:id="162" w:name="_Toc514149494"/>
      <w:r>
        <w:rPr>
          <w:rFonts w:hint="eastAsia"/>
        </w:rPr>
        <w:t>本章小结</w:t>
      </w:r>
      <w:bookmarkEnd w:id="162"/>
    </w:p>
    <w:p w14:paraId="3DEEFB82" w14:textId="77777777" w:rsidR="00C8540E" w:rsidRDefault="00C8540E">
      <w:pPr>
        <w:ind w:firstLine="480"/>
      </w:pPr>
      <w:r>
        <w:rPr>
          <w:rFonts w:hint="eastAsia"/>
        </w:rPr>
        <w:t>本章首先介绍了数据隐私保护的相关知识及方法。然后对数据挖掘技术进行了阐述，包括其概念和挖掘过程。最后介绍了数据挖掘中的常用方法——聚类算法</w:t>
      </w:r>
      <w:ins w:id="163" w:author="qzuser" w:date="2018-05-16T17:42:00Z">
        <w:r>
          <w:rPr>
            <w:rFonts w:hint="eastAsia"/>
          </w:rPr>
          <w:t>及其分类</w:t>
        </w:r>
      </w:ins>
      <w:del w:id="164" w:author="qzuser" w:date="2018-05-16T17:43:00Z">
        <w:r>
          <w:rPr>
            <w:rFonts w:hint="eastAsia"/>
          </w:rPr>
          <w:delText>进行了介绍</w:delText>
        </w:r>
      </w:del>
      <w:r>
        <w:rPr>
          <w:rFonts w:hint="eastAsia"/>
        </w:rPr>
        <w:t>，</w:t>
      </w:r>
      <w:del w:id="165" w:author="qzuser" w:date="2018-05-16T17:43:00Z">
        <w:r>
          <w:rPr>
            <w:rFonts w:hint="eastAsia"/>
          </w:rPr>
          <w:delText>包括算法的分类等，</w:delText>
        </w:r>
      </w:del>
      <w:r>
        <w:rPr>
          <w:rFonts w:hint="eastAsia"/>
        </w:rPr>
        <w:t>并对其中的经典算法</w:t>
      </w:r>
      <w:r>
        <w:rPr>
          <w:rFonts w:hint="eastAsia"/>
        </w:rPr>
        <w:t>DBSCAN</w:t>
      </w:r>
      <w:r>
        <w:rPr>
          <w:rFonts w:hint="eastAsia"/>
        </w:rPr>
        <w:t>进行了详细介绍，为后面的乘车热点区域挖掘奠定了理论基础。</w:t>
      </w:r>
    </w:p>
    <w:p w14:paraId="143386EA" w14:textId="77777777" w:rsidR="00C8540E" w:rsidRDefault="00C8540E">
      <w:pPr>
        <w:pStyle w:val="1"/>
        <w:ind w:firstLine="600"/>
        <w:jc w:val="center"/>
        <w:rPr>
          <w:rFonts w:ascii="黑体" w:eastAsia="黑体" w:hAnsi="黑体"/>
          <w:b w:val="0"/>
          <w:sz w:val="30"/>
          <w:szCs w:val="30"/>
        </w:rPr>
      </w:pPr>
      <w:bookmarkStart w:id="166" w:name="_Toc514149495"/>
      <w:r>
        <w:rPr>
          <w:rFonts w:ascii="黑体" w:eastAsia="黑体" w:hAnsi="黑体" w:hint="eastAsia"/>
          <w:b w:val="0"/>
          <w:sz w:val="30"/>
          <w:szCs w:val="30"/>
        </w:rPr>
        <w:t xml:space="preserve">第三章 </w:t>
      </w:r>
      <w:r>
        <w:rPr>
          <w:rFonts w:ascii="黑体" w:eastAsia="黑体" w:hAnsi="黑体"/>
          <w:b w:val="0"/>
          <w:sz w:val="30"/>
          <w:szCs w:val="30"/>
        </w:rPr>
        <w:t xml:space="preserve"> </w:t>
      </w:r>
      <w:r>
        <w:rPr>
          <w:rFonts w:ascii="黑体" w:eastAsia="黑体" w:hAnsi="黑体" w:hint="eastAsia"/>
          <w:b w:val="0"/>
          <w:sz w:val="30"/>
          <w:szCs w:val="30"/>
        </w:rPr>
        <w:t>数据获取及预处理</w:t>
      </w:r>
      <w:bookmarkEnd w:id="166"/>
    </w:p>
    <w:p w14:paraId="17CB8CF0" w14:textId="77777777" w:rsidR="00C8540E" w:rsidRDefault="00C8540E">
      <w:pPr>
        <w:pStyle w:val="afa"/>
        <w:keepNext/>
        <w:keepLines/>
        <w:widowControl/>
        <w:numPr>
          <w:ilvl w:val="0"/>
          <w:numId w:val="1"/>
        </w:numPr>
        <w:spacing w:before="260" w:after="260" w:line="415" w:lineRule="auto"/>
        <w:ind w:firstLineChars="0"/>
        <w:jc w:val="left"/>
        <w:outlineLvl w:val="1"/>
        <w:rPr>
          <w:rFonts w:ascii="Calibri Light" w:eastAsia="黑体" w:hAnsi="Calibri Light"/>
          <w:bCs/>
          <w:vanish/>
          <w:sz w:val="28"/>
          <w:szCs w:val="32"/>
        </w:rPr>
      </w:pPr>
      <w:bookmarkStart w:id="167" w:name="_Toc514149496"/>
      <w:bookmarkEnd w:id="167"/>
    </w:p>
    <w:p w14:paraId="76EA8310" w14:textId="77777777" w:rsidR="00C8540E" w:rsidRDefault="00C8540E">
      <w:pPr>
        <w:pStyle w:val="2"/>
      </w:pPr>
      <w:bookmarkStart w:id="168" w:name="_Toc514149497"/>
      <w:r>
        <w:rPr>
          <w:rFonts w:hint="eastAsia"/>
        </w:rPr>
        <w:t>数据来源及数据格式</w:t>
      </w:r>
      <w:bookmarkEnd w:id="168"/>
    </w:p>
    <w:p w14:paraId="1DB2FFA4" w14:textId="77777777" w:rsidR="00C8540E" w:rsidRDefault="00C8540E">
      <w:pPr>
        <w:ind w:firstLine="480"/>
      </w:pPr>
      <w:r>
        <w:rPr>
          <w:rFonts w:hint="eastAsia"/>
        </w:rPr>
        <w:t>本文采用南京市中北股份有限公司的出租车营运数据作为研究对象，数据采集起止时间为</w:t>
      </w:r>
      <w:r>
        <w:rPr>
          <w:rFonts w:hint="eastAsia"/>
        </w:rPr>
        <w:t>2018</w:t>
      </w:r>
      <w:r>
        <w:rPr>
          <w:rFonts w:hint="eastAsia"/>
        </w:rPr>
        <w:t>年</w:t>
      </w:r>
      <w:r>
        <w:rPr>
          <w:rFonts w:hint="eastAsia"/>
        </w:rPr>
        <w:t>4</w:t>
      </w:r>
      <w:r>
        <w:rPr>
          <w:rFonts w:hint="eastAsia"/>
        </w:rPr>
        <w:t>月</w:t>
      </w:r>
      <w:r>
        <w:rPr>
          <w:rFonts w:hint="eastAsia"/>
        </w:rPr>
        <w:t>25</w:t>
      </w:r>
      <w:r>
        <w:rPr>
          <w:rFonts w:hint="eastAsia"/>
        </w:rPr>
        <w:t>日到</w:t>
      </w:r>
      <w:r>
        <w:rPr>
          <w:rFonts w:hint="eastAsia"/>
        </w:rPr>
        <w:t>2</w:t>
      </w:r>
      <w:r>
        <w:t>018</w:t>
      </w:r>
      <w:r>
        <w:rPr>
          <w:rFonts w:hint="eastAsia"/>
        </w:rPr>
        <w:t>年</w:t>
      </w:r>
      <w:r>
        <w:t>5</w:t>
      </w:r>
      <w:r>
        <w:rPr>
          <w:rFonts w:hint="eastAsia"/>
        </w:rPr>
        <w:t>月</w:t>
      </w:r>
      <w:r>
        <w:rPr>
          <w:rFonts w:hint="eastAsia"/>
        </w:rPr>
        <w:t>2</w:t>
      </w:r>
      <w:r>
        <w:rPr>
          <w:rFonts w:hint="eastAsia"/>
        </w:rPr>
        <w:t>日，共有出租车</w:t>
      </w:r>
      <w:r>
        <w:rPr>
          <w:rFonts w:hint="eastAsia"/>
        </w:rPr>
        <w:t>1639</w:t>
      </w:r>
      <w:r>
        <w:rPr>
          <w:rFonts w:hint="eastAsia"/>
        </w:rPr>
        <w:t>辆，数据总量</w:t>
      </w:r>
      <w:r>
        <w:rPr>
          <w:rFonts w:hint="eastAsia"/>
        </w:rPr>
        <w:t>17</w:t>
      </w:r>
      <w:r>
        <w:t>MB,</w:t>
      </w:r>
      <w:r>
        <w:rPr>
          <w:rFonts w:hint="eastAsia"/>
        </w:rPr>
        <w:t>约包含</w:t>
      </w:r>
      <w:r>
        <w:rPr>
          <w:rFonts w:hint="eastAsia"/>
        </w:rPr>
        <w:t>170418</w:t>
      </w:r>
      <w:r>
        <w:rPr>
          <w:rFonts w:hint="eastAsia"/>
        </w:rPr>
        <w:t>条记录。数据源来自数据库名为</w:t>
      </w:r>
      <w:r>
        <w:rPr>
          <w:rFonts w:hint="eastAsia"/>
        </w:rPr>
        <w:t>T_BUSI_RUN</w:t>
      </w:r>
      <w:r>
        <w:rPr>
          <w:rFonts w:hint="eastAsia"/>
        </w:rPr>
        <w:t>的数据表，每条记录包含车牌号，上车原始经维度，上车高德经纬度，上车时间等字段。数据字段及其含义对应关系如表</w:t>
      </w:r>
      <w:r>
        <w:rPr>
          <w:rFonts w:hint="eastAsia"/>
        </w:rPr>
        <w:t>3.1</w:t>
      </w:r>
      <w:r>
        <w:rPr>
          <w:rFonts w:hint="eastAsia"/>
        </w:rPr>
        <w:t>所示。</w:t>
      </w:r>
    </w:p>
    <w:p w14:paraId="39CB62EE" w14:textId="56ED5A0B" w:rsidR="00C8540E" w:rsidRPr="006C2424" w:rsidRDefault="00C8540E" w:rsidP="006C2424">
      <w:pPr>
        <w:ind w:firstLine="420"/>
        <w:jc w:val="center"/>
        <w:rPr>
          <w:rFonts w:ascii="黑体" w:eastAsia="黑体" w:hAnsi="黑体" w:hint="eastAsia"/>
          <w:sz w:val="21"/>
          <w:szCs w:val="21"/>
        </w:rPr>
      </w:pPr>
      <w:r>
        <w:rPr>
          <w:rFonts w:ascii="黑体" w:eastAsia="黑体" w:hAnsi="黑体" w:hint="eastAsia"/>
          <w:sz w:val="21"/>
          <w:szCs w:val="21"/>
        </w:rPr>
        <w:t>表3.1</w:t>
      </w:r>
      <w:r>
        <w:rPr>
          <w:rFonts w:ascii="黑体" w:eastAsia="黑体" w:hAnsi="黑体"/>
          <w:sz w:val="21"/>
          <w:szCs w:val="21"/>
        </w:rPr>
        <w:t xml:space="preserve"> </w:t>
      </w:r>
      <w:r>
        <w:rPr>
          <w:rFonts w:ascii="黑体" w:eastAsia="黑体" w:hAnsi="黑体" w:hint="eastAsia"/>
          <w:sz w:val="21"/>
          <w:szCs w:val="21"/>
        </w:rPr>
        <w:t>营运数据与字段含义表</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0"/>
        <w:gridCol w:w="2740"/>
        <w:gridCol w:w="3679"/>
      </w:tblGrid>
      <w:tr w:rsidR="00C8540E" w14:paraId="0E306944" w14:textId="77777777">
        <w:tc>
          <w:tcPr>
            <w:tcW w:w="2080" w:type="dxa"/>
          </w:tcPr>
          <w:p w14:paraId="4A9F17B5" w14:textId="77777777" w:rsidR="00C8540E" w:rsidRDefault="00C8540E">
            <w:pPr>
              <w:ind w:firstLineChars="0" w:firstLine="0"/>
            </w:pPr>
            <w:r>
              <w:rPr>
                <w:rFonts w:hint="eastAsia"/>
              </w:rPr>
              <w:t>字段</w:t>
            </w:r>
          </w:p>
        </w:tc>
        <w:tc>
          <w:tcPr>
            <w:tcW w:w="2740" w:type="dxa"/>
          </w:tcPr>
          <w:p w14:paraId="545D4D06" w14:textId="77777777" w:rsidR="00C8540E" w:rsidRDefault="00C8540E">
            <w:pPr>
              <w:ind w:firstLineChars="0" w:firstLine="0"/>
            </w:pPr>
            <w:r>
              <w:rPr>
                <w:rFonts w:hint="eastAsia"/>
              </w:rPr>
              <w:t>名称</w:t>
            </w:r>
          </w:p>
        </w:tc>
        <w:tc>
          <w:tcPr>
            <w:tcW w:w="3679" w:type="dxa"/>
          </w:tcPr>
          <w:p w14:paraId="1A60C9F5" w14:textId="77777777" w:rsidR="00C8540E" w:rsidRDefault="00C8540E">
            <w:pPr>
              <w:ind w:firstLineChars="0" w:firstLine="0"/>
            </w:pPr>
            <w:r>
              <w:rPr>
                <w:rFonts w:hint="eastAsia"/>
              </w:rPr>
              <w:t>类型</w:t>
            </w:r>
          </w:p>
        </w:tc>
      </w:tr>
      <w:tr w:rsidR="00C8540E" w14:paraId="4179BB3B" w14:textId="77777777">
        <w:tc>
          <w:tcPr>
            <w:tcW w:w="2080" w:type="dxa"/>
          </w:tcPr>
          <w:p w14:paraId="7242FE16" w14:textId="77777777" w:rsidR="00C8540E" w:rsidRDefault="00C8540E">
            <w:pPr>
              <w:ind w:firstLineChars="0" w:firstLine="0"/>
            </w:pPr>
            <w:r>
              <w:rPr>
                <w:rFonts w:hint="eastAsia"/>
              </w:rPr>
              <w:t>FACT_ID</w:t>
            </w:r>
          </w:p>
        </w:tc>
        <w:tc>
          <w:tcPr>
            <w:tcW w:w="2740" w:type="dxa"/>
          </w:tcPr>
          <w:p w14:paraId="0F1A8E87" w14:textId="77777777" w:rsidR="00C8540E" w:rsidRDefault="00C8540E">
            <w:pPr>
              <w:ind w:firstLineChars="0" w:firstLine="0"/>
            </w:pPr>
            <w:r>
              <w:rPr>
                <w:rFonts w:hint="eastAsia"/>
              </w:rPr>
              <w:t>厂商标识</w:t>
            </w:r>
          </w:p>
        </w:tc>
        <w:tc>
          <w:tcPr>
            <w:tcW w:w="3679" w:type="dxa"/>
          </w:tcPr>
          <w:p w14:paraId="08DA8054" w14:textId="77777777" w:rsidR="00C8540E" w:rsidRDefault="00C8540E">
            <w:pPr>
              <w:ind w:firstLineChars="0" w:firstLine="0"/>
            </w:pPr>
            <w:r>
              <w:t>NUMBER(2,0)</w:t>
            </w:r>
          </w:p>
        </w:tc>
      </w:tr>
      <w:tr w:rsidR="00C8540E" w14:paraId="0A01AD74" w14:textId="77777777">
        <w:tc>
          <w:tcPr>
            <w:tcW w:w="2080" w:type="dxa"/>
          </w:tcPr>
          <w:p w14:paraId="7610A06B" w14:textId="77777777" w:rsidR="00C8540E" w:rsidRDefault="00C8540E">
            <w:pPr>
              <w:ind w:firstLineChars="0" w:firstLine="0"/>
            </w:pPr>
            <w:r>
              <w:rPr>
                <w:rFonts w:hint="eastAsia"/>
              </w:rPr>
              <w:t>DEV_ID</w:t>
            </w:r>
          </w:p>
        </w:tc>
        <w:tc>
          <w:tcPr>
            <w:tcW w:w="2740" w:type="dxa"/>
          </w:tcPr>
          <w:p w14:paraId="76E72ED7" w14:textId="77777777" w:rsidR="00C8540E" w:rsidRDefault="00C8540E">
            <w:pPr>
              <w:ind w:firstLineChars="0" w:firstLine="0"/>
            </w:pPr>
            <w:r>
              <w:rPr>
                <w:rFonts w:hint="eastAsia"/>
              </w:rPr>
              <w:t>设备</w:t>
            </w:r>
            <w:r>
              <w:rPr>
                <w:rFonts w:hint="eastAsia"/>
              </w:rPr>
              <w:t>ID</w:t>
            </w:r>
          </w:p>
        </w:tc>
        <w:tc>
          <w:tcPr>
            <w:tcW w:w="3679" w:type="dxa"/>
          </w:tcPr>
          <w:p w14:paraId="1DFCE59E" w14:textId="77777777" w:rsidR="00C8540E" w:rsidRDefault="00C8540E">
            <w:pPr>
              <w:ind w:firstLineChars="0" w:firstLine="0"/>
            </w:pPr>
            <w:r>
              <w:t>NUMBER(10,0)</w:t>
            </w:r>
          </w:p>
        </w:tc>
      </w:tr>
      <w:tr w:rsidR="00C8540E" w14:paraId="2085FE3C" w14:textId="77777777">
        <w:tc>
          <w:tcPr>
            <w:tcW w:w="2080" w:type="dxa"/>
          </w:tcPr>
          <w:p w14:paraId="7D67E074" w14:textId="77777777" w:rsidR="00C8540E" w:rsidRDefault="00C8540E">
            <w:pPr>
              <w:ind w:firstLineChars="0" w:firstLine="0"/>
            </w:pPr>
            <w:r>
              <w:rPr>
                <w:rFonts w:hint="eastAsia"/>
              </w:rPr>
              <w:t>CPHM</w:t>
            </w:r>
          </w:p>
        </w:tc>
        <w:tc>
          <w:tcPr>
            <w:tcW w:w="2740" w:type="dxa"/>
          </w:tcPr>
          <w:p w14:paraId="151AAD84" w14:textId="77777777" w:rsidR="00C8540E" w:rsidRDefault="00C8540E">
            <w:pPr>
              <w:ind w:firstLineChars="0" w:firstLine="0"/>
            </w:pPr>
            <w:r>
              <w:rPr>
                <w:rFonts w:hint="eastAsia"/>
              </w:rPr>
              <w:t>车牌号</w:t>
            </w:r>
          </w:p>
        </w:tc>
        <w:tc>
          <w:tcPr>
            <w:tcW w:w="3679" w:type="dxa"/>
          </w:tcPr>
          <w:p w14:paraId="3B7F5FAB" w14:textId="77777777" w:rsidR="00C8540E" w:rsidRDefault="00C8540E">
            <w:pPr>
              <w:ind w:firstLineChars="0" w:firstLine="0"/>
            </w:pPr>
            <w:r>
              <w:t>VARCHAR2(9 BYTE)</w:t>
            </w:r>
          </w:p>
        </w:tc>
      </w:tr>
      <w:tr w:rsidR="00C8540E" w14:paraId="30ED1ACF" w14:textId="77777777">
        <w:tc>
          <w:tcPr>
            <w:tcW w:w="2080" w:type="dxa"/>
          </w:tcPr>
          <w:p w14:paraId="4F7718D7" w14:textId="77777777" w:rsidR="00C8540E" w:rsidRDefault="00C8540E">
            <w:pPr>
              <w:ind w:firstLineChars="0" w:firstLine="0"/>
            </w:pPr>
            <w:r>
              <w:rPr>
                <w:rFonts w:hint="eastAsia"/>
              </w:rPr>
              <w:t>SJDM</w:t>
            </w:r>
          </w:p>
        </w:tc>
        <w:tc>
          <w:tcPr>
            <w:tcW w:w="2740" w:type="dxa"/>
          </w:tcPr>
          <w:p w14:paraId="2700D02A" w14:textId="77777777" w:rsidR="00C8540E" w:rsidRDefault="00C8540E">
            <w:pPr>
              <w:ind w:firstLineChars="0" w:firstLine="0"/>
            </w:pPr>
            <w:r>
              <w:rPr>
                <w:rFonts w:hint="eastAsia"/>
              </w:rPr>
              <w:t>司机代码</w:t>
            </w:r>
          </w:p>
        </w:tc>
        <w:tc>
          <w:tcPr>
            <w:tcW w:w="3679" w:type="dxa"/>
          </w:tcPr>
          <w:p w14:paraId="653EAFDA" w14:textId="77777777" w:rsidR="00C8540E" w:rsidRDefault="00C8540E">
            <w:pPr>
              <w:ind w:firstLineChars="0" w:firstLine="0"/>
            </w:pPr>
            <w:r>
              <w:t>VARCHAR2(20 BYTE)</w:t>
            </w:r>
          </w:p>
        </w:tc>
      </w:tr>
      <w:tr w:rsidR="00C8540E" w14:paraId="496FADB3" w14:textId="77777777">
        <w:tc>
          <w:tcPr>
            <w:tcW w:w="2080" w:type="dxa"/>
          </w:tcPr>
          <w:p w14:paraId="132A3E29" w14:textId="77777777" w:rsidR="00C8540E" w:rsidRDefault="00C8540E">
            <w:pPr>
              <w:ind w:firstLineChars="0" w:firstLine="0"/>
            </w:pPr>
            <w:r>
              <w:t>DWDM</w:t>
            </w:r>
          </w:p>
        </w:tc>
        <w:tc>
          <w:tcPr>
            <w:tcW w:w="2740" w:type="dxa"/>
          </w:tcPr>
          <w:p w14:paraId="569F5EE5" w14:textId="77777777" w:rsidR="00C8540E" w:rsidRDefault="00C8540E">
            <w:pPr>
              <w:ind w:firstLineChars="0" w:firstLine="0"/>
            </w:pPr>
            <w:r>
              <w:rPr>
                <w:rFonts w:hint="eastAsia"/>
              </w:rPr>
              <w:t>单位代码</w:t>
            </w:r>
          </w:p>
        </w:tc>
        <w:tc>
          <w:tcPr>
            <w:tcW w:w="3679" w:type="dxa"/>
          </w:tcPr>
          <w:p w14:paraId="3B085347" w14:textId="77777777" w:rsidR="00C8540E" w:rsidRDefault="00C8540E">
            <w:pPr>
              <w:ind w:firstLineChars="0" w:firstLine="0"/>
            </w:pPr>
            <w:r>
              <w:t>VARCHAR2(20 BYTE)</w:t>
            </w:r>
          </w:p>
        </w:tc>
      </w:tr>
      <w:tr w:rsidR="00C8540E" w14:paraId="36FCB09B" w14:textId="77777777">
        <w:tc>
          <w:tcPr>
            <w:tcW w:w="2080" w:type="dxa"/>
          </w:tcPr>
          <w:p w14:paraId="5C677CE0" w14:textId="77777777" w:rsidR="00C8540E" w:rsidRDefault="00C8540E">
            <w:pPr>
              <w:ind w:firstLineChars="0" w:firstLine="0"/>
            </w:pPr>
            <w:r>
              <w:lastRenderedPageBreak/>
              <w:t>SCSJ</w:t>
            </w:r>
          </w:p>
        </w:tc>
        <w:tc>
          <w:tcPr>
            <w:tcW w:w="2740" w:type="dxa"/>
          </w:tcPr>
          <w:p w14:paraId="092E76D8" w14:textId="77777777" w:rsidR="00C8540E" w:rsidRDefault="00C8540E">
            <w:pPr>
              <w:ind w:firstLineChars="0" w:firstLine="0"/>
            </w:pPr>
            <w:r>
              <w:rPr>
                <w:rFonts w:hint="eastAsia"/>
              </w:rPr>
              <w:t>上车时间</w:t>
            </w:r>
          </w:p>
        </w:tc>
        <w:tc>
          <w:tcPr>
            <w:tcW w:w="3679" w:type="dxa"/>
          </w:tcPr>
          <w:p w14:paraId="5691EB4C" w14:textId="77777777" w:rsidR="00C8540E" w:rsidRDefault="00C8540E">
            <w:pPr>
              <w:ind w:firstLineChars="0" w:firstLine="0"/>
            </w:pPr>
            <w:r>
              <w:t>DATE</w:t>
            </w:r>
          </w:p>
        </w:tc>
      </w:tr>
      <w:tr w:rsidR="00C8540E" w14:paraId="2E649BD9" w14:textId="77777777">
        <w:tc>
          <w:tcPr>
            <w:tcW w:w="2080" w:type="dxa"/>
          </w:tcPr>
          <w:p w14:paraId="170FF6AA" w14:textId="77777777" w:rsidR="00C8540E" w:rsidRDefault="00C8540E">
            <w:pPr>
              <w:ind w:firstLineChars="0" w:firstLine="0"/>
            </w:pPr>
            <w:r>
              <w:rPr>
                <w:rFonts w:hint="eastAsia"/>
              </w:rPr>
              <w:t>SCJD</w:t>
            </w:r>
          </w:p>
        </w:tc>
        <w:tc>
          <w:tcPr>
            <w:tcW w:w="2740" w:type="dxa"/>
          </w:tcPr>
          <w:p w14:paraId="5A768EC1" w14:textId="77777777" w:rsidR="00C8540E" w:rsidRDefault="00C8540E">
            <w:pPr>
              <w:ind w:firstLineChars="0" w:firstLine="0"/>
            </w:pPr>
            <w:r>
              <w:rPr>
                <w:rFonts w:hint="eastAsia"/>
              </w:rPr>
              <w:t>上车高德经度</w:t>
            </w:r>
          </w:p>
        </w:tc>
        <w:tc>
          <w:tcPr>
            <w:tcW w:w="3679" w:type="dxa"/>
          </w:tcPr>
          <w:p w14:paraId="114F6865" w14:textId="77777777" w:rsidR="00C8540E" w:rsidRDefault="00C8540E">
            <w:pPr>
              <w:ind w:firstLineChars="0" w:firstLine="0"/>
            </w:pPr>
            <w:r>
              <w:t>NUMBER(9,6)</w:t>
            </w:r>
          </w:p>
        </w:tc>
      </w:tr>
      <w:tr w:rsidR="00C8540E" w14:paraId="1182A85E" w14:textId="77777777">
        <w:tc>
          <w:tcPr>
            <w:tcW w:w="2080" w:type="dxa"/>
          </w:tcPr>
          <w:p w14:paraId="64BB8D4D" w14:textId="77777777" w:rsidR="00C8540E" w:rsidRDefault="00C8540E">
            <w:pPr>
              <w:ind w:firstLineChars="0" w:firstLine="0"/>
            </w:pPr>
            <w:r>
              <w:rPr>
                <w:rFonts w:hint="eastAsia"/>
              </w:rPr>
              <w:t>SCWD</w:t>
            </w:r>
          </w:p>
        </w:tc>
        <w:tc>
          <w:tcPr>
            <w:tcW w:w="2740" w:type="dxa"/>
          </w:tcPr>
          <w:p w14:paraId="0A28A907" w14:textId="77777777" w:rsidR="00C8540E" w:rsidRDefault="00C8540E">
            <w:pPr>
              <w:ind w:firstLineChars="0" w:firstLine="0"/>
            </w:pPr>
            <w:r>
              <w:rPr>
                <w:rFonts w:hint="eastAsia"/>
              </w:rPr>
              <w:t>上车高德纬度</w:t>
            </w:r>
          </w:p>
        </w:tc>
        <w:tc>
          <w:tcPr>
            <w:tcW w:w="3679" w:type="dxa"/>
          </w:tcPr>
          <w:p w14:paraId="54E93427" w14:textId="77777777" w:rsidR="00C8540E" w:rsidRDefault="00C8540E">
            <w:pPr>
              <w:ind w:firstLineChars="0" w:firstLine="0"/>
            </w:pPr>
            <w:r>
              <w:t>NUMBER(8,6)</w:t>
            </w:r>
          </w:p>
        </w:tc>
      </w:tr>
      <w:tr w:rsidR="00C8540E" w14:paraId="3F79B1CF" w14:textId="77777777">
        <w:tc>
          <w:tcPr>
            <w:tcW w:w="2080" w:type="dxa"/>
          </w:tcPr>
          <w:p w14:paraId="5C81DCB6" w14:textId="77777777" w:rsidR="00C8540E" w:rsidRDefault="00C8540E">
            <w:pPr>
              <w:ind w:firstLineChars="0" w:firstLine="0"/>
            </w:pPr>
            <w:r>
              <w:rPr>
                <w:rFonts w:hint="eastAsia"/>
              </w:rPr>
              <w:t>XCSJ</w:t>
            </w:r>
          </w:p>
        </w:tc>
        <w:tc>
          <w:tcPr>
            <w:tcW w:w="2740" w:type="dxa"/>
          </w:tcPr>
          <w:p w14:paraId="7CFD25A7" w14:textId="77777777" w:rsidR="00C8540E" w:rsidRDefault="00C8540E">
            <w:pPr>
              <w:ind w:firstLineChars="0" w:firstLine="0"/>
            </w:pPr>
            <w:r>
              <w:rPr>
                <w:rFonts w:hint="eastAsia"/>
              </w:rPr>
              <w:t>下车时间</w:t>
            </w:r>
          </w:p>
        </w:tc>
        <w:tc>
          <w:tcPr>
            <w:tcW w:w="3679" w:type="dxa"/>
          </w:tcPr>
          <w:p w14:paraId="169A7B52" w14:textId="77777777" w:rsidR="00C8540E" w:rsidRDefault="00C8540E">
            <w:pPr>
              <w:ind w:firstLineChars="0" w:firstLine="0"/>
            </w:pPr>
            <w:r>
              <w:t>DATE</w:t>
            </w:r>
          </w:p>
        </w:tc>
      </w:tr>
      <w:tr w:rsidR="00C8540E" w14:paraId="5BF78F85" w14:textId="77777777">
        <w:tc>
          <w:tcPr>
            <w:tcW w:w="2080" w:type="dxa"/>
          </w:tcPr>
          <w:p w14:paraId="3AA734CE" w14:textId="77777777" w:rsidR="00C8540E" w:rsidRDefault="00C8540E">
            <w:pPr>
              <w:ind w:firstLineChars="0" w:firstLine="0"/>
            </w:pPr>
            <w:r>
              <w:rPr>
                <w:rFonts w:hint="eastAsia"/>
              </w:rPr>
              <w:t>SCJD</w:t>
            </w:r>
          </w:p>
        </w:tc>
        <w:tc>
          <w:tcPr>
            <w:tcW w:w="2740" w:type="dxa"/>
          </w:tcPr>
          <w:p w14:paraId="3BA19E2D" w14:textId="77777777" w:rsidR="00C8540E" w:rsidRDefault="00C8540E">
            <w:pPr>
              <w:ind w:firstLineChars="0" w:firstLine="0"/>
            </w:pPr>
            <w:r>
              <w:rPr>
                <w:rFonts w:hint="eastAsia"/>
              </w:rPr>
              <w:t>下车经度</w:t>
            </w:r>
          </w:p>
        </w:tc>
        <w:tc>
          <w:tcPr>
            <w:tcW w:w="3679" w:type="dxa"/>
          </w:tcPr>
          <w:p w14:paraId="423DE7EF" w14:textId="77777777" w:rsidR="00C8540E" w:rsidRDefault="00C8540E">
            <w:pPr>
              <w:ind w:firstLineChars="0" w:firstLine="0"/>
            </w:pPr>
            <w:r>
              <w:t>NUMBER(9,6)</w:t>
            </w:r>
          </w:p>
        </w:tc>
      </w:tr>
      <w:tr w:rsidR="00C8540E" w14:paraId="2D67E861" w14:textId="77777777">
        <w:tc>
          <w:tcPr>
            <w:tcW w:w="2080" w:type="dxa"/>
          </w:tcPr>
          <w:p w14:paraId="4349B709" w14:textId="77777777" w:rsidR="00C8540E" w:rsidRDefault="00C8540E">
            <w:pPr>
              <w:ind w:firstLineChars="0" w:firstLine="0"/>
            </w:pPr>
            <w:r>
              <w:rPr>
                <w:rFonts w:hint="eastAsia"/>
              </w:rPr>
              <w:t>XCWD</w:t>
            </w:r>
          </w:p>
        </w:tc>
        <w:tc>
          <w:tcPr>
            <w:tcW w:w="2740" w:type="dxa"/>
          </w:tcPr>
          <w:p w14:paraId="7DFFA650" w14:textId="77777777" w:rsidR="00C8540E" w:rsidRDefault="00C8540E">
            <w:pPr>
              <w:ind w:firstLineChars="0" w:firstLine="0"/>
            </w:pPr>
            <w:r>
              <w:rPr>
                <w:rFonts w:hint="eastAsia"/>
              </w:rPr>
              <w:t>下车纬度</w:t>
            </w:r>
          </w:p>
        </w:tc>
        <w:tc>
          <w:tcPr>
            <w:tcW w:w="3679" w:type="dxa"/>
          </w:tcPr>
          <w:p w14:paraId="539C474B" w14:textId="77777777" w:rsidR="00C8540E" w:rsidRDefault="00C8540E">
            <w:pPr>
              <w:ind w:firstLineChars="0" w:firstLine="0"/>
            </w:pPr>
            <w:r>
              <w:t>NUMBER(8,6)</w:t>
            </w:r>
          </w:p>
        </w:tc>
      </w:tr>
      <w:tr w:rsidR="00C8540E" w14:paraId="08A167A8" w14:textId="77777777">
        <w:tc>
          <w:tcPr>
            <w:tcW w:w="2080" w:type="dxa"/>
          </w:tcPr>
          <w:p w14:paraId="064AACCE" w14:textId="77777777" w:rsidR="00C8540E" w:rsidRDefault="00C8540E">
            <w:pPr>
              <w:ind w:firstLineChars="0" w:firstLine="0"/>
            </w:pPr>
            <w:r>
              <w:rPr>
                <w:rFonts w:hint="eastAsia"/>
              </w:rPr>
              <w:t>DHSJ</w:t>
            </w:r>
          </w:p>
        </w:tc>
        <w:tc>
          <w:tcPr>
            <w:tcW w:w="2740" w:type="dxa"/>
          </w:tcPr>
          <w:p w14:paraId="79D40CF6" w14:textId="77777777" w:rsidR="00C8540E" w:rsidRDefault="00C8540E">
            <w:pPr>
              <w:ind w:firstLineChars="0" w:firstLine="0"/>
            </w:pPr>
            <w:r>
              <w:rPr>
                <w:rFonts w:hint="eastAsia"/>
              </w:rPr>
              <w:t>等候时间，单位：秒</w:t>
            </w:r>
          </w:p>
        </w:tc>
        <w:tc>
          <w:tcPr>
            <w:tcW w:w="3679" w:type="dxa"/>
          </w:tcPr>
          <w:p w14:paraId="57022710" w14:textId="77777777" w:rsidR="00C8540E" w:rsidRDefault="00C8540E">
            <w:pPr>
              <w:ind w:firstLineChars="0" w:firstLine="0"/>
            </w:pPr>
            <w:r>
              <w:t>NUMBER(5,0)</w:t>
            </w:r>
          </w:p>
        </w:tc>
      </w:tr>
      <w:tr w:rsidR="00C8540E" w14:paraId="6543EB47" w14:textId="77777777">
        <w:tc>
          <w:tcPr>
            <w:tcW w:w="2080" w:type="dxa"/>
          </w:tcPr>
          <w:p w14:paraId="33125F84" w14:textId="77777777" w:rsidR="00C8540E" w:rsidRDefault="00C8540E">
            <w:pPr>
              <w:ind w:firstLineChars="0" w:firstLine="0"/>
            </w:pPr>
            <w:r>
              <w:rPr>
                <w:rFonts w:hint="eastAsia"/>
              </w:rPr>
              <w:t>YYSJ</w:t>
            </w:r>
          </w:p>
        </w:tc>
        <w:tc>
          <w:tcPr>
            <w:tcW w:w="2740" w:type="dxa"/>
          </w:tcPr>
          <w:p w14:paraId="62E7095E" w14:textId="77777777" w:rsidR="00C8540E" w:rsidRDefault="00C8540E">
            <w:pPr>
              <w:ind w:firstLineChars="0" w:firstLine="0"/>
            </w:pPr>
            <w:r>
              <w:rPr>
                <w:rFonts w:hint="eastAsia"/>
              </w:rPr>
              <w:t>营运时间，单位：秒</w:t>
            </w:r>
          </w:p>
        </w:tc>
        <w:tc>
          <w:tcPr>
            <w:tcW w:w="3679" w:type="dxa"/>
          </w:tcPr>
          <w:p w14:paraId="545F40C0" w14:textId="77777777" w:rsidR="00C8540E" w:rsidRDefault="00C8540E">
            <w:pPr>
              <w:ind w:firstLineChars="0" w:firstLine="0"/>
            </w:pPr>
            <w:r>
              <w:t>NUMBER(5,0)</w:t>
            </w:r>
          </w:p>
        </w:tc>
      </w:tr>
      <w:tr w:rsidR="00C8540E" w14:paraId="0C19B77D" w14:textId="77777777">
        <w:tc>
          <w:tcPr>
            <w:tcW w:w="2080" w:type="dxa"/>
          </w:tcPr>
          <w:p w14:paraId="79A5E159" w14:textId="77777777" w:rsidR="00C8540E" w:rsidRDefault="00C8540E">
            <w:pPr>
              <w:ind w:firstLineChars="0" w:firstLine="0"/>
            </w:pPr>
            <w:r>
              <w:rPr>
                <w:rFonts w:hint="eastAsia"/>
              </w:rPr>
              <w:t>YYLC</w:t>
            </w:r>
          </w:p>
        </w:tc>
        <w:tc>
          <w:tcPr>
            <w:tcW w:w="2740" w:type="dxa"/>
          </w:tcPr>
          <w:p w14:paraId="6BC31C60" w14:textId="77777777" w:rsidR="00C8540E" w:rsidRDefault="00C8540E">
            <w:pPr>
              <w:ind w:firstLineChars="0" w:firstLine="0"/>
            </w:pPr>
            <w:r>
              <w:rPr>
                <w:rFonts w:hint="eastAsia"/>
              </w:rPr>
              <w:t>营运里程，单位：公里</w:t>
            </w:r>
          </w:p>
        </w:tc>
        <w:tc>
          <w:tcPr>
            <w:tcW w:w="3679" w:type="dxa"/>
          </w:tcPr>
          <w:p w14:paraId="37247142" w14:textId="77777777" w:rsidR="00C8540E" w:rsidRDefault="00C8540E">
            <w:pPr>
              <w:ind w:firstLineChars="0" w:firstLine="0"/>
            </w:pPr>
            <w:r>
              <w:t>NUMBER(6,1)</w:t>
            </w:r>
          </w:p>
        </w:tc>
      </w:tr>
      <w:tr w:rsidR="00C8540E" w14:paraId="0E83ED21" w14:textId="77777777">
        <w:tc>
          <w:tcPr>
            <w:tcW w:w="2080" w:type="dxa"/>
          </w:tcPr>
          <w:p w14:paraId="51A0E6F7" w14:textId="77777777" w:rsidR="00C8540E" w:rsidRDefault="00C8540E">
            <w:pPr>
              <w:ind w:firstLineChars="0" w:firstLine="0"/>
            </w:pPr>
            <w:r>
              <w:t>KSLC</w:t>
            </w:r>
          </w:p>
        </w:tc>
        <w:tc>
          <w:tcPr>
            <w:tcW w:w="2740" w:type="dxa"/>
          </w:tcPr>
          <w:p w14:paraId="24C9602F" w14:textId="77777777" w:rsidR="00C8540E" w:rsidRDefault="00C8540E">
            <w:pPr>
              <w:ind w:firstLineChars="0" w:firstLine="0"/>
            </w:pPr>
            <w:r>
              <w:rPr>
                <w:rFonts w:hint="eastAsia"/>
              </w:rPr>
              <w:t>空驶里程，单位</w:t>
            </w:r>
            <w:r>
              <w:rPr>
                <w:rFonts w:hint="eastAsia"/>
              </w:rPr>
              <w:t>:</w:t>
            </w:r>
            <w:r>
              <w:rPr>
                <w:rFonts w:hint="eastAsia"/>
              </w:rPr>
              <w:t>公里</w:t>
            </w:r>
          </w:p>
        </w:tc>
        <w:tc>
          <w:tcPr>
            <w:tcW w:w="3679" w:type="dxa"/>
          </w:tcPr>
          <w:p w14:paraId="5C7BA55E" w14:textId="77777777" w:rsidR="00C8540E" w:rsidRDefault="00C8540E">
            <w:pPr>
              <w:ind w:firstLineChars="0" w:firstLine="0"/>
            </w:pPr>
            <w:r>
              <w:t>NUMBER(4,1)</w:t>
            </w:r>
          </w:p>
        </w:tc>
      </w:tr>
      <w:tr w:rsidR="00C8540E" w14:paraId="116FF1E6" w14:textId="77777777">
        <w:tc>
          <w:tcPr>
            <w:tcW w:w="2080" w:type="dxa"/>
          </w:tcPr>
          <w:p w14:paraId="762CC6A1" w14:textId="77777777" w:rsidR="00C8540E" w:rsidRDefault="00C8540E">
            <w:pPr>
              <w:ind w:firstLineChars="0" w:firstLine="0"/>
            </w:pPr>
            <w:r>
              <w:rPr>
                <w:rFonts w:hint="eastAsia"/>
              </w:rPr>
              <w:t>YYJE</w:t>
            </w:r>
          </w:p>
        </w:tc>
        <w:tc>
          <w:tcPr>
            <w:tcW w:w="2740" w:type="dxa"/>
          </w:tcPr>
          <w:p w14:paraId="2ECCFECF" w14:textId="77777777" w:rsidR="00C8540E" w:rsidRDefault="00C8540E">
            <w:pPr>
              <w:ind w:firstLineChars="0" w:firstLine="0"/>
            </w:pPr>
            <w:r>
              <w:rPr>
                <w:rFonts w:hint="eastAsia"/>
              </w:rPr>
              <w:t>营运金额，单位：元</w:t>
            </w:r>
          </w:p>
        </w:tc>
        <w:tc>
          <w:tcPr>
            <w:tcW w:w="3679" w:type="dxa"/>
          </w:tcPr>
          <w:p w14:paraId="09580978" w14:textId="77777777" w:rsidR="00C8540E" w:rsidRDefault="00C8540E">
            <w:pPr>
              <w:ind w:firstLineChars="0" w:firstLine="0"/>
            </w:pPr>
            <w:r>
              <w:t>NUMBER(6,1)</w:t>
            </w:r>
          </w:p>
        </w:tc>
      </w:tr>
      <w:tr w:rsidR="00C8540E" w14:paraId="62F569B1" w14:textId="77777777">
        <w:trPr>
          <w:trHeight w:val="1310"/>
        </w:trPr>
        <w:tc>
          <w:tcPr>
            <w:tcW w:w="2080" w:type="dxa"/>
          </w:tcPr>
          <w:p w14:paraId="0E9FCBF7" w14:textId="77777777" w:rsidR="00C8540E" w:rsidRDefault="00C8540E">
            <w:pPr>
              <w:ind w:firstLineChars="0" w:firstLine="0"/>
            </w:pPr>
            <w:r>
              <w:rPr>
                <w:rFonts w:hint="eastAsia"/>
              </w:rPr>
              <w:t>JYLX</w:t>
            </w:r>
          </w:p>
        </w:tc>
        <w:tc>
          <w:tcPr>
            <w:tcW w:w="2740" w:type="dxa"/>
          </w:tcPr>
          <w:p w14:paraId="23607A2E" w14:textId="77777777" w:rsidR="00C8540E" w:rsidRDefault="00C8540E">
            <w:pPr>
              <w:ind w:firstLineChars="0" w:firstLine="0"/>
            </w:pPr>
            <w:r>
              <w:rPr>
                <w:rFonts w:hint="eastAsia"/>
              </w:rPr>
              <w:t>交易类型，</w:t>
            </w:r>
            <w:r>
              <w:rPr>
                <w:rFonts w:hint="eastAsia"/>
              </w:rPr>
              <w:t>0</w:t>
            </w:r>
            <w:r>
              <w:rPr>
                <w:rFonts w:hint="eastAsia"/>
              </w:rPr>
              <w:t>：现金，</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：市民卡，</w:t>
            </w:r>
            <w:r>
              <w:rPr>
                <w:rFonts w:hint="eastAsia"/>
              </w:rPr>
              <w:t>6</w:t>
            </w:r>
            <w:r>
              <w:rPr>
                <w:rFonts w:hint="eastAsia"/>
              </w:rPr>
              <w:t>：支付宝，</w:t>
            </w:r>
            <w:r>
              <w:rPr>
                <w:rFonts w:hint="eastAsia"/>
              </w:rPr>
              <w:t>7</w:t>
            </w:r>
            <w:r>
              <w:rPr>
                <w:rFonts w:hint="eastAsia"/>
              </w:rPr>
              <w:t>：微信，</w:t>
            </w:r>
            <w:r>
              <w:rPr>
                <w:rFonts w:hint="eastAsia"/>
              </w:rPr>
              <w:t>4</w:t>
            </w:r>
            <w:r>
              <w:rPr>
                <w:rFonts w:hint="eastAsia"/>
              </w:rPr>
              <w:t>，</w:t>
            </w:r>
            <w:r>
              <w:rPr>
                <w:rFonts w:hint="eastAsia"/>
              </w:rPr>
              <w:t>144</w:t>
            </w:r>
            <w:r>
              <w:rPr>
                <w:rFonts w:hint="eastAsia"/>
              </w:rPr>
              <w:t>，</w:t>
            </w:r>
            <w:r>
              <w:rPr>
                <w:rFonts w:hint="eastAsia"/>
              </w:rPr>
              <w:t>145</w:t>
            </w:r>
            <w:r>
              <w:rPr>
                <w:rFonts w:hint="eastAsia"/>
              </w:rPr>
              <w:t>，</w:t>
            </w:r>
            <w:r>
              <w:rPr>
                <w:rFonts w:hint="eastAsia"/>
              </w:rPr>
              <w:t>146</w:t>
            </w:r>
            <w:r>
              <w:rPr>
                <w:rFonts w:hint="eastAsia"/>
              </w:rPr>
              <w:t>：</w:t>
            </w:r>
            <w:proofErr w:type="gramStart"/>
            <w:r>
              <w:rPr>
                <w:rFonts w:hint="eastAsia"/>
              </w:rPr>
              <w:t>银联卡</w:t>
            </w:r>
            <w:proofErr w:type="gramEnd"/>
          </w:p>
        </w:tc>
        <w:tc>
          <w:tcPr>
            <w:tcW w:w="3679" w:type="dxa"/>
          </w:tcPr>
          <w:p w14:paraId="473BFA12" w14:textId="77777777" w:rsidR="00C8540E" w:rsidRDefault="00C8540E">
            <w:pPr>
              <w:ind w:firstLineChars="0" w:firstLine="0"/>
            </w:pPr>
            <w:r>
              <w:t>CHAR(3 BYTE)</w:t>
            </w:r>
          </w:p>
        </w:tc>
      </w:tr>
      <w:tr w:rsidR="00C8540E" w14:paraId="211E6B9C" w14:textId="77777777">
        <w:tc>
          <w:tcPr>
            <w:tcW w:w="2080" w:type="dxa"/>
          </w:tcPr>
          <w:p w14:paraId="7BE48D61" w14:textId="77777777" w:rsidR="00C8540E" w:rsidRDefault="00C8540E">
            <w:pPr>
              <w:ind w:firstLineChars="0" w:firstLine="0"/>
            </w:pPr>
            <w:r>
              <w:rPr>
                <w:rFonts w:hint="eastAsia"/>
              </w:rPr>
              <w:t>YYID</w:t>
            </w:r>
          </w:p>
        </w:tc>
        <w:tc>
          <w:tcPr>
            <w:tcW w:w="2740" w:type="dxa"/>
          </w:tcPr>
          <w:p w14:paraId="0A10B987" w14:textId="77777777" w:rsidR="00C8540E" w:rsidRDefault="00C8540E">
            <w:pPr>
              <w:ind w:firstLineChars="0" w:firstLine="0"/>
            </w:pPr>
            <w:r>
              <w:rPr>
                <w:rFonts w:hint="eastAsia"/>
              </w:rPr>
              <w:t>营运</w:t>
            </w:r>
            <w:r>
              <w:rPr>
                <w:rFonts w:hint="eastAsia"/>
              </w:rPr>
              <w:t>ID</w:t>
            </w:r>
          </w:p>
        </w:tc>
        <w:tc>
          <w:tcPr>
            <w:tcW w:w="3679" w:type="dxa"/>
          </w:tcPr>
          <w:p w14:paraId="3EAA2A1D" w14:textId="77777777" w:rsidR="00C8540E" w:rsidRDefault="00C8540E">
            <w:pPr>
              <w:ind w:firstLineChars="0" w:firstLine="0"/>
            </w:pPr>
            <w:r>
              <w:t>NUMBER(11,0)</w:t>
            </w:r>
          </w:p>
        </w:tc>
      </w:tr>
      <w:tr w:rsidR="00C8540E" w14:paraId="1F8182E7" w14:textId="77777777">
        <w:tc>
          <w:tcPr>
            <w:tcW w:w="2080" w:type="dxa"/>
          </w:tcPr>
          <w:p w14:paraId="271307AE" w14:textId="77777777" w:rsidR="00C8540E" w:rsidRDefault="00C8540E">
            <w:pPr>
              <w:ind w:firstLineChars="0" w:firstLine="0"/>
            </w:pPr>
            <w:r>
              <w:rPr>
                <w:rFonts w:hint="eastAsia"/>
              </w:rPr>
              <w:t>PJID</w:t>
            </w:r>
          </w:p>
        </w:tc>
        <w:tc>
          <w:tcPr>
            <w:tcW w:w="2740" w:type="dxa"/>
          </w:tcPr>
          <w:p w14:paraId="201A670B" w14:textId="77777777" w:rsidR="00C8540E" w:rsidRDefault="00C8540E">
            <w:pPr>
              <w:ind w:firstLineChars="0" w:firstLine="0"/>
            </w:pPr>
            <w:r>
              <w:rPr>
                <w:rFonts w:hint="eastAsia"/>
              </w:rPr>
              <w:t>评价</w:t>
            </w:r>
            <w:r>
              <w:rPr>
                <w:rFonts w:hint="eastAsia"/>
              </w:rPr>
              <w:t>ID</w:t>
            </w:r>
          </w:p>
        </w:tc>
        <w:tc>
          <w:tcPr>
            <w:tcW w:w="3679" w:type="dxa"/>
          </w:tcPr>
          <w:p w14:paraId="2FEFD9C1" w14:textId="77777777" w:rsidR="00C8540E" w:rsidRDefault="00C8540E">
            <w:pPr>
              <w:ind w:firstLineChars="0" w:firstLine="0"/>
            </w:pPr>
            <w:r>
              <w:t>NUMBER(10,0)</w:t>
            </w:r>
          </w:p>
        </w:tc>
      </w:tr>
      <w:tr w:rsidR="00C8540E" w14:paraId="674DEE74" w14:textId="77777777">
        <w:trPr>
          <w:trHeight w:val="1040"/>
        </w:trPr>
        <w:tc>
          <w:tcPr>
            <w:tcW w:w="2080" w:type="dxa"/>
          </w:tcPr>
          <w:p w14:paraId="46879DD3" w14:textId="77777777" w:rsidR="00C8540E" w:rsidRDefault="00C8540E">
            <w:pPr>
              <w:ind w:firstLineChars="0" w:firstLine="0"/>
            </w:pPr>
            <w:r>
              <w:t>PJXX</w:t>
            </w:r>
          </w:p>
        </w:tc>
        <w:tc>
          <w:tcPr>
            <w:tcW w:w="2740" w:type="dxa"/>
          </w:tcPr>
          <w:p w14:paraId="5BBE938C" w14:textId="77777777" w:rsidR="00C8540E" w:rsidRDefault="00C8540E">
            <w:pPr>
              <w:ind w:firstLineChars="0" w:firstLine="0"/>
            </w:pPr>
            <w:r>
              <w:rPr>
                <w:rFonts w:hint="eastAsia"/>
              </w:rPr>
              <w:t>评价选项，</w:t>
            </w:r>
            <w:r>
              <w:rPr>
                <w:rFonts w:hint="eastAsia"/>
              </w:rPr>
              <w:t>0</w:t>
            </w:r>
            <w:r>
              <w:rPr>
                <w:rFonts w:hint="eastAsia"/>
              </w:rPr>
              <w:t>：未评价；</w:t>
            </w:r>
            <w:r>
              <w:rPr>
                <w:rFonts w:hint="eastAsia"/>
              </w:rPr>
              <w:t>1</w:t>
            </w:r>
            <w:r>
              <w:rPr>
                <w:rFonts w:hint="eastAsia"/>
              </w:rPr>
              <w:t>：满意；</w:t>
            </w:r>
            <w:r>
              <w:rPr>
                <w:rFonts w:hint="eastAsia"/>
              </w:rPr>
              <w:t>2</w:t>
            </w:r>
            <w:r>
              <w:rPr>
                <w:rFonts w:hint="eastAsia"/>
              </w:rPr>
              <w:t>：一般；</w:t>
            </w:r>
            <w:r>
              <w:rPr>
                <w:rFonts w:hint="eastAsia"/>
              </w:rPr>
              <w:t>3</w:t>
            </w:r>
            <w:r>
              <w:rPr>
                <w:rFonts w:hint="eastAsia"/>
              </w:rPr>
              <w:t>：不满意；</w:t>
            </w:r>
            <w:r>
              <w:rPr>
                <w:rFonts w:hint="eastAsia"/>
              </w:rPr>
              <w:t>4</w:t>
            </w:r>
            <w:r>
              <w:rPr>
                <w:rFonts w:hint="eastAsia"/>
              </w:rPr>
              <w:t>：投诉</w:t>
            </w:r>
          </w:p>
        </w:tc>
        <w:tc>
          <w:tcPr>
            <w:tcW w:w="3679" w:type="dxa"/>
          </w:tcPr>
          <w:p w14:paraId="392F5147" w14:textId="77777777" w:rsidR="00C8540E" w:rsidRDefault="00C8540E">
            <w:pPr>
              <w:ind w:firstLineChars="0" w:firstLine="0"/>
            </w:pPr>
            <w:r>
              <w:t>VARCHAR2(2 BYTE)</w:t>
            </w:r>
          </w:p>
        </w:tc>
      </w:tr>
      <w:tr w:rsidR="00C8540E" w14:paraId="77A2F2C5" w14:textId="77777777">
        <w:tc>
          <w:tcPr>
            <w:tcW w:w="2080" w:type="dxa"/>
          </w:tcPr>
          <w:p w14:paraId="33C1B3EE" w14:textId="77777777" w:rsidR="00C8540E" w:rsidRDefault="00C8540E">
            <w:pPr>
              <w:ind w:firstLineChars="0" w:firstLine="0"/>
            </w:pPr>
            <w:r>
              <w:rPr>
                <w:rFonts w:hint="eastAsia"/>
              </w:rPr>
              <w:t>FJF</w:t>
            </w:r>
          </w:p>
        </w:tc>
        <w:tc>
          <w:tcPr>
            <w:tcW w:w="2740" w:type="dxa"/>
          </w:tcPr>
          <w:p w14:paraId="2920787F" w14:textId="77777777" w:rsidR="00C8540E" w:rsidRDefault="00C8540E">
            <w:pPr>
              <w:ind w:firstLineChars="0" w:firstLine="0"/>
            </w:pPr>
            <w:r>
              <w:rPr>
                <w:rFonts w:hint="eastAsia"/>
              </w:rPr>
              <w:t>附加费，单位：元</w:t>
            </w:r>
          </w:p>
        </w:tc>
        <w:tc>
          <w:tcPr>
            <w:tcW w:w="3679" w:type="dxa"/>
          </w:tcPr>
          <w:p w14:paraId="5DBB5B1B" w14:textId="77777777" w:rsidR="00C8540E" w:rsidRDefault="00C8540E">
            <w:pPr>
              <w:ind w:firstLineChars="0" w:firstLine="0"/>
            </w:pPr>
            <w:r>
              <w:t>NUMBER(6,0)</w:t>
            </w:r>
          </w:p>
        </w:tc>
      </w:tr>
      <w:tr w:rsidR="00C8540E" w14:paraId="1D1E35E4" w14:textId="77777777">
        <w:tc>
          <w:tcPr>
            <w:tcW w:w="2080" w:type="dxa"/>
          </w:tcPr>
          <w:p w14:paraId="41487936" w14:textId="77777777" w:rsidR="00C8540E" w:rsidRDefault="00C8540E">
            <w:pPr>
              <w:ind w:firstLineChars="0" w:firstLine="0"/>
            </w:pPr>
            <w:r>
              <w:rPr>
                <w:rFonts w:hint="eastAsia"/>
              </w:rPr>
              <w:t>SCSJGPS</w:t>
            </w:r>
          </w:p>
        </w:tc>
        <w:tc>
          <w:tcPr>
            <w:tcW w:w="2740" w:type="dxa"/>
          </w:tcPr>
          <w:p w14:paraId="145EDA05" w14:textId="77777777" w:rsidR="00C8540E" w:rsidRDefault="00C8540E">
            <w:pPr>
              <w:ind w:firstLineChars="0" w:firstLine="0"/>
            </w:pPr>
            <w:r>
              <w:rPr>
                <w:rFonts w:hint="eastAsia"/>
              </w:rPr>
              <w:t>GPS</w:t>
            </w:r>
            <w:r>
              <w:rPr>
                <w:rFonts w:hint="eastAsia"/>
              </w:rPr>
              <w:t>的上车时间</w:t>
            </w:r>
          </w:p>
        </w:tc>
        <w:tc>
          <w:tcPr>
            <w:tcW w:w="3679" w:type="dxa"/>
          </w:tcPr>
          <w:p w14:paraId="15DEBDA6" w14:textId="77777777" w:rsidR="00C8540E" w:rsidRDefault="00C8540E">
            <w:pPr>
              <w:ind w:firstLineChars="0" w:firstLine="0"/>
            </w:pPr>
            <w:r>
              <w:t>DATE</w:t>
            </w:r>
          </w:p>
        </w:tc>
      </w:tr>
      <w:tr w:rsidR="00C8540E" w14:paraId="6BAB0007" w14:textId="77777777">
        <w:tc>
          <w:tcPr>
            <w:tcW w:w="2080" w:type="dxa"/>
          </w:tcPr>
          <w:p w14:paraId="2B06223A" w14:textId="77777777" w:rsidR="00C8540E" w:rsidRDefault="00C8540E">
            <w:pPr>
              <w:ind w:firstLineChars="0" w:firstLine="0"/>
            </w:pPr>
            <w:r>
              <w:t>XCSJGPS</w:t>
            </w:r>
          </w:p>
        </w:tc>
        <w:tc>
          <w:tcPr>
            <w:tcW w:w="2740" w:type="dxa"/>
          </w:tcPr>
          <w:p w14:paraId="255BDFF7" w14:textId="77777777" w:rsidR="00C8540E" w:rsidRDefault="00C8540E">
            <w:pPr>
              <w:ind w:firstLineChars="0" w:firstLine="0"/>
            </w:pPr>
            <w:r>
              <w:t>GPS</w:t>
            </w:r>
            <w:r>
              <w:rPr>
                <w:rFonts w:hint="eastAsia"/>
              </w:rPr>
              <w:t>的下车时间</w:t>
            </w:r>
          </w:p>
        </w:tc>
        <w:tc>
          <w:tcPr>
            <w:tcW w:w="3679" w:type="dxa"/>
          </w:tcPr>
          <w:p w14:paraId="50ABD8DA" w14:textId="77777777" w:rsidR="00C8540E" w:rsidRDefault="00C8540E">
            <w:pPr>
              <w:ind w:firstLineChars="0" w:firstLine="0"/>
            </w:pPr>
            <w:r>
              <w:t>DATE</w:t>
            </w:r>
          </w:p>
        </w:tc>
      </w:tr>
    </w:tbl>
    <w:p w14:paraId="1A2D0EC5" w14:textId="77777777" w:rsidR="00C8540E" w:rsidRDefault="00C8540E">
      <w:pPr>
        <w:ind w:firstLine="480"/>
      </w:pPr>
    </w:p>
    <w:p w14:paraId="4D9C69B7" w14:textId="77777777" w:rsidR="00C8540E" w:rsidRDefault="00C8540E">
      <w:pPr>
        <w:ind w:firstLine="480"/>
      </w:pPr>
    </w:p>
    <w:p w14:paraId="04907CA2" w14:textId="77777777" w:rsidR="00C8540E" w:rsidRDefault="00C8540E">
      <w:pPr>
        <w:pStyle w:val="2"/>
      </w:pPr>
      <w:bookmarkStart w:id="169" w:name="_Toc514149498"/>
      <w:r>
        <w:rPr>
          <w:rFonts w:hint="eastAsia"/>
        </w:rPr>
        <w:lastRenderedPageBreak/>
        <w:t>数据预处理</w:t>
      </w:r>
      <w:bookmarkEnd w:id="169"/>
    </w:p>
    <w:p w14:paraId="3609FC96" w14:textId="77777777" w:rsidR="00C8540E" w:rsidRDefault="00C8540E">
      <w:pPr>
        <w:pStyle w:val="af2"/>
        <w:numPr>
          <w:ilvl w:val="2"/>
          <w:numId w:val="1"/>
        </w:numPr>
      </w:pPr>
      <w:bookmarkStart w:id="170" w:name="_Toc514149499"/>
      <w:r>
        <w:rPr>
          <w:rFonts w:hint="eastAsia"/>
        </w:rPr>
        <w:t>数据清洗</w:t>
      </w:r>
      <w:bookmarkEnd w:id="170"/>
    </w:p>
    <w:p w14:paraId="382BE700" w14:textId="77777777" w:rsidR="00C8540E" w:rsidRDefault="00C8540E">
      <w:pPr>
        <w:ind w:firstLine="480"/>
      </w:pPr>
      <w:r>
        <w:rPr>
          <w:rFonts w:hint="eastAsia"/>
        </w:rPr>
        <w:t>通常由于设备故障，司机误操作或者天气原因，</w:t>
      </w:r>
      <w:r>
        <w:rPr>
          <w:rFonts w:hint="eastAsia"/>
        </w:rPr>
        <w:t>GPS</w:t>
      </w:r>
      <w:r>
        <w:rPr>
          <w:rFonts w:hint="eastAsia"/>
        </w:rPr>
        <w:t>所采集到的原始数据并不是百分之百准确，会存在一些异常数据。为了使数据挖掘的结果更加准确，需要在</w:t>
      </w:r>
      <w:del w:id="171" w:author="qzuser" w:date="2018-05-16T17:46:00Z">
        <w:r>
          <w:rPr>
            <w:rFonts w:hint="eastAsia"/>
          </w:rPr>
          <w:delText>进行</w:delText>
        </w:r>
      </w:del>
      <w:r>
        <w:rPr>
          <w:rFonts w:hint="eastAsia"/>
        </w:rPr>
        <w:t>数据挖掘之前进行数据预处理。本文</w:t>
      </w:r>
      <w:del w:id="172" w:author="qzuser" w:date="2018-05-16T17:47:00Z">
        <w:r>
          <w:rPr>
            <w:rFonts w:hint="eastAsia"/>
          </w:rPr>
          <w:delText>针对</w:delText>
        </w:r>
      </w:del>
      <w:ins w:id="173" w:author="qzuser" w:date="2018-05-16T17:47:00Z">
        <w:r>
          <w:rPr>
            <w:rFonts w:hint="eastAsia"/>
          </w:rPr>
          <w:t>的</w:t>
        </w:r>
      </w:ins>
      <w:r>
        <w:rPr>
          <w:rFonts w:hint="eastAsia"/>
        </w:rPr>
        <w:t>数据预处理主要包括两方面，剔除重复数据和有空字段的数据</w:t>
      </w:r>
      <w:ins w:id="174" w:author="qzuser" w:date="2018-05-16T17:47:00Z">
        <w:r>
          <w:rPr>
            <w:rFonts w:hint="eastAsia"/>
          </w:rPr>
          <w:t>，</w:t>
        </w:r>
      </w:ins>
      <w:r>
        <w:rPr>
          <w:rFonts w:hint="eastAsia"/>
        </w:rPr>
        <w:t>剔除经纬度越界数据。由于设备异常，同一条记录有时会被多次提交，这种重复记录应该在分析之前被剔除。乘车热点区域挖掘主要针对南京市，</w:t>
      </w:r>
      <w:ins w:id="175" w:author="qzuser" w:date="2018-05-16T17:48:00Z">
        <w:r>
          <w:rPr>
            <w:rFonts w:hint="eastAsia"/>
          </w:rPr>
          <w:t>但</w:t>
        </w:r>
      </w:ins>
      <w:r>
        <w:rPr>
          <w:rFonts w:hint="eastAsia"/>
        </w:rPr>
        <w:t>由于出租车没有市级范围的限制，有些出租车</w:t>
      </w:r>
      <w:del w:id="176" w:author="qzuser" w:date="2018-05-16T17:48:00Z">
        <w:r>
          <w:rPr>
            <w:rFonts w:hint="eastAsia"/>
          </w:rPr>
          <w:delText>也</w:delText>
        </w:r>
      </w:del>
      <w:r>
        <w:rPr>
          <w:rFonts w:hint="eastAsia"/>
        </w:rPr>
        <w:t>会出现在南京市以外的地区，为了提高挖掘的准确性和后期可视化的美观性，需要将南京市以外的记录剔除掉。南京市经纬度大概范围为</w:t>
      </w:r>
      <w:r>
        <w:rPr>
          <w:rFonts w:hint="eastAsia"/>
        </w:rPr>
        <w:t>118.35-119.23</w:t>
      </w:r>
      <w:r>
        <w:rPr>
          <w:rFonts w:hint="eastAsia"/>
        </w:rPr>
        <w:t>，</w:t>
      </w:r>
      <w:r>
        <w:rPr>
          <w:rFonts w:hint="eastAsia"/>
        </w:rPr>
        <w:t>31.236-32.611</w:t>
      </w:r>
      <w:r>
        <w:rPr>
          <w:rFonts w:hint="eastAsia"/>
        </w:rPr>
        <w:t>，</w:t>
      </w:r>
      <w:ins w:id="177" w:author="qzuser" w:date="2018-05-16T17:49:00Z">
        <w:r>
          <w:rPr>
            <w:rFonts w:hint="eastAsia"/>
          </w:rPr>
          <w:t>预处理时</w:t>
        </w:r>
      </w:ins>
      <w:r>
        <w:rPr>
          <w:rFonts w:hint="eastAsia"/>
        </w:rPr>
        <w:t>剔除上车经纬度在这个范围以外的数据。</w:t>
      </w:r>
    </w:p>
    <w:p w14:paraId="0749C30B" w14:textId="77777777" w:rsidR="00C8540E" w:rsidRDefault="00C8540E">
      <w:pPr>
        <w:pStyle w:val="af2"/>
        <w:numPr>
          <w:ilvl w:val="2"/>
          <w:numId w:val="1"/>
        </w:numPr>
      </w:pPr>
      <w:bookmarkStart w:id="178" w:name="_Toc514149500"/>
      <w:r>
        <w:rPr>
          <w:rFonts w:hint="eastAsia"/>
        </w:rPr>
        <w:t>数据导出导入</w:t>
      </w:r>
      <w:bookmarkEnd w:id="178"/>
    </w:p>
    <w:p w14:paraId="33CC40E2" w14:textId="77777777" w:rsidR="00C8540E" w:rsidRDefault="00C8540E">
      <w:pPr>
        <w:ind w:firstLine="480"/>
      </w:pPr>
      <w:r>
        <w:rPr>
          <w:rFonts w:hint="eastAsia"/>
        </w:rPr>
        <w:t>本文所述的数据分析基于非关系型数据库</w:t>
      </w:r>
      <w:r>
        <w:rPr>
          <w:rFonts w:hint="eastAsia"/>
        </w:rPr>
        <w:t>Mongo</w:t>
      </w:r>
      <w:r>
        <w:t>DB</w:t>
      </w:r>
      <w:r>
        <w:rPr>
          <w:rFonts w:hint="eastAsia"/>
        </w:rPr>
        <w:t>进行，由于原始数据存储于关系型数据库</w:t>
      </w:r>
      <w:r>
        <w:rPr>
          <w:rFonts w:hint="eastAsia"/>
        </w:rPr>
        <w:t>Oracle</w:t>
      </w:r>
      <w:r>
        <w:rPr>
          <w:rFonts w:hint="eastAsia"/>
        </w:rPr>
        <w:t>数据库中，需要进行数据的移植工作。考虑到数据挖掘不会用到营运数据表中的</w:t>
      </w:r>
      <w:ins w:id="179" w:author="qzuser" w:date="2018-05-16T17:52:00Z">
        <w:r>
          <w:rPr>
            <w:rFonts w:hint="eastAsia"/>
          </w:rPr>
          <w:t>全部</w:t>
        </w:r>
      </w:ins>
      <w:del w:id="180" w:author="qzuser" w:date="2018-05-16T17:51:00Z">
        <w:r>
          <w:rPr>
            <w:rFonts w:hint="eastAsia"/>
          </w:rPr>
          <w:delText>所有</w:delText>
        </w:r>
      </w:del>
      <w:r>
        <w:rPr>
          <w:rFonts w:hint="eastAsia"/>
        </w:rPr>
        <w:t>字段，为节省存储空间，提高挖掘效率，本文在数据移植时只移植了对数据挖掘有用的相关字段：车牌号码，上车高德经度，上车高德</w:t>
      </w:r>
      <w:del w:id="181" w:author="qzuser" w:date="2018-05-16T17:52:00Z">
        <w:r>
          <w:rPr>
            <w:rFonts w:hint="eastAsia"/>
          </w:rPr>
          <w:delText>维</w:delText>
        </w:r>
      </w:del>
      <w:ins w:id="182" w:author="qzuser" w:date="2018-05-16T17:52:00Z">
        <w:r>
          <w:rPr>
            <w:rFonts w:hint="eastAsia"/>
          </w:rPr>
          <w:t>纬</w:t>
        </w:r>
      </w:ins>
      <w:r>
        <w:rPr>
          <w:rFonts w:hint="eastAsia"/>
        </w:rPr>
        <w:t>度，上车时间。</w:t>
      </w:r>
      <w:r>
        <w:rPr>
          <w:rFonts w:hint="eastAsia"/>
        </w:rPr>
        <w:t>MongoDB</w:t>
      </w:r>
      <w:r>
        <w:rPr>
          <w:rFonts w:hint="eastAsia"/>
        </w:rPr>
        <w:t>数据库中是以文档的形式来存储数据，</w:t>
      </w:r>
      <w:r>
        <w:t>M</w:t>
      </w:r>
      <w:r>
        <w:rPr>
          <w:rFonts w:hint="eastAsia"/>
        </w:rPr>
        <w:t>on</w:t>
      </w:r>
      <w:r>
        <w:t>goDB</w:t>
      </w:r>
      <w:r>
        <w:rPr>
          <w:rFonts w:hint="eastAsia"/>
        </w:rPr>
        <w:t>中文档相当于关系型数据库中的一条记录，集合相当于关系型数据库中的表。</w:t>
      </w:r>
    </w:p>
    <w:p w14:paraId="3DE1E74F" w14:textId="77777777" w:rsidR="00C8540E" w:rsidRDefault="00C8540E">
      <w:pPr>
        <w:ind w:firstLine="480"/>
      </w:pPr>
      <w:r>
        <w:rPr>
          <w:rFonts w:hint="eastAsia"/>
        </w:rPr>
        <w:t>为实现数据的导出与导入，首先在</w:t>
      </w:r>
      <w:r>
        <w:rPr>
          <w:rFonts w:hint="eastAsia"/>
        </w:rPr>
        <w:t>sql</w:t>
      </w:r>
      <w:r>
        <w:t>plus</w:t>
      </w:r>
      <w:r>
        <w:rPr>
          <w:rFonts w:hint="eastAsia"/>
        </w:rPr>
        <w:t>中通</w:t>
      </w:r>
      <w:r>
        <w:rPr>
          <w:rFonts w:hint="eastAsia"/>
        </w:rPr>
        <w:t>s</w:t>
      </w:r>
      <w:r>
        <w:t>ql</w:t>
      </w:r>
      <w:r>
        <w:rPr>
          <w:rFonts w:hint="eastAsia"/>
        </w:rPr>
        <w:t>语句剔除重复数据和有空值字段的数据，然后将查询结果保存在</w:t>
      </w:r>
      <w:r>
        <w:rPr>
          <w:rFonts w:hint="eastAsia"/>
        </w:rPr>
        <w:t>csv</w:t>
      </w:r>
      <w:r>
        <w:rPr>
          <w:rFonts w:hint="eastAsia"/>
        </w:rPr>
        <w:t>文件中，最后通过</w:t>
      </w:r>
      <w:r>
        <w:rPr>
          <w:rFonts w:hint="eastAsia"/>
        </w:rPr>
        <w:t>mongoimport</w:t>
      </w:r>
      <w:r>
        <w:rPr>
          <w:rFonts w:hint="eastAsia"/>
        </w:rPr>
        <w:t>命令将</w:t>
      </w:r>
      <w:r>
        <w:rPr>
          <w:rFonts w:hint="eastAsia"/>
        </w:rPr>
        <w:t>csv</w:t>
      </w:r>
      <w:r>
        <w:rPr>
          <w:rFonts w:hint="eastAsia"/>
        </w:rPr>
        <w:t>文件中的数据导入到</w:t>
      </w:r>
      <w:r>
        <w:rPr>
          <w:rFonts w:hint="eastAsia"/>
        </w:rPr>
        <w:t>Mongo</w:t>
      </w:r>
      <w:r>
        <w:t>DB</w:t>
      </w:r>
      <w:r>
        <w:rPr>
          <w:rFonts w:hint="eastAsia"/>
        </w:rPr>
        <w:t>中事先创建好的数据库中，移植后所得文档结构如下。</w:t>
      </w:r>
    </w:p>
    <w:p w14:paraId="1E7386EF" w14:textId="77777777" w:rsidR="00C8540E" w:rsidRDefault="00C8540E">
      <w:pPr>
        <w:ind w:firstLine="480"/>
      </w:pPr>
      <w:r>
        <w:t>{</w:t>
      </w:r>
    </w:p>
    <w:p w14:paraId="510C525E" w14:textId="77777777" w:rsidR="00C8540E" w:rsidRDefault="00C8540E">
      <w:pPr>
        <w:ind w:firstLine="480"/>
      </w:pPr>
      <w:r>
        <w:t xml:space="preserve">        "_id</w:t>
      </w:r>
      <w:proofErr w:type="gramStart"/>
      <w:r>
        <w:t>" :</w:t>
      </w:r>
      <w:proofErr w:type="gramEnd"/>
      <w:r>
        <w:t xml:space="preserve"> ObjectId("5add799dd9c9d696a38ed0a9"),</w:t>
      </w:r>
    </w:p>
    <w:p w14:paraId="60C0CE4B" w14:textId="77777777" w:rsidR="00C8540E" w:rsidRDefault="00C8540E">
      <w:pPr>
        <w:ind w:firstLine="480"/>
      </w:pPr>
      <w:r>
        <w:t xml:space="preserve">        "CPHM" : "</w:t>
      </w:r>
      <w:r>
        <w:rPr>
          <w:rFonts w:ascii="Tahoma" w:hAnsi="Tahoma" w:cs="Tahoma" w:hint="eastAsia"/>
        </w:rPr>
        <w:t>苏</w:t>
      </w:r>
      <w:r>
        <w:t>A70007",</w:t>
      </w:r>
    </w:p>
    <w:p w14:paraId="5FB6ED88" w14:textId="77777777" w:rsidR="00C8540E" w:rsidRDefault="00C8540E">
      <w:pPr>
        <w:ind w:firstLine="480"/>
      </w:pPr>
      <w:r>
        <w:t xml:space="preserve">        "SCWD</w:t>
      </w:r>
      <w:proofErr w:type="gramStart"/>
      <w:r>
        <w:t>" :</w:t>
      </w:r>
      <w:proofErr w:type="gramEnd"/>
      <w:r>
        <w:t xml:space="preserve"> 31.967239,</w:t>
      </w:r>
    </w:p>
    <w:p w14:paraId="07C375E4" w14:textId="77777777" w:rsidR="00C8540E" w:rsidRDefault="00C8540E">
      <w:pPr>
        <w:ind w:firstLine="480"/>
      </w:pPr>
      <w:r>
        <w:t xml:space="preserve">        "SCJD</w:t>
      </w:r>
      <w:proofErr w:type="gramStart"/>
      <w:r>
        <w:t>" :</w:t>
      </w:r>
      <w:proofErr w:type="gramEnd"/>
      <w:r>
        <w:t xml:space="preserve"> 118.795548,</w:t>
      </w:r>
    </w:p>
    <w:p w14:paraId="708E6C7D" w14:textId="77777777" w:rsidR="00C8540E" w:rsidRDefault="00C8540E">
      <w:pPr>
        <w:ind w:firstLine="480"/>
      </w:pPr>
      <w:r>
        <w:t xml:space="preserve">        "SCSJ</w:t>
      </w:r>
      <w:proofErr w:type="gramStart"/>
      <w:r>
        <w:t>" :</w:t>
      </w:r>
      <w:proofErr w:type="gramEnd"/>
      <w:r>
        <w:t xml:space="preserve"> "2018-04-22 12:05:00"</w:t>
      </w:r>
    </w:p>
    <w:p w14:paraId="22E4EE40" w14:textId="77777777" w:rsidR="00C8540E" w:rsidRDefault="00C8540E">
      <w:pPr>
        <w:ind w:firstLine="480"/>
      </w:pPr>
      <w:r>
        <w:lastRenderedPageBreak/>
        <w:t>}</w:t>
      </w:r>
    </w:p>
    <w:p w14:paraId="4394C406" w14:textId="77777777" w:rsidR="00C8540E" w:rsidRDefault="00C8540E">
      <w:pPr>
        <w:ind w:firstLine="480"/>
      </w:pPr>
      <w:r>
        <w:t>_id</w:t>
      </w:r>
      <w:r>
        <w:rPr>
          <w:rFonts w:hint="eastAsia"/>
        </w:rPr>
        <w:t>是一个</w:t>
      </w:r>
      <w:r>
        <w:rPr>
          <w:rFonts w:hint="eastAsia"/>
        </w:rPr>
        <w:t>12</w:t>
      </w:r>
      <w:r>
        <w:rPr>
          <w:rFonts w:hint="eastAsia"/>
        </w:rPr>
        <w:t>字节长的十六进制书，它保证了每个文档的唯一性，其余字段含义如本章第一节所示。</w:t>
      </w:r>
    </w:p>
    <w:p w14:paraId="3D30EB8D" w14:textId="77777777" w:rsidR="00C8540E" w:rsidRDefault="00C8540E">
      <w:pPr>
        <w:pStyle w:val="af2"/>
        <w:numPr>
          <w:ilvl w:val="2"/>
          <w:numId w:val="1"/>
        </w:numPr>
      </w:pPr>
      <w:bookmarkStart w:id="183" w:name="_Toc514149501"/>
      <w:r>
        <w:rPr>
          <w:rFonts w:hint="eastAsia"/>
        </w:rPr>
        <w:t>用户隐私保护</w:t>
      </w:r>
      <w:bookmarkEnd w:id="183"/>
    </w:p>
    <w:p w14:paraId="18C9641B" w14:textId="77777777" w:rsidR="00C8540E" w:rsidRDefault="00C8540E">
      <w:pPr>
        <w:ind w:firstLine="480"/>
      </w:pPr>
      <w:r>
        <w:rPr>
          <w:rFonts w:hint="eastAsia"/>
        </w:rPr>
        <w:t>通过上节所述可以发现，如果直接将数据存入</w:t>
      </w:r>
      <w:r>
        <w:rPr>
          <w:rFonts w:hint="eastAsia"/>
        </w:rPr>
        <w:t>MongoDB</w:t>
      </w:r>
      <w:r>
        <w:rPr>
          <w:rFonts w:hint="eastAsia"/>
        </w:rPr>
        <w:t>中，车牌号将以明文方式显示</w:t>
      </w:r>
      <w:ins w:id="184" w:author="qzuser" w:date="2018-05-16T17:54:00Z">
        <w:r>
          <w:rPr>
            <w:rFonts w:hint="eastAsia"/>
          </w:rPr>
          <w:t>。</w:t>
        </w:r>
      </w:ins>
      <w:r>
        <w:rPr>
          <w:rFonts w:hint="eastAsia"/>
        </w:rPr>
        <w:t>对出租车司机</w:t>
      </w:r>
      <w:del w:id="185" w:author="qzuser" w:date="2018-05-16T17:55:00Z">
        <w:r>
          <w:rPr>
            <w:rFonts w:hint="eastAsia"/>
          </w:rPr>
          <w:delText>或者</w:delText>
        </w:r>
      </w:del>
      <w:ins w:id="186" w:author="qzuser" w:date="2018-05-16T17:55:00Z">
        <w:r>
          <w:rPr>
            <w:rFonts w:hint="eastAsia"/>
          </w:rPr>
          <w:t>和</w:t>
        </w:r>
      </w:ins>
      <w:r>
        <w:rPr>
          <w:rFonts w:hint="eastAsia"/>
        </w:rPr>
        <w:t>乘客来说，车牌号码具有隐私性，如果</w:t>
      </w:r>
      <w:del w:id="187" w:author="qzuser" w:date="2018-05-16T17:56:00Z">
        <w:r>
          <w:rPr>
            <w:rFonts w:hint="eastAsia"/>
          </w:rPr>
          <w:delText>被</w:delText>
        </w:r>
      </w:del>
      <w:r>
        <w:rPr>
          <w:rFonts w:hint="eastAsia"/>
        </w:rPr>
        <w:t>数据分析</w:t>
      </w:r>
      <w:ins w:id="188" w:author="qzuser" w:date="2018-05-16T17:58:00Z">
        <w:r>
          <w:rPr>
            <w:rFonts w:hint="eastAsia"/>
          </w:rPr>
          <w:t xml:space="preserve">                         </w:t>
        </w:r>
        <w:r>
          <w:rPr>
            <w:rFonts w:hint="eastAsia"/>
          </w:rPr>
          <w:t>就</w:t>
        </w:r>
      </w:ins>
      <w:del w:id="189" w:author="qzuser" w:date="2018-05-16T17:57:00Z">
        <w:r>
          <w:rPr>
            <w:rFonts w:hint="eastAsia"/>
          </w:rPr>
          <w:delText>过程</w:delText>
        </w:r>
      </w:del>
      <w:r>
        <w:rPr>
          <w:rFonts w:hint="eastAsia"/>
        </w:rPr>
        <w:t>被不可信的第三方执行，它将会获得车牌号码以及营运数据，结合链接攻击等方式，极有可能造成司机或者乘客的个人隐私泄露，因此，需要对车牌号码进行隐私保护处理。</w:t>
      </w:r>
    </w:p>
    <w:p w14:paraId="01121829" w14:textId="77777777" w:rsidR="00C8540E" w:rsidRDefault="00C8540E">
      <w:pPr>
        <w:ind w:firstLine="480"/>
      </w:pPr>
      <w:r>
        <w:rPr>
          <w:rFonts w:hint="eastAsia"/>
        </w:rPr>
        <w:t>美国密码学家罗纳德</w:t>
      </w:r>
      <w:ins w:id="190" w:author="qzuser" w:date="2018-05-17T17:12:00Z">
        <w:r>
          <w:rPr>
            <w:rFonts w:hint="eastAsia"/>
          </w:rPr>
          <w:t>·</w:t>
        </w:r>
      </w:ins>
      <w:del w:id="191" w:author="qzuser" w:date="2018-05-17T17:11:00Z">
        <w:r>
          <w:rPr>
            <w:rFonts w:hint="eastAsia"/>
          </w:rPr>
          <w:delText>.</w:delText>
        </w:r>
      </w:del>
      <w:r>
        <w:rPr>
          <w:rFonts w:hint="eastAsia"/>
        </w:rPr>
        <w:t>李维斯特于</w:t>
      </w:r>
      <w:r>
        <w:rPr>
          <w:rFonts w:hint="eastAsia"/>
        </w:rPr>
        <w:t>1992</w:t>
      </w:r>
      <w:r>
        <w:rPr>
          <w:rFonts w:hint="eastAsia"/>
        </w:rPr>
        <w:t>年公开了</w:t>
      </w:r>
      <w:r>
        <w:rPr>
          <w:rFonts w:hint="eastAsia"/>
        </w:rPr>
        <w:t>MD5</w:t>
      </w:r>
      <w:r>
        <w:rPr>
          <w:vertAlign w:val="superscript"/>
        </w:rPr>
        <w:t>[20]</w:t>
      </w:r>
      <w:r>
        <w:rPr>
          <w:rFonts w:hint="eastAsia"/>
        </w:rPr>
        <w:t>摘要加密算法</w:t>
      </w:r>
      <w:del w:id="192" w:author="qzuser" w:date="2018-05-17T17:12:00Z">
        <w:r>
          <w:rPr>
            <w:rFonts w:hint="eastAsia"/>
          </w:rPr>
          <w:delText>,</w:delText>
        </w:r>
      </w:del>
      <w:ins w:id="193" w:author="qzuser" w:date="2018-05-17T17:12:00Z">
        <w:r>
          <w:rPr>
            <w:rFonts w:hint="eastAsia"/>
          </w:rPr>
          <w:t>，</w:t>
        </w:r>
      </w:ins>
      <w:commentRangeStart w:id="194"/>
      <w:r>
        <w:rPr>
          <w:rFonts w:hint="eastAsia"/>
        </w:rPr>
        <w:t>输入任意长度的信息，经过处理，输出</w:t>
      </w:r>
      <w:del w:id="195" w:author="qzuser" w:date="2018-05-17T17:12:00Z">
        <w:r>
          <w:rPr>
            <w:rFonts w:hint="eastAsia"/>
          </w:rPr>
          <w:delText>为</w:delText>
        </w:r>
      </w:del>
      <w:r>
        <w:rPr>
          <w:rFonts w:hint="eastAsia"/>
        </w:rPr>
        <w:t>128</w:t>
      </w:r>
      <w:r>
        <w:rPr>
          <w:rFonts w:hint="eastAsia"/>
        </w:rPr>
        <w:t>位的信息。图</w:t>
      </w:r>
      <w:r>
        <w:rPr>
          <w:rFonts w:hint="eastAsia"/>
        </w:rPr>
        <w:t>3.1</w:t>
      </w:r>
      <w:r>
        <w:rPr>
          <w:rFonts w:hint="eastAsia"/>
        </w:rPr>
        <w:t>展示了其运算过程，</w:t>
      </w:r>
      <w:r>
        <w:t>一个</w:t>
      </w:r>
      <w:r>
        <w:t>MD5</w:t>
      </w:r>
      <w:r>
        <w:t>运算</w:t>
      </w:r>
      <w:r>
        <w:t xml:space="preserve">— </w:t>
      </w:r>
      <w:r>
        <w:t>由类似的</w:t>
      </w:r>
      <w:r>
        <w:t>64</w:t>
      </w:r>
      <w:r>
        <w:t>次循环构成，分成</w:t>
      </w:r>
      <w:r>
        <w:t>4</w:t>
      </w:r>
      <w:r>
        <w:t>组</w:t>
      </w:r>
      <w:r>
        <w:t>16</w:t>
      </w:r>
      <w:r>
        <w:t>次。</w:t>
      </w:r>
      <w:r>
        <w:t>F </w:t>
      </w:r>
      <w:r>
        <w:t>一个非线性函数；一个函数运算一次。</w:t>
      </w:r>
      <w:r>
        <w:t>Mi </w:t>
      </w:r>
      <w:r>
        <w:t>表示一个</w:t>
      </w:r>
      <w:r>
        <w:t xml:space="preserve"> 32-bits </w:t>
      </w:r>
      <w:r>
        <w:t>的输入数据，</w:t>
      </w:r>
      <w:r>
        <w:t>Ki </w:t>
      </w:r>
      <w:r>
        <w:t>表示一个</w:t>
      </w:r>
      <w:r>
        <w:t xml:space="preserve"> 32-bits </w:t>
      </w:r>
      <w:r>
        <w:t>常数，用来完成每次不同的计算</w:t>
      </w:r>
      <w:commentRangeEnd w:id="194"/>
      <w:r>
        <w:commentReference w:id="194"/>
      </w:r>
      <w:r>
        <w:t>。</w:t>
      </w:r>
    </w:p>
    <w:p w14:paraId="2E3580C9" w14:textId="06EEB4D5" w:rsidR="00C8540E" w:rsidRDefault="00C12CA9">
      <w:pPr>
        <w:ind w:firstLine="480"/>
        <w:jc w:val="center"/>
      </w:pPr>
      <w:r>
        <w:rPr>
          <w:noProof/>
        </w:rPr>
        <w:drawing>
          <wp:inline distT="0" distB="0" distL="0" distR="0" wp14:anchorId="6E6D1856" wp14:editId="2B8ACD32">
            <wp:extent cx="3476625" cy="3819525"/>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3819525"/>
                    </a:xfrm>
                    <a:prstGeom prst="rect">
                      <a:avLst/>
                    </a:prstGeom>
                    <a:noFill/>
                    <a:ln>
                      <a:noFill/>
                    </a:ln>
                  </pic:spPr>
                </pic:pic>
              </a:graphicData>
            </a:graphic>
          </wp:inline>
        </w:drawing>
      </w:r>
    </w:p>
    <w:p w14:paraId="559A7915" w14:textId="77777777" w:rsidR="00C8540E" w:rsidRDefault="00C8540E">
      <w:pPr>
        <w:ind w:firstLine="420"/>
        <w:jc w:val="center"/>
        <w:rPr>
          <w:rFonts w:ascii="黑体" w:eastAsia="黑体" w:hAnsi="黑体"/>
          <w:sz w:val="21"/>
          <w:szCs w:val="21"/>
        </w:rPr>
      </w:pPr>
      <w:r>
        <w:rPr>
          <w:rFonts w:ascii="黑体" w:eastAsia="黑体" w:hAnsi="黑体" w:hint="eastAsia"/>
          <w:sz w:val="21"/>
          <w:szCs w:val="21"/>
        </w:rPr>
        <w:t>图3.1</w:t>
      </w:r>
      <w:r>
        <w:rPr>
          <w:rFonts w:ascii="黑体" w:eastAsia="黑体" w:hAnsi="黑体"/>
          <w:sz w:val="21"/>
          <w:szCs w:val="21"/>
        </w:rPr>
        <w:t xml:space="preserve"> MD5</w:t>
      </w:r>
      <w:r>
        <w:rPr>
          <w:rFonts w:ascii="黑体" w:eastAsia="黑体" w:hAnsi="黑体" w:hint="eastAsia"/>
          <w:sz w:val="21"/>
          <w:szCs w:val="21"/>
        </w:rPr>
        <w:t>运算流程</w:t>
      </w:r>
    </w:p>
    <w:p w14:paraId="22240CB6" w14:textId="77777777" w:rsidR="00C8540E" w:rsidRDefault="00C8540E">
      <w:pPr>
        <w:ind w:firstLine="480"/>
        <w:jc w:val="center"/>
      </w:pPr>
    </w:p>
    <w:p w14:paraId="5C085777" w14:textId="77777777" w:rsidR="00C8540E" w:rsidRDefault="00C8540E">
      <w:pPr>
        <w:ind w:firstLine="480"/>
      </w:pPr>
      <w:r>
        <w:rPr>
          <w:rFonts w:hint="eastAsia"/>
        </w:rPr>
        <w:lastRenderedPageBreak/>
        <w:t>摘要算法流程如下：</w:t>
      </w:r>
    </w:p>
    <w:p w14:paraId="471056A8" w14:textId="77777777" w:rsidR="00C8540E" w:rsidRDefault="00C8540E">
      <w:pPr>
        <w:pStyle w:val="afa"/>
        <w:numPr>
          <w:ilvl w:val="0"/>
          <w:numId w:val="10"/>
        </w:numPr>
        <w:ind w:left="0" w:firstLineChars="0" w:firstLine="420"/>
      </w:pPr>
      <w:r>
        <w:rPr>
          <w:rFonts w:hint="eastAsia"/>
        </w:rPr>
        <w:t>填充：如果信息长度（以</w:t>
      </w:r>
      <w:r>
        <w:rPr>
          <w:rFonts w:hint="eastAsia"/>
        </w:rPr>
        <w:t>bit</w:t>
      </w:r>
      <w:r>
        <w:rPr>
          <w:rFonts w:hint="eastAsia"/>
        </w:rPr>
        <w:t>为单位）对</w:t>
      </w:r>
      <w:r>
        <w:rPr>
          <w:rFonts w:hint="eastAsia"/>
        </w:rPr>
        <w:t>512</w:t>
      </w:r>
      <w:proofErr w:type="gramStart"/>
      <w:r>
        <w:rPr>
          <w:rFonts w:hint="eastAsia"/>
        </w:rPr>
        <w:t>求余的</w:t>
      </w:r>
      <w:proofErr w:type="gramEnd"/>
      <w:r>
        <w:rPr>
          <w:rFonts w:hint="eastAsia"/>
        </w:rPr>
        <w:t>结果不等于</w:t>
      </w:r>
      <w:r>
        <w:rPr>
          <w:rFonts w:hint="eastAsia"/>
        </w:rPr>
        <w:t>448</w:t>
      </w:r>
      <w:r>
        <w:rPr>
          <w:rFonts w:hint="eastAsia"/>
        </w:rPr>
        <w:t>，则对信息进行填充，在信息尾部添加一个</w:t>
      </w:r>
      <w:r>
        <w:rPr>
          <w:rFonts w:hint="eastAsia"/>
        </w:rPr>
        <w:t>1</w:t>
      </w:r>
      <w:r>
        <w:rPr>
          <w:rFonts w:hint="eastAsia"/>
        </w:rPr>
        <w:t>和若干个</w:t>
      </w:r>
      <w:r>
        <w:rPr>
          <w:rFonts w:hint="eastAsia"/>
        </w:rPr>
        <w:t>0</w:t>
      </w:r>
      <w:r>
        <w:rPr>
          <w:rFonts w:hint="eastAsia"/>
        </w:rPr>
        <w:t>，使得填充后信息长度为</w:t>
      </w:r>
      <w:r>
        <w:rPr>
          <w:rFonts w:hint="eastAsia"/>
        </w:rPr>
        <w:t>N*</w:t>
      </w:r>
      <w:r>
        <w:t>512+448</w:t>
      </w:r>
      <w:r>
        <w:rPr>
          <w:rFonts w:hint="eastAsia"/>
        </w:rPr>
        <w:t>位</w:t>
      </w:r>
      <w:r>
        <w:t>.</w:t>
      </w:r>
    </w:p>
    <w:p w14:paraId="58D9507C" w14:textId="77777777" w:rsidR="00C8540E" w:rsidRDefault="00C8540E">
      <w:pPr>
        <w:pStyle w:val="afa"/>
        <w:numPr>
          <w:ilvl w:val="0"/>
          <w:numId w:val="10"/>
        </w:numPr>
        <w:ind w:left="0" w:firstLineChars="0" w:firstLine="420"/>
      </w:pPr>
      <w:r>
        <w:rPr>
          <w:rFonts w:hint="eastAsia"/>
        </w:rPr>
        <w:t>记录信息长度：用</w:t>
      </w:r>
      <w:r>
        <w:rPr>
          <w:rFonts w:hint="eastAsia"/>
        </w:rPr>
        <w:t>64</w:t>
      </w:r>
      <w:r>
        <w:rPr>
          <w:rFonts w:hint="eastAsia"/>
        </w:rPr>
        <w:t>位来存储填充前的信息长度。这</w:t>
      </w:r>
      <w:r>
        <w:rPr>
          <w:rFonts w:hint="eastAsia"/>
        </w:rPr>
        <w:t>64</w:t>
      </w:r>
      <w:r>
        <w:rPr>
          <w:rFonts w:hint="eastAsia"/>
        </w:rPr>
        <w:t>位追加在第一步所得结果后面，这样信息长度就变成</w:t>
      </w:r>
      <w:r>
        <w:rPr>
          <w:rFonts w:hint="eastAsia"/>
        </w:rPr>
        <w:t>N*512+448+64=(</w:t>
      </w:r>
      <w:r>
        <w:t>N+1</w:t>
      </w:r>
      <w:r>
        <w:rPr>
          <w:rFonts w:hint="eastAsia"/>
        </w:rPr>
        <w:t>)</w:t>
      </w:r>
      <w:r>
        <w:t>*512</w:t>
      </w:r>
      <w:r>
        <w:rPr>
          <w:rFonts w:hint="eastAsia"/>
        </w:rPr>
        <w:t>位。</w:t>
      </w:r>
    </w:p>
    <w:p w14:paraId="23F17CA4" w14:textId="77777777" w:rsidR="00C8540E" w:rsidRDefault="00C8540E">
      <w:pPr>
        <w:pStyle w:val="afa"/>
        <w:numPr>
          <w:ilvl w:val="0"/>
          <w:numId w:val="10"/>
        </w:numPr>
        <w:ind w:left="0" w:firstLineChars="0" w:firstLine="420"/>
      </w:pPr>
      <w:r>
        <w:rPr>
          <w:rFonts w:ascii="宋体" w:hAnsi="宋体" w:hint="eastAsia"/>
        </w:rPr>
        <w:t>初始化MD数组</w:t>
      </w:r>
      <w:r>
        <w:rPr>
          <w:rFonts w:hint="eastAsia"/>
        </w:rPr>
        <w:t>：</w:t>
      </w:r>
      <w:r>
        <w:t>A=0X67452301L</w:t>
      </w:r>
      <w:r>
        <w:t>，</w:t>
      </w:r>
      <w:r>
        <w:t>B=0XEFCDAB89L</w:t>
      </w:r>
      <w:r>
        <w:t>，</w:t>
      </w:r>
      <w:r>
        <w:t>C=0X98BADCFEL</w:t>
      </w:r>
      <w:r>
        <w:t>，</w:t>
      </w:r>
      <w:r>
        <w:t>D=0X10325476L</w:t>
      </w:r>
    </w:p>
    <w:p w14:paraId="02476005" w14:textId="77777777" w:rsidR="00C8540E" w:rsidRDefault="00C8540E">
      <w:pPr>
        <w:pStyle w:val="afa"/>
        <w:numPr>
          <w:ilvl w:val="0"/>
          <w:numId w:val="10"/>
        </w:numPr>
        <w:ind w:left="0" w:firstLineChars="0" w:firstLine="420"/>
      </w:pPr>
      <w:r>
        <w:rPr>
          <w:rFonts w:hint="eastAsia"/>
        </w:rPr>
        <w:t>进行循环运算</w:t>
      </w:r>
    </w:p>
    <w:p w14:paraId="073B5B63" w14:textId="77777777" w:rsidR="00C8540E" w:rsidRDefault="00C8540E">
      <w:pPr>
        <w:ind w:firstLine="480"/>
      </w:pPr>
      <w:r>
        <w:rPr>
          <w:rFonts w:hint="eastAsia"/>
        </w:rPr>
        <w:t>为充分保护用户隐私，本文在进行数据导出时对车牌号码这一关键字段采用</w:t>
      </w:r>
      <w:r>
        <w:rPr>
          <w:rFonts w:hint="eastAsia"/>
        </w:rPr>
        <w:t>MD5</w:t>
      </w:r>
      <w:r>
        <w:rPr>
          <w:rFonts w:hint="eastAsia"/>
        </w:rPr>
        <w:t>算法进行映射</w:t>
      </w:r>
      <w:del w:id="196" w:author="qzuser" w:date="2018-05-17T17:17:00Z">
        <w:r>
          <w:rPr>
            <w:rFonts w:hint="eastAsia"/>
          </w:rPr>
          <w:delText>，</w:delText>
        </w:r>
      </w:del>
      <w:ins w:id="197" w:author="qzuser" w:date="2018-05-17T17:17:00Z">
        <w:r>
          <w:rPr>
            <w:rFonts w:hint="eastAsia"/>
          </w:rPr>
          <w:t>。</w:t>
        </w:r>
      </w:ins>
      <w:r>
        <w:t>O</w:t>
      </w:r>
      <w:r>
        <w:rPr>
          <w:rFonts w:hint="eastAsia"/>
        </w:rPr>
        <w:t>racle</w:t>
      </w:r>
      <w:r>
        <w:rPr>
          <w:rFonts w:hint="eastAsia"/>
        </w:rPr>
        <w:t>提供了</w:t>
      </w:r>
      <w:r>
        <w:t>DBMS_OBFUSCATION_TOOLKIT.MD5</w:t>
      </w:r>
      <w:r>
        <w:rPr>
          <w:rFonts w:hint="eastAsia"/>
        </w:rPr>
        <w:t>方法来对字段进行加密，但是此时加密得到的是乱码，并非十六进制数字，需要使用</w:t>
      </w:r>
      <w:r>
        <w:t>utl_raw.cast_to_raw</w:t>
      </w:r>
      <w:r>
        <w:rPr>
          <w:rFonts w:hint="eastAsia"/>
        </w:rPr>
        <w:t>将字符串转换为</w:t>
      </w:r>
      <w:r>
        <w:t>RAW</w:t>
      </w:r>
      <w:r>
        <w:rPr>
          <w:rFonts w:hint="eastAsia"/>
        </w:rPr>
        <w:t>类型。</w:t>
      </w:r>
    </w:p>
    <w:p w14:paraId="0B2DA7F5" w14:textId="77777777" w:rsidR="00C8540E" w:rsidRDefault="00C8540E">
      <w:pPr>
        <w:pStyle w:val="2"/>
      </w:pPr>
      <w:bookmarkStart w:id="198" w:name="_Toc514149502"/>
      <w:r>
        <w:rPr>
          <w:rFonts w:hint="eastAsia"/>
        </w:rPr>
        <w:t>本章小结</w:t>
      </w:r>
      <w:bookmarkEnd w:id="198"/>
    </w:p>
    <w:p w14:paraId="719114F1" w14:textId="77777777" w:rsidR="00C8540E" w:rsidRDefault="00C8540E">
      <w:pPr>
        <w:ind w:firstLine="480"/>
      </w:pPr>
      <w:r>
        <w:rPr>
          <w:rFonts w:hint="eastAsia"/>
        </w:rPr>
        <w:t>本章首先介绍了本文进行数据挖掘所需数据的来源和格式，以及各个字段的含义</w:t>
      </w:r>
      <w:del w:id="199" w:author="qzuser" w:date="2018-05-17T17:19:00Z">
        <w:r>
          <w:rPr>
            <w:rFonts w:hint="eastAsia"/>
          </w:rPr>
          <w:delText>。</w:delText>
        </w:r>
      </w:del>
      <w:ins w:id="200" w:author="qzuser" w:date="2018-05-17T17:19:00Z">
        <w:r>
          <w:rPr>
            <w:rFonts w:hint="eastAsia"/>
          </w:rPr>
          <w:t>；</w:t>
        </w:r>
      </w:ins>
      <w:r>
        <w:rPr>
          <w:rFonts w:hint="eastAsia"/>
        </w:rPr>
        <w:t>然后介绍了数据挖掘的第一步——数据预处理，主要包括重复数据和</w:t>
      </w:r>
      <w:proofErr w:type="gramStart"/>
      <w:r>
        <w:rPr>
          <w:rFonts w:hint="eastAsia"/>
        </w:rPr>
        <w:t>空数据</w:t>
      </w:r>
      <w:proofErr w:type="gramEnd"/>
      <w:r>
        <w:rPr>
          <w:rFonts w:hint="eastAsia"/>
        </w:rPr>
        <w:t>的剔除</w:t>
      </w:r>
      <w:del w:id="201" w:author="qzuser" w:date="2018-05-17T17:19:00Z">
        <w:r>
          <w:rPr>
            <w:rFonts w:hint="eastAsia"/>
          </w:rPr>
          <w:delText>，</w:delText>
        </w:r>
      </w:del>
      <w:ins w:id="202" w:author="qzuser" w:date="2018-05-17T17:19:00Z">
        <w:r>
          <w:rPr>
            <w:rFonts w:hint="eastAsia"/>
          </w:rPr>
          <w:t>；</w:t>
        </w:r>
      </w:ins>
      <w:r>
        <w:rPr>
          <w:rFonts w:hint="eastAsia"/>
        </w:rPr>
        <w:t>紧接着介绍了数据从数据关系型数据库到非关系型数据库</w:t>
      </w:r>
      <w:r>
        <w:rPr>
          <w:rFonts w:hint="eastAsia"/>
        </w:rPr>
        <w:t>MongoDB</w:t>
      </w:r>
      <w:r>
        <w:rPr>
          <w:rFonts w:hint="eastAsia"/>
        </w:rPr>
        <w:t>的移植</w:t>
      </w:r>
      <w:del w:id="203" w:author="qzuser" w:date="2018-05-17T17:19:00Z">
        <w:r>
          <w:rPr>
            <w:rFonts w:hint="eastAsia"/>
          </w:rPr>
          <w:delText>，</w:delText>
        </w:r>
      </w:del>
      <w:ins w:id="204" w:author="qzuser" w:date="2018-05-17T17:19:00Z">
        <w:r>
          <w:rPr>
            <w:rFonts w:hint="eastAsia"/>
          </w:rPr>
          <w:t>；</w:t>
        </w:r>
      </w:ins>
      <w:r>
        <w:rPr>
          <w:rFonts w:hint="eastAsia"/>
        </w:rPr>
        <w:t>最后阐述了</w:t>
      </w:r>
      <w:del w:id="205" w:author="qzuser" w:date="2018-05-17T17:22:00Z">
        <w:r>
          <w:rPr>
            <w:rFonts w:hint="eastAsia"/>
          </w:rPr>
          <w:delText>通过</w:delText>
        </w:r>
      </w:del>
      <w:ins w:id="206" w:author="qzuser" w:date="2018-05-17T17:22:00Z">
        <w:r>
          <w:rPr>
            <w:rFonts w:hint="eastAsia"/>
          </w:rPr>
          <w:t>使用</w:t>
        </w:r>
      </w:ins>
      <w:r>
        <w:rPr>
          <w:rFonts w:hint="eastAsia"/>
        </w:rPr>
        <w:t>MD5</w:t>
      </w:r>
      <w:r>
        <w:rPr>
          <w:rFonts w:hint="eastAsia"/>
        </w:rPr>
        <w:t>对用户隐私字段车牌号进行了映射保护</w:t>
      </w:r>
      <w:ins w:id="207" w:author="qzuser" w:date="2018-05-17T17:21:00Z">
        <w:r>
          <w:rPr>
            <w:rFonts w:hint="eastAsia"/>
          </w:rPr>
          <w:t>的方法</w:t>
        </w:r>
      </w:ins>
      <w:r>
        <w:rPr>
          <w:rFonts w:hint="eastAsia"/>
        </w:rPr>
        <w:t>。本章为下一章的数据挖掘做了数据准备。</w:t>
      </w:r>
    </w:p>
    <w:p w14:paraId="65DD6646" w14:textId="77777777" w:rsidR="00C8540E" w:rsidRDefault="00C8540E">
      <w:pPr>
        <w:ind w:firstLine="600"/>
        <w:jc w:val="center"/>
        <w:rPr>
          <w:rFonts w:ascii="黑体" w:eastAsia="黑体"/>
          <w:sz w:val="30"/>
          <w:szCs w:val="30"/>
        </w:rPr>
      </w:pPr>
    </w:p>
    <w:p w14:paraId="79A986FC" w14:textId="77777777" w:rsidR="00C8540E" w:rsidRDefault="00C8540E">
      <w:pPr>
        <w:pStyle w:val="1"/>
        <w:ind w:firstLine="600"/>
        <w:jc w:val="center"/>
        <w:rPr>
          <w:rFonts w:ascii="黑体" w:eastAsia="黑体" w:hAnsi="黑体"/>
          <w:b w:val="0"/>
          <w:sz w:val="30"/>
          <w:szCs w:val="30"/>
        </w:rPr>
      </w:pPr>
      <w:bookmarkStart w:id="208" w:name="_Toc514149503"/>
      <w:r>
        <w:rPr>
          <w:rFonts w:ascii="黑体" w:eastAsia="黑体" w:hAnsi="黑体" w:hint="eastAsia"/>
          <w:b w:val="0"/>
          <w:sz w:val="30"/>
          <w:szCs w:val="30"/>
        </w:rPr>
        <w:t xml:space="preserve">第四章 </w:t>
      </w:r>
      <w:r>
        <w:rPr>
          <w:rFonts w:ascii="黑体" w:eastAsia="黑体" w:hAnsi="黑体"/>
          <w:b w:val="0"/>
          <w:sz w:val="30"/>
          <w:szCs w:val="30"/>
        </w:rPr>
        <w:t xml:space="preserve"> </w:t>
      </w:r>
      <w:r>
        <w:rPr>
          <w:rFonts w:ascii="黑体" w:eastAsia="黑体" w:hAnsi="黑体" w:hint="eastAsia"/>
          <w:b w:val="0"/>
          <w:sz w:val="30"/>
          <w:szCs w:val="30"/>
        </w:rPr>
        <w:t>基于Map</w:t>
      </w:r>
      <w:r>
        <w:rPr>
          <w:rFonts w:ascii="黑体" w:eastAsia="黑体" w:hAnsi="黑体"/>
          <w:b w:val="0"/>
          <w:sz w:val="30"/>
          <w:szCs w:val="30"/>
        </w:rPr>
        <w:t>Reduce</w:t>
      </w:r>
      <w:r>
        <w:rPr>
          <w:rFonts w:ascii="黑体" w:eastAsia="黑体" w:hAnsi="黑体" w:hint="eastAsia"/>
          <w:b w:val="0"/>
          <w:sz w:val="30"/>
          <w:szCs w:val="30"/>
        </w:rPr>
        <w:t>框架的热点区域挖掘及可视化</w:t>
      </w:r>
      <w:bookmarkEnd w:id="208"/>
    </w:p>
    <w:p w14:paraId="77AC5F8A" w14:textId="77777777" w:rsidR="00C8540E" w:rsidRDefault="00C8540E">
      <w:pPr>
        <w:pStyle w:val="afa"/>
        <w:keepNext/>
        <w:keepLines/>
        <w:widowControl/>
        <w:numPr>
          <w:ilvl w:val="0"/>
          <w:numId w:val="1"/>
        </w:numPr>
        <w:spacing w:before="260" w:after="260" w:line="415" w:lineRule="auto"/>
        <w:ind w:firstLineChars="0"/>
        <w:jc w:val="left"/>
        <w:outlineLvl w:val="1"/>
        <w:rPr>
          <w:rFonts w:ascii="Calibri Light" w:eastAsia="黑体" w:hAnsi="Calibri Light"/>
          <w:bCs/>
          <w:vanish/>
          <w:sz w:val="28"/>
          <w:szCs w:val="32"/>
        </w:rPr>
      </w:pPr>
      <w:bookmarkStart w:id="209" w:name="_Toc514149504"/>
      <w:bookmarkEnd w:id="209"/>
    </w:p>
    <w:p w14:paraId="2ADA23DA" w14:textId="77777777" w:rsidR="00C8540E" w:rsidRDefault="00C8540E">
      <w:pPr>
        <w:pStyle w:val="2"/>
      </w:pPr>
      <w:bookmarkStart w:id="210" w:name="_Toc514149505"/>
      <w:r>
        <w:rPr>
          <w:rFonts w:hint="eastAsia"/>
        </w:rPr>
        <w:t>基于</w:t>
      </w:r>
      <w:r>
        <w:rPr>
          <w:rFonts w:hint="eastAsia"/>
        </w:rPr>
        <w:t>Map</w:t>
      </w:r>
      <w:r>
        <w:t>Reduce</w:t>
      </w:r>
      <w:r>
        <w:rPr>
          <w:rFonts w:hint="eastAsia"/>
        </w:rPr>
        <w:t>框架的聚类算法实现</w:t>
      </w:r>
      <w:bookmarkEnd w:id="210"/>
    </w:p>
    <w:p w14:paraId="0D9E1945" w14:textId="77777777" w:rsidR="00C8540E" w:rsidRDefault="00C8540E">
      <w:pPr>
        <w:pStyle w:val="af2"/>
        <w:numPr>
          <w:ilvl w:val="2"/>
          <w:numId w:val="1"/>
        </w:numPr>
      </w:pPr>
      <w:bookmarkStart w:id="211" w:name="_Toc514149506"/>
      <w:r>
        <w:rPr>
          <w:rFonts w:hint="eastAsia"/>
        </w:rPr>
        <w:t>实验环境搭建</w:t>
      </w:r>
      <w:bookmarkEnd w:id="211"/>
    </w:p>
    <w:p w14:paraId="053C32F4" w14:textId="77777777" w:rsidR="00C8540E" w:rsidRDefault="00C8540E">
      <w:pPr>
        <w:ind w:firstLine="480"/>
      </w:pPr>
      <w:r>
        <w:rPr>
          <w:rFonts w:hint="eastAsia"/>
        </w:rPr>
        <w:t>框架：</w:t>
      </w:r>
      <w:r>
        <w:rPr>
          <w:rFonts w:hint="eastAsia"/>
        </w:rPr>
        <w:t>Node</w:t>
      </w:r>
      <w:r>
        <w:t xml:space="preserve">.js </w:t>
      </w:r>
      <w:proofErr w:type="gramStart"/>
      <w:r>
        <w:t>8.9.4,M</w:t>
      </w:r>
      <w:r>
        <w:rPr>
          <w:rFonts w:hint="eastAsia"/>
        </w:rPr>
        <w:t>apReduce</w:t>
      </w:r>
      <w:proofErr w:type="gramEnd"/>
    </w:p>
    <w:p w14:paraId="717B67AB" w14:textId="77777777" w:rsidR="00C8540E" w:rsidRDefault="00C8540E">
      <w:pPr>
        <w:ind w:firstLine="480"/>
      </w:pPr>
      <w:r>
        <w:rPr>
          <w:rFonts w:hint="eastAsia"/>
        </w:rPr>
        <w:t>语言：</w:t>
      </w:r>
      <w:proofErr w:type="gramStart"/>
      <w:r>
        <w:rPr>
          <w:rFonts w:hint="eastAsia"/>
        </w:rPr>
        <w:t>Java</w:t>
      </w:r>
      <w:r>
        <w:t>Script,Java</w:t>
      </w:r>
      <w:proofErr w:type="gramEnd"/>
    </w:p>
    <w:p w14:paraId="264511B2" w14:textId="77777777" w:rsidR="00C8540E" w:rsidRDefault="00C8540E">
      <w:pPr>
        <w:ind w:firstLine="480"/>
      </w:pPr>
      <w:r>
        <w:rPr>
          <w:rFonts w:hint="eastAsia"/>
        </w:rPr>
        <w:lastRenderedPageBreak/>
        <w:t>数据库：</w:t>
      </w:r>
      <w:r>
        <w:rPr>
          <w:rFonts w:hint="eastAsia"/>
        </w:rPr>
        <w:t>Mongo</w:t>
      </w:r>
      <w:r>
        <w:t>DB 3.4.10.</w:t>
      </w:r>
    </w:p>
    <w:p w14:paraId="42C495D5" w14:textId="77777777" w:rsidR="00C8540E" w:rsidRDefault="00C8540E">
      <w:pPr>
        <w:pStyle w:val="af2"/>
        <w:numPr>
          <w:ilvl w:val="2"/>
          <w:numId w:val="1"/>
        </w:numPr>
      </w:pPr>
      <w:bookmarkStart w:id="212" w:name="_Toc514149507"/>
      <w:r>
        <w:rPr>
          <w:rFonts w:hint="eastAsia"/>
        </w:rPr>
        <w:t>基于</w:t>
      </w:r>
      <w:r>
        <w:rPr>
          <w:rFonts w:hint="eastAsia"/>
        </w:rPr>
        <w:t>MongoDB</w:t>
      </w:r>
      <w:r>
        <w:rPr>
          <w:rFonts w:hint="eastAsia"/>
        </w:rPr>
        <w:t>的</w:t>
      </w:r>
      <w:r>
        <w:t>M</w:t>
      </w:r>
      <w:r>
        <w:rPr>
          <w:rFonts w:hint="eastAsia"/>
        </w:rPr>
        <w:t>ap</w:t>
      </w:r>
      <w:r>
        <w:t>Reduce</w:t>
      </w:r>
      <w:r>
        <w:rPr>
          <w:rFonts w:hint="eastAsia"/>
        </w:rPr>
        <w:t>框架实现</w:t>
      </w:r>
      <w:bookmarkEnd w:id="212"/>
    </w:p>
    <w:p w14:paraId="0AB4E0C0" w14:textId="77777777" w:rsidR="00C8540E" w:rsidRDefault="00C8540E">
      <w:pPr>
        <w:ind w:firstLine="480"/>
      </w:pPr>
      <w:r>
        <w:rPr>
          <w:rFonts w:hint="eastAsia"/>
        </w:rPr>
        <w:t>作为数据分析的常用数据库之一，</w:t>
      </w:r>
      <w:r>
        <w:rPr>
          <w:rFonts w:hint="eastAsia"/>
        </w:rPr>
        <w:t>Mong</w:t>
      </w:r>
      <w:r>
        <w:t>oDB</w:t>
      </w:r>
      <w:r>
        <w:rPr>
          <w:rFonts w:hint="eastAsia"/>
        </w:rPr>
        <w:t>自身集成了</w:t>
      </w:r>
      <w:r>
        <w:rPr>
          <w:rFonts w:hint="eastAsia"/>
        </w:rPr>
        <w:t>Map</w:t>
      </w:r>
      <w:r>
        <w:t>Reduce</w:t>
      </w:r>
      <w:r>
        <w:rPr>
          <w:rFonts w:hint="eastAsia"/>
        </w:rPr>
        <w:t>框架的接口。下面对其进行介绍。</w:t>
      </w:r>
    </w:p>
    <w:p w14:paraId="581EED75" w14:textId="77777777" w:rsidR="00C8540E" w:rsidRDefault="00C8540E">
      <w:pPr>
        <w:ind w:firstLine="480"/>
      </w:pPr>
    </w:p>
    <w:p w14:paraId="358874D3" w14:textId="78AC17BD" w:rsidR="00C8540E" w:rsidRDefault="00C12CA9">
      <w:pPr>
        <w:ind w:firstLine="480"/>
        <w:jc w:val="center"/>
      </w:pPr>
      <w:r>
        <w:rPr>
          <w:noProof/>
        </w:rPr>
        <w:drawing>
          <wp:inline distT="0" distB="0" distL="0" distR="0" wp14:anchorId="6A4B89C2" wp14:editId="4F7FE61F">
            <wp:extent cx="5838825" cy="1743075"/>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EF69BE4" w14:textId="77777777" w:rsidR="00C8540E" w:rsidRDefault="00C8540E">
      <w:pPr>
        <w:ind w:firstLine="420"/>
        <w:jc w:val="center"/>
        <w:rPr>
          <w:rFonts w:ascii="黑体" w:eastAsia="黑体" w:hAnsi="黑体"/>
          <w:sz w:val="21"/>
          <w:szCs w:val="21"/>
        </w:rPr>
      </w:pPr>
      <w:r>
        <w:rPr>
          <w:rFonts w:ascii="黑体" w:eastAsia="黑体" w:hAnsi="黑体" w:hint="eastAsia"/>
          <w:sz w:val="21"/>
          <w:szCs w:val="21"/>
        </w:rPr>
        <w:t>图4.1</w:t>
      </w:r>
      <w:r>
        <w:rPr>
          <w:rFonts w:ascii="黑体" w:eastAsia="黑体" w:hAnsi="黑体"/>
          <w:sz w:val="21"/>
          <w:szCs w:val="21"/>
        </w:rPr>
        <w:t xml:space="preserve"> M</w:t>
      </w:r>
      <w:r>
        <w:rPr>
          <w:rFonts w:ascii="黑体" w:eastAsia="黑体" w:hAnsi="黑体" w:hint="eastAsia"/>
          <w:sz w:val="21"/>
          <w:szCs w:val="21"/>
        </w:rPr>
        <w:t>ap</w:t>
      </w:r>
      <w:r>
        <w:rPr>
          <w:rFonts w:ascii="黑体" w:eastAsia="黑体" w:hAnsi="黑体"/>
          <w:sz w:val="21"/>
          <w:szCs w:val="21"/>
        </w:rPr>
        <w:t>Reduce</w:t>
      </w:r>
      <w:r>
        <w:rPr>
          <w:rFonts w:ascii="黑体" w:eastAsia="黑体" w:hAnsi="黑体" w:hint="eastAsia"/>
          <w:sz w:val="21"/>
          <w:szCs w:val="21"/>
        </w:rPr>
        <w:t>命令格式</w:t>
      </w:r>
    </w:p>
    <w:p w14:paraId="65C7607A" w14:textId="77777777" w:rsidR="00C8540E" w:rsidRDefault="00C8540E">
      <w:pPr>
        <w:ind w:firstLine="480"/>
      </w:pPr>
      <w:r>
        <w:rPr>
          <w:rFonts w:hint="eastAsia"/>
        </w:rPr>
        <w:t>在图</w:t>
      </w:r>
      <w:r>
        <w:rPr>
          <w:rFonts w:hint="eastAsia"/>
        </w:rPr>
        <w:t>4.1</w:t>
      </w:r>
      <w:r>
        <w:rPr>
          <w:rFonts w:hint="eastAsia"/>
        </w:rPr>
        <w:t>中，</w:t>
      </w:r>
      <w:r>
        <w:rPr>
          <w:rFonts w:hint="eastAsia"/>
        </w:rPr>
        <w:t>map</w:t>
      </w:r>
      <w:r>
        <w:rPr>
          <w:rFonts w:hint="eastAsia"/>
        </w:rPr>
        <w:t>函数</w:t>
      </w:r>
      <w:proofErr w:type="gramStart"/>
      <w:r>
        <w:rPr>
          <w:rFonts w:hint="eastAsia"/>
        </w:rPr>
        <w:t>用于将键和</w:t>
      </w:r>
      <w:proofErr w:type="gramEnd"/>
      <w:r>
        <w:rPr>
          <w:rFonts w:hint="eastAsia"/>
        </w:rPr>
        <w:t>值</w:t>
      </w:r>
      <w:ins w:id="213" w:author="qzuser" w:date="2018-05-17T17:25:00Z">
        <w:r>
          <w:rPr>
            <w:rFonts w:hint="eastAsia"/>
          </w:rPr>
          <w:t>进行</w:t>
        </w:r>
      </w:ins>
      <w:r>
        <w:rPr>
          <w:rFonts w:hint="eastAsia"/>
        </w:rPr>
        <w:t>映射，将同一个键对应的值组合成数组，交由</w:t>
      </w:r>
      <w:r>
        <w:rPr>
          <w:rFonts w:hint="eastAsia"/>
        </w:rPr>
        <w:t>reduce</w:t>
      </w:r>
      <w:r>
        <w:rPr>
          <w:rFonts w:hint="eastAsia"/>
        </w:rPr>
        <w:t>函数处理。</w:t>
      </w:r>
      <w:r>
        <w:t>R</w:t>
      </w:r>
      <w:r>
        <w:rPr>
          <w:rFonts w:hint="eastAsia"/>
        </w:rPr>
        <w:t>educe</w:t>
      </w:r>
      <w:r>
        <w:rPr>
          <w:rFonts w:hint="eastAsia"/>
        </w:rPr>
        <w:t>函数对同一键所对应的值构成的数组进行化简处理，最后返回与输入结构相同的结果。</w:t>
      </w:r>
    </w:p>
    <w:p w14:paraId="2CCD22AE" w14:textId="1CAAC607" w:rsidR="00C8540E" w:rsidRDefault="00C12CA9">
      <w:pPr>
        <w:ind w:firstLine="480"/>
        <w:jc w:val="center"/>
      </w:pPr>
      <w:r>
        <w:rPr>
          <w:noProof/>
        </w:rPr>
        <w:drawing>
          <wp:inline distT="0" distB="0" distL="0" distR="0" wp14:anchorId="6EF0D4AE" wp14:editId="77DAB6FB">
            <wp:extent cx="5610225" cy="3257550"/>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257550"/>
                    </a:xfrm>
                    <a:prstGeom prst="rect">
                      <a:avLst/>
                    </a:prstGeom>
                    <a:noFill/>
                    <a:ln>
                      <a:noFill/>
                    </a:ln>
                  </pic:spPr>
                </pic:pic>
              </a:graphicData>
            </a:graphic>
          </wp:inline>
        </w:drawing>
      </w:r>
    </w:p>
    <w:p w14:paraId="54B83870" w14:textId="77777777" w:rsidR="00C8540E" w:rsidRDefault="00C8540E">
      <w:pPr>
        <w:ind w:firstLine="420"/>
        <w:jc w:val="center"/>
        <w:rPr>
          <w:rFonts w:ascii="黑体" w:eastAsia="黑体" w:hAnsi="黑体"/>
          <w:sz w:val="21"/>
          <w:szCs w:val="21"/>
        </w:rPr>
      </w:pPr>
      <w:r>
        <w:rPr>
          <w:rFonts w:ascii="黑体" w:eastAsia="黑体" w:hAnsi="黑体" w:hint="eastAsia"/>
          <w:sz w:val="21"/>
          <w:szCs w:val="21"/>
        </w:rPr>
        <w:t>图4.2</w:t>
      </w:r>
      <w:r>
        <w:rPr>
          <w:rFonts w:ascii="黑体" w:eastAsia="黑体" w:hAnsi="黑体"/>
          <w:sz w:val="21"/>
          <w:szCs w:val="21"/>
        </w:rPr>
        <w:t xml:space="preserve"> M</w:t>
      </w:r>
      <w:r>
        <w:rPr>
          <w:rFonts w:ascii="黑体" w:eastAsia="黑体" w:hAnsi="黑体" w:hint="eastAsia"/>
          <w:sz w:val="21"/>
          <w:szCs w:val="21"/>
        </w:rPr>
        <w:t>apReduce流程</w:t>
      </w:r>
    </w:p>
    <w:p w14:paraId="3A5A089D" w14:textId="77777777" w:rsidR="00C8540E" w:rsidRDefault="00C8540E">
      <w:pPr>
        <w:ind w:firstLine="480"/>
      </w:pPr>
      <w:r>
        <w:rPr>
          <w:rFonts w:hint="eastAsia"/>
        </w:rPr>
        <w:lastRenderedPageBreak/>
        <w:t>图</w:t>
      </w:r>
      <w:r>
        <w:rPr>
          <w:rFonts w:hint="eastAsia"/>
        </w:rPr>
        <w:t>4.2</w:t>
      </w:r>
      <w:r>
        <w:rPr>
          <w:rFonts w:hint="eastAsia"/>
        </w:rPr>
        <w:t>描述了</w:t>
      </w:r>
      <w:r>
        <w:rPr>
          <w:rFonts w:hint="eastAsia"/>
        </w:rPr>
        <w:t>Ma</w:t>
      </w:r>
      <w:r>
        <w:t>pReduce</w:t>
      </w:r>
      <w:r>
        <w:rPr>
          <w:rFonts w:hint="eastAsia"/>
        </w:rPr>
        <w:t>的工作流程，</w:t>
      </w:r>
      <w:r>
        <w:rPr>
          <w:rFonts w:hint="eastAsia"/>
        </w:rPr>
        <w:t>query</w:t>
      </w:r>
      <w:r>
        <w:rPr>
          <w:rFonts w:hint="eastAsia"/>
        </w:rPr>
        <w:t>阶段通过筛选得到</w:t>
      </w:r>
      <w:r>
        <w:rPr>
          <w:rFonts w:hint="eastAsia"/>
        </w:rPr>
        <w:t>sta</w:t>
      </w:r>
      <w:r>
        <w:t>tus</w:t>
      </w:r>
      <w:r>
        <w:rPr>
          <w:rFonts w:hint="eastAsia"/>
        </w:rPr>
        <w:t>为</w:t>
      </w:r>
      <w:r>
        <w:rPr>
          <w:rFonts w:hint="eastAsia"/>
        </w:rPr>
        <w:t>A</w:t>
      </w:r>
      <w:r>
        <w:rPr>
          <w:rFonts w:hint="eastAsia"/>
        </w:rPr>
        <w:t>的文档，</w:t>
      </w:r>
      <w:r>
        <w:rPr>
          <w:rFonts w:hint="eastAsia"/>
        </w:rPr>
        <w:t>map</w:t>
      </w:r>
      <w:r>
        <w:rPr>
          <w:rFonts w:hint="eastAsia"/>
        </w:rPr>
        <w:t>阶段以</w:t>
      </w:r>
      <w:r>
        <w:rPr>
          <w:rFonts w:hint="eastAsia"/>
        </w:rPr>
        <w:t>cu</w:t>
      </w:r>
      <w:r>
        <w:t>st_id</w:t>
      </w:r>
      <w:r>
        <w:rPr>
          <w:rFonts w:hint="eastAsia"/>
        </w:rPr>
        <w:t>为键，以</w:t>
      </w:r>
      <w:r>
        <w:rPr>
          <w:rFonts w:hint="eastAsia"/>
        </w:rPr>
        <w:t>a</w:t>
      </w:r>
      <w:r>
        <w:t>mount</w:t>
      </w:r>
      <w:proofErr w:type="gramStart"/>
      <w:r>
        <w:rPr>
          <w:rFonts w:hint="eastAsia"/>
        </w:rPr>
        <w:t>为值进行</w:t>
      </w:r>
      <w:proofErr w:type="gramEnd"/>
      <w:r>
        <w:rPr>
          <w:rFonts w:hint="eastAsia"/>
        </w:rPr>
        <w:t>映射，每个键都会对应一个</w:t>
      </w:r>
      <w:proofErr w:type="gramStart"/>
      <w:r>
        <w:rPr>
          <w:rFonts w:hint="eastAsia"/>
        </w:rPr>
        <w:t>由值组成</w:t>
      </w:r>
      <w:proofErr w:type="gramEnd"/>
      <w:r>
        <w:rPr>
          <w:rFonts w:hint="eastAsia"/>
        </w:rPr>
        <w:t>的数组，</w:t>
      </w:r>
      <w:r>
        <w:rPr>
          <w:rFonts w:hint="eastAsia"/>
        </w:rPr>
        <w:t>reduce</w:t>
      </w:r>
      <w:r>
        <w:rPr>
          <w:rFonts w:hint="eastAsia"/>
        </w:rPr>
        <w:t>阶段对每个键对应的</w:t>
      </w:r>
      <w:proofErr w:type="gramStart"/>
      <w:r>
        <w:rPr>
          <w:rFonts w:hint="eastAsia"/>
        </w:rPr>
        <w:t>值组成</w:t>
      </w:r>
      <w:proofErr w:type="gramEnd"/>
      <w:r>
        <w:rPr>
          <w:rFonts w:hint="eastAsia"/>
        </w:rPr>
        <w:t>的数组进行求和化简，最后返回一个键值对。</w:t>
      </w:r>
    </w:p>
    <w:p w14:paraId="2B094667" w14:textId="77777777" w:rsidR="00C8540E" w:rsidRDefault="00C8540E">
      <w:pPr>
        <w:pStyle w:val="af2"/>
        <w:numPr>
          <w:ilvl w:val="2"/>
          <w:numId w:val="1"/>
        </w:numPr>
      </w:pPr>
      <w:bookmarkStart w:id="214" w:name="_Toc514149508"/>
      <w:r>
        <w:rPr>
          <w:rFonts w:hint="eastAsia"/>
        </w:rPr>
        <w:t>聚类算法实现</w:t>
      </w:r>
      <w:bookmarkEnd w:id="214"/>
    </w:p>
    <w:p w14:paraId="1DDEAF51" w14:textId="77777777" w:rsidR="00C8540E" w:rsidRDefault="00C8540E">
      <w:pPr>
        <w:ind w:firstLine="480"/>
      </w:pPr>
      <w:r>
        <w:rPr>
          <w:rFonts w:hint="eastAsia"/>
        </w:rPr>
        <w:t>借助于</w:t>
      </w:r>
      <w:r>
        <w:rPr>
          <w:rFonts w:hint="eastAsia"/>
        </w:rPr>
        <w:t>Mongo</w:t>
      </w:r>
      <w:r>
        <w:t>DB</w:t>
      </w:r>
      <w:r>
        <w:rPr>
          <w:rFonts w:hint="eastAsia"/>
        </w:rPr>
        <w:t>对</w:t>
      </w:r>
      <w:r>
        <w:rPr>
          <w:rFonts w:hint="eastAsia"/>
        </w:rPr>
        <w:t>Map</w:t>
      </w:r>
      <w:r>
        <w:t>Reduce</w:t>
      </w:r>
      <w:r>
        <w:rPr>
          <w:rFonts w:hint="eastAsia"/>
        </w:rPr>
        <w:t>框架的集成，算法实现分为五个步骤：读取数据，映射</w:t>
      </w:r>
      <w:del w:id="215" w:author="qzuser" w:date="2018-05-17T17:26:00Z">
        <w:r>
          <w:delText>,</w:delText>
        </w:r>
      </w:del>
      <w:ins w:id="216" w:author="qzuser" w:date="2018-05-17T17:26:00Z">
        <w:r>
          <w:rPr>
            <w:rFonts w:hint="eastAsia"/>
          </w:rPr>
          <w:t>，</w:t>
        </w:r>
      </w:ins>
      <w:r>
        <w:rPr>
          <w:rFonts w:hint="eastAsia"/>
        </w:rPr>
        <w:t>确定</w:t>
      </w:r>
      <w:r>
        <w:t>ϵ</w:t>
      </w:r>
      <w:r>
        <w:rPr>
          <w:rFonts w:hint="eastAsia"/>
        </w:rPr>
        <w:t>，化简</w:t>
      </w:r>
      <w:del w:id="217" w:author="qzuser" w:date="2018-05-17T17:26:00Z">
        <w:r>
          <w:delText>,</w:delText>
        </w:r>
      </w:del>
      <w:ins w:id="218" w:author="qzuser" w:date="2018-05-17T17:26:00Z">
        <w:r>
          <w:rPr>
            <w:rFonts w:hint="eastAsia"/>
          </w:rPr>
          <w:t>，</w:t>
        </w:r>
      </w:ins>
      <w:r>
        <w:rPr>
          <w:rFonts w:hint="eastAsia"/>
        </w:rPr>
        <w:t>聚类</w:t>
      </w:r>
      <w:del w:id="219" w:author="qzuser" w:date="2018-05-17T17:26:00Z">
        <w:r>
          <w:delText>,</w:delText>
        </w:r>
      </w:del>
      <w:ins w:id="220" w:author="qzuser" w:date="2018-05-17T17:26:00Z">
        <w:r>
          <w:rPr>
            <w:rFonts w:hint="eastAsia"/>
          </w:rPr>
          <w:t>，</w:t>
        </w:r>
      </w:ins>
      <w:r>
        <w:rPr>
          <w:rFonts w:hint="eastAsia"/>
        </w:rPr>
        <w:t>结果输出。</w:t>
      </w:r>
    </w:p>
    <w:p w14:paraId="02F87E5C" w14:textId="61B9AD53" w:rsidR="00C8540E" w:rsidRDefault="00C12CA9">
      <w:pPr>
        <w:ind w:firstLine="480"/>
        <w:jc w:val="center"/>
      </w:pPr>
      <w:del w:id="221" w:author="tao chaoquan" w:date="2018-05-17T21:59:00Z">
        <w:r w:rsidDel="006A163F">
          <w:rPr>
            <w:noProof/>
          </w:rPr>
          <w:lastRenderedPageBreak/>
          <w:drawing>
            <wp:inline distT="0" distB="0" distL="0" distR="0" wp14:anchorId="281C050F" wp14:editId="51A27D9C">
              <wp:extent cx="904875" cy="6153150"/>
              <wp:effectExtent l="0" t="0" r="0" b="0"/>
              <wp:docPr id="2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4875" cy="6153150"/>
                      </a:xfrm>
                      <a:prstGeom prst="rect">
                        <a:avLst/>
                      </a:prstGeom>
                      <a:noFill/>
                      <a:ln>
                        <a:noFill/>
                      </a:ln>
                    </pic:spPr>
                  </pic:pic>
                </a:graphicData>
              </a:graphic>
            </wp:inline>
          </w:drawing>
        </w:r>
      </w:del>
      <w:ins w:id="222" w:author="tao chaoquan" w:date="2018-05-17T21:59:00Z">
        <w:r>
          <w:rPr>
            <w:noProof/>
          </w:rPr>
          <w:drawing>
            <wp:inline distT="0" distB="0" distL="0" distR="0" wp14:anchorId="55FACF03" wp14:editId="71F8D580">
              <wp:extent cx="2543175" cy="6419850"/>
              <wp:effectExtent l="0" t="0" r="0" b="0"/>
              <wp:docPr id="26" name="图片 2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未命名文件"/>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6419850"/>
                      </a:xfrm>
                      <a:prstGeom prst="rect">
                        <a:avLst/>
                      </a:prstGeom>
                      <a:noFill/>
                      <a:ln>
                        <a:noFill/>
                      </a:ln>
                    </pic:spPr>
                  </pic:pic>
                </a:graphicData>
              </a:graphic>
            </wp:inline>
          </w:drawing>
        </w:r>
      </w:ins>
    </w:p>
    <w:p w14:paraId="12145149" w14:textId="77777777" w:rsidR="00C8540E" w:rsidRPr="006C2424" w:rsidRDefault="00C8540E">
      <w:pPr>
        <w:ind w:firstLine="420"/>
        <w:jc w:val="center"/>
        <w:rPr>
          <w:rFonts w:ascii="黑体" w:eastAsia="黑体" w:hAnsi="黑体"/>
          <w:sz w:val="21"/>
          <w:szCs w:val="21"/>
        </w:rPr>
      </w:pPr>
      <w:commentRangeStart w:id="223"/>
      <w:r w:rsidRPr="006C2424">
        <w:rPr>
          <w:rFonts w:ascii="黑体" w:eastAsia="黑体" w:hAnsi="黑体" w:hint="eastAsia"/>
          <w:sz w:val="21"/>
          <w:szCs w:val="21"/>
        </w:rPr>
        <w:t>图4.3</w:t>
      </w:r>
      <w:r w:rsidRPr="006C2424">
        <w:rPr>
          <w:rFonts w:ascii="黑体" w:eastAsia="黑体" w:hAnsi="黑体"/>
          <w:sz w:val="21"/>
          <w:szCs w:val="21"/>
        </w:rPr>
        <w:t xml:space="preserve"> </w:t>
      </w:r>
      <w:r w:rsidRPr="006C2424">
        <w:rPr>
          <w:rFonts w:ascii="黑体" w:eastAsia="黑体" w:hAnsi="黑体" w:hint="eastAsia"/>
          <w:sz w:val="21"/>
          <w:szCs w:val="21"/>
        </w:rPr>
        <w:t>聚类流程</w:t>
      </w:r>
      <w:commentRangeEnd w:id="223"/>
      <w:r w:rsidRPr="006C2424">
        <w:rPr>
          <w:rFonts w:ascii="黑体" w:eastAsia="黑体" w:hAnsi="黑体"/>
          <w:sz w:val="21"/>
          <w:szCs w:val="21"/>
        </w:rPr>
        <w:commentReference w:id="223"/>
      </w:r>
    </w:p>
    <w:p w14:paraId="307F2A66" w14:textId="77777777" w:rsidR="00C8540E" w:rsidRDefault="00C8540E">
      <w:pPr>
        <w:ind w:firstLine="480"/>
      </w:pPr>
      <w:r>
        <w:rPr>
          <w:rFonts w:hint="eastAsia"/>
        </w:rPr>
        <w:t>读取数据：</w:t>
      </w:r>
      <w:r>
        <w:rPr>
          <w:rFonts w:hint="eastAsia"/>
        </w:rPr>
        <w:t>node</w:t>
      </w:r>
      <w:r>
        <w:t>.js</w:t>
      </w:r>
      <w:r>
        <w:rPr>
          <w:rFonts w:hint="eastAsia"/>
        </w:rPr>
        <w:t>为</w:t>
      </w:r>
      <w:r>
        <w:rPr>
          <w:rFonts w:hint="eastAsia"/>
        </w:rPr>
        <w:t>mongo</w:t>
      </w:r>
      <w:r>
        <w:t>db</w:t>
      </w:r>
      <w:r>
        <w:rPr>
          <w:rFonts w:hint="eastAsia"/>
        </w:rPr>
        <w:t>数据库操作提供了</w:t>
      </w:r>
      <w:r>
        <w:rPr>
          <w:rFonts w:hint="eastAsia"/>
        </w:rPr>
        <w:t>mong</w:t>
      </w:r>
      <w:r>
        <w:t>odb</w:t>
      </w:r>
      <w:r>
        <w:rPr>
          <w:rFonts w:hint="eastAsia"/>
        </w:rPr>
        <w:t>模块，通过</w:t>
      </w:r>
      <w:r>
        <w:rPr>
          <w:rFonts w:hint="eastAsia"/>
        </w:rPr>
        <w:t>re</w:t>
      </w:r>
      <w:r>
        <w:t>quire</w:t>
      </w:r>
      <w:r>
        <w:rPr>
          <w:rFonts w:hint="eastAsia"/>
        </w:rPr>
        <w:t>语句引入后即可连接数据库</w:t>
      </w:r>
      <w:ins w:id="224" w:author="qzuser" w:date="2018-05-17T17:28:00Z">
        <w:r>
          <w:rPr>
            <w:rFonts w:hint="eastAsia"/>
          </w:rPr>
          <w:t>，</w:t>
        </w:r>
      </w:ins>
      <w:r>
        <w:rPr>
          <w:rFonts w:hint="eastAsia"/>
        </w:rPr>
        <w:t>将数据读入内存并进行操作。</w:t>
      </w:r>
    </w:p>
    <w:p w14:paraId="198A6379" w14:textId="77777777" w:rsidR="00C8540E" w:rsidRDefault="00C8540E">
      <w:pPr>
        <w:ind w:firstLine="480"/>
      </w:pPr>
      <w:r>
        <w:rPr>
          <w:rFonts w:hint="eastAsia"/>
        </w:rPr>
        <w:t>映射</w:t>
      </w:r>
      <w:r>
        <w:t>：为</w:t>
      </w:r>
      <w:r>
        <w:rPr>
          <w:rFonts w:hint="eastAsia"/>
        </w:rPr>
        <w:t>突显出周内和周末不同时间段乘车热点区域的不同，本文按照每条数据是否是工作日</w:t>
      </w:r>
      <w:r>
        <w:rPr>
          <w:rFonts w:hint="eastAsia"/>
        </w:rPr>
        <w:t>is</w:t>
      </w:r>
      <w:r>
        <w:t>WorkDay</w:t>
      </w:r>
      <w:r>
        <w:rPr>
          <w:rFonts w:hint="eastAsia"/>
        </w:rPr>
        <w:t>（即周一到周五），以及所在的不同时间段</w:t>
      </w:r>
      <w:r>
        <w:rPr>
          <w:rFonts w:hint="eastAsia"/>
        </w:rPr>
        <w:t>timeID</w:t>
      </w:r>
      <w:r>
        <w:rPr>
          <w:rFonts w:hint="eastAsia"/>
        </w:rPr>
        <w:t>进行划分</w:t>
      </w:r>
      <w:del w:id="225" w:author="qzuser" w:date="2018-05-17T17:30:00Z">
        <w:r>
          <w:rPr>
            <w:rFonts w:hint="eastAsia"/>
          </w:rPr>
          <w:delText>，</w:delText>
        </w:r>
      </w:del>
      <w:ins w:id="226" w:author="qzuser" w:date="2018-05-17T17:30:00Z">
        <w:r>
          <w:rPr>
            <w:rFonts w:hint="eastAsia"/>
          </w:rPr>
          <w:t>。</w:t>
        </w:r>
      </w:ins>
      <w:r>
        <w:rPr>
          <w:rFonts w:hint="eastAsia"/>
        </w:rPr>
        <w:t>如表</w:t>
      </w:r>
      <w:r>
        <w:rPr>
          <w:rFonts w:hint="eastAsia"/>
        </w:rPr>
        <w:t>4.1</w:t>
      </w:r>
      <w:r>
        <w:rPr>
          <w:rFonts w:hint="eastAsia"/>
        </w:rPr>
        <w:t>所示，将数据按照上车日期划分为工作日和非工作日。在工作日与非工作日中，又按照不同时</w:t>
      </w:r>
      <w:r>
        <w:rPr>
          <w:rFonts w:hint="eastAsia"/>
        </w:rPr>
        <w:lastRenderedPageBreak/>
        <w:t>间段划分为不同的</w:t>
      </w:r>
      <w:r>
        <w:rPr>
          <w:rFonts w:hint="eastAsia"/>
        </w:rPr>
        <w:t>time</w:t>
      </w:r>
      <w:r>
        <w:t>ID</w:t>
      </w:r>
      <w:ins w:id="227" w:author="qzuser" w:date="2018-05-17T17:30:00Z">
        <w:r>
          <w:rPr>
            <w:rFonts w:hint="eastAsia"/>
          </w:rPr>
          <w:t>，</w:t>
        </w:r>
      </w:ins>
      <w:del w:id="228" w:author="qzuser" w:date="2018-05-17T17:30:00Z">
        <w:r>
          <w:rPr>
            <w:rFonts w:hint="eastAsia"/>
          </w:rPr>
          <w:delText>。</w:delText>
        </w:r>
      </w:del>
      <w:r>
        <w:rPr>
          <w:rFonts w:hint="eastAsia"/>
        </w:rPr>
        <w:t>然后以</w:t>
      </w:r>
      <w:r>
        <w:rPr>
          <w:rFonts w:hint="eastAsia"/>
        </w:rPr>
        <w:t>isWorkDay</w:t>
      </w:r>
      <w:r>
        <w:rPr>
          <w:rFonts w:hint="eastAsia"/>
        </w:rPr>
        <w:t>和</w:t>
      </w:r>
      <w:r>
        <w:rPr>
          <w:rFonts w:hint="eastAsia"/>
        </w:rPr>
        <w:t>timeID</w:t>
      </w:r>
      <w:r>
        <w:rPr>
          <w:rFonts w:hint="eastAsia"/>
        </w:rPr>
        <w:t>为键，以车牌号，上车时间，上车经度，上车维</w:t>
      </w:r>
      <w:proofErr w:type="gramStart"/>
      <w:r>
        <w:rPr>
          <w:rFonts w:hint="eastAsia"/>
        </w:rPr>
        <w:t>度为值进行</w:t>
      </w:r>
      <w:proofErr w:type="gramEnd"/>
      <w:r>
        <w:rPr>
          <w:rFonts w:hint="eastAsia"/>
        </w:rPr>
        <w:t>映射，得到一个由</w:t>
      </w:r>
      <w:del w:id="229" w:author="qzuser" w:date="2018-05-17T17:30:00Z">
        <w:r>
          <w:rPr>
            <w:rFonts w:hint="eastAsia"/>
          </w:rPr>
          <w:delText>该</w:delText>
        </w:r>
      </w:del>
      <w:ins w:id="230" w:author="qzuser" w:date="2018-05-17T17:30:00Z">
        <w:r>
          <w:rPr>
            <w:rFonts w:hint="eastAsia"/>
          </w:rPr>
          <w:t>这</w:t>
        </w:r>
      </w:ins>
      <w:r>
        <w:rPr>
          <w:rFonts w:hint="eastAsia"/>
        </w:rPr>
        <w:t>四个变量组成的数组。</w:t>
      </w:r>
    </w:p>
    <w:p w14:paraId="6D16D951" w14:textId="77777777" w:rsidR="00C8540E" w:rsidRDefault="00C8540E">
      <w:pPr>
        <w:ind w:firstLine="480"/>
      </w:pPr>
    </w:p>
    <w:p w14:paraId="209BF9C1" w14:textId="63B6EEB5" w:rsidR="00C8540E" w:rsidRPr="006C2424" w:rsidRDefault="006C2424" w:rsidP="006C2424">
      <w:pPr>
        <w:ind w:firstLine="420"/>
        <w:jc w:val="center"/>
        <w:rPr>
          <w:rFonts w:ascii="黑体" w:eastAsia="黑体" w:hAnsi="黑体" w:hint="eastAsia"/>
          <w:sz w:val="21"/>
          <w:szCs w:val="21"/>
        </w:rPr>
      </w:pPr>
      <w:r w:rsidRPr="006C2424">
        <w:rPr>
          <w:rFonts w:ascii="黑体" w:eastAsia="黑体" w:hAnsi="黑体" w:hint="eastAsia"/>
          <w:sz w:val="21"/>
          <w:szCs w:val="21"/>
        </w:rPr>
        <w:t>表4.1</w:t>
      </w:r>
      <w:r w:rsidRPr="006C2424">
        <w:rPr>
          <w:rFonts w:ascii="黑体" w:eastAsia="黑体" w:hAnsi="黑体"/>
          <w:sz w:val="21"/>
          <w:szCs w:val="21"/>
        </w:rPr>
        <w:t xml:space="preserve"> </w:t>
      </w:r>
      <w:r w:rsidRPr="006C2424">
        <w:rPr>
          <w:rFonts w:ascii="黑体" w:eastAsia="黑体" w:hAnsi="黑体" w:hint="eastAsia"/>
          <w:sz w:val="21"/>
          <w:szCs w:val="21"/>
        </w:rPr>
        <w:t>时间与time</w:t>
      </w:r>
      <w:r w:rsidRPr="006C2424">
        <w:rPr>
          <w:rFonts w:ascii="黑体" w:eastAsia="黑体" w:hAnsi="黑体"/>
          <w:sz w:val="21"/>
          <w:szCs w:val="21"/>
        </w:rPr>
        <w:t>ID</w:t>
      </w:r>
      <w:r w:rsidRPr="006C2424">
        <w:rPr>
          <w:rFonts w:ascii="黑体" w:eastAsia="黑体" w:hAnsi="黑体" w:hint="eastAsia"/>
          <w:sz w:val="21"/>
          <w:szCs w:val="21"/>
        </w:rPr>
        <w:t>对照表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9"/>
        <w:gridCol w:w="3209"/>
        <w:gridCol w:w="3210"/>
      </w:tblGrid>
      <w:tr w:rsidR="00C8540E" w14:paraId="67585014" w14:textId="77777777">
        <w:tc>
          <w:tcPr>
            <w:tcW w:w="3209" w:type="dxa"/>
          </w:tcPr>
          <w:p w14:paraId="1AC9285F" w14:textId="77777777" w:rsidR="00C8540E" w:rsidRDefault="00C8540E">
            <w:pPr>
              <w:ind w:firstLineChars="0" w:firstLine="0"/>
            </w:pPr>
            <w:r>
              <w:t>isWorkDay</w:t>
            </w:r>
          </w:p>
        </w:tc>
        <w:tc>
          <w:tcPr>
            <w:tcW w:w="3209" w:type="dxa"/>
          </w:tcPr>
          <w:p w14:paraId="321E9463" w14:textId="77777777" w:rsidR="00C8540E" w:rsidRDefault="00C8540E">
            <w:pPr>
              <w:ind w:firstLineChars="0" w:firstLine="0"/>
            </w:pPr>
            <w:r>
              <w:rPr>
                <w:rFonts w:hint="eastAsia"/>
              </w:rPr>
              <w:t>t</w:t>
            </w:r>
            <w:r>
              <w:t>ime</w:t>
            </w:r>
          </w:p>
        </w:tc>
        <w:tc>
          <w:tcPr>
            <w:tcW w:w="3210" w:type="dxa"/>
          </w:tcPr>
          <w:p w14:paraId="5A2F6591" w14:textId="77777777" w:rsidR="00C8540E" w:rsidRDefault="00C8540E">
            <w:pPr>
              <w:ind w:firstLineChars="0" w:firstLine="0"/>
            </w:pPr>
            <w:r>
              <w:t>TimeID</w:t>
            </w:r>
          </w:p>
        </w:tc>
      </w:tr>
      <w:tr w:rsidR="00C8540E" w14:paraId="7C73CA7D" w14:textId="77777777">
        <w:tc>
          <w:tcPr>
            <w:tcW w:w="3209" w:type="dxa"/>
          </w:tcPr>
          <w:p w14:paraId="4204F864" w14:textId="77777777" w:rsidR="00C8540E" w:rsidRDefault="00C8540E">
            <w:pPr>
              <w:ind w:firstLineChars="0" w:firstLine="0"/>
            </w:pPr>
            <w:r>
              <w:rPr>
                <w:rFonts w:hint="eastAsia"/>
              </w:rPr>
              <w:t>f</w:t>
            </w:r>
            <w:r>
              <w:t>alse</w:t>
            </w:r>
          </w:p>
        </w:tc>
        <w:tc>
          <w:tcPr>
            <w:tcW w:w="3209" w:type="dxa"/>
          </w:tcPr>
          <w:p w14:paraId="53B9E819" w14:textId="77777777" w:rsidR="00C8540E" w:rsidRDefault="00C8540E">
            <w:pPr>
              <w:ind w:firstLineChars="0" w:firstLine="0"/>
            </w:pPr>
            <w:del w:id="231" w:author="qzuser" w:date="2018-05-17T17:31:00Z">
              <w:r>
                <w:rPr>
                  <w:rFonts w:hint="eastAsia"/>
                </w:rPr>
                <w:delText>2</w:delText>
              </w:r>
              <w:r>
                <w:delText>4</w:delText>
              </w:r>
            </w:del>
            <w:ins w:id="232" w:author="qzuser" w:date="2018-05-17T17:31:00Z">
              <w:r>
                <w:rPr>
                  <w:rFonts w:hint="eastAsia"/>
                </w:rPr>
                <w:t>0</w:t>
              </w:r>
            </w:ins>
            <w:r>
              <w:t xml:space="preserve">:00 - </w:t>
            </w:r>
            <w:r>
              <w:rPr>
                <w:rFonts w:hint="eastAsia"/>
              </w:rPr>
              <w:t>8</w:t>
            </w:r>
            <w:r>
              <w:rPr>
                <w:rFonts w:hint="eastAsia"/>
              </w:rPr>
              <w:t>：</w:t>
            </w:r>
            <w:r>
              <w:rPr>
                <w:rFonts w:hint="eastAsia"/>
              </w:rPr>
              <w:t>00</w:t>
            </w:r>
          </w:p>
        </w:tc>
        <w:tc>
          <w:tcPr>
            <w:tcW w:w="3210" w:type="dxa"/>
          </w:tcPr>
          <w:p w14:paraId="1E09E3C5" w14:textId="77777777" w:rsidR="00C8540E" w:rsidRDefault="00C8540E">
            <w:pPr>
              <w:ind w:firstLineChars="0" w:firstLine="0"/>
            </w:pPr>
            <w:r>
              <w:rPr>
                <w:rFonts w:hint="eastAsia"/>
              </w:rPr>
              <w:t>0</w:t>
            </w:r>
          </w:p>
        </w:tc>
      </w:tr>
      <w:tr w:rsidR="00C8540E" w14:paraId="678AE353" w14:textId="77777777">
        <w:tc>
          <w:tcPr>
            <w:tcW w:w="3209" w:type="dxa"/>
          </w:tcPr>
          <w:p w14:paraId="012C1A05" w14:textId="77777777" w:rsidR="00C8540E" w:rsidRDefault="00C8540E">
            <w:pPr>
              <w:ind w:firstLineChars="0" w:firstLine="0"/>
            </w:pPr>
            <w:r>
              <w:t>f</w:t>
            </w:r>
            <w:r>
              <w:rPr>
                <w:rFonts w:hint="eastAsia"/>
              </w:rPr>
              <w:t>a</w:t>
            </w:r>
            <w:r>
              <w:t>lse</w:t>
            </w:r>
          </w:p>
        </w:tc>
        <w:tc>
          <w:tcPr>
            <w:tcW w:w="3209" w:type="dxa"/>
          </w:tcPr>
          <w:p w14:paraId="13EEE7FE" w14:textId="77777777" w:rsidR="00C8540E" w:rsidRDefault="00C8540E">
            <w:pPr>
              <w:ind w:firstLineChars="0" w:firstLine="0"/>
            </w:pPr>
            <w:r>
              <w:rPr>
                <w:rFonts w:hint="eastAsia"/>
              </w:rPr>
              <w:t>9</w:t>
            </w:r>
            <w:r>
              <w:t>:00 - 23:00</w:t>
            </w:r>
          </w:p>
        </w:tc>
        <w:tc>
          <w:tcPr>
            <w:tcW w:w="3210" w:type="dxa"/>
          </w:tcPr>
          <w:p w14:paraId="4F46BB43" w14:textId="77777777" w:rsidR="00C8540E" w:rsidRDefault="00C8540E">
            <w:pPr>
              <w:ind w:firstLineChars="0" w:firstLine="0"/>
            </w:pPr>
            <w:r>
              <w:rPr>
                <w:rFonts w:hint="eastAsia"/>
              </w:rPr>
              <w:t>1</w:t>
            </w:r>
          </w:p>
        </w:tc>
      </w:tr>
      <w:tr w:rsidR="00C8540E" w14:paraId="266DAD60" w14:textId="77777777">
        <w:tc>
          <w:tcPr>
            <w:tcW w:w="3209" w:type="dxa"/>
          </w:tcPr>
          <w:p w14:paraId="563FD18D" w14:textId="77777777" w:rsidR="00C8540E" w:rsidRDefault="00C8540E">
            <w:pPr>
              <w:ind w:firstLineChars="0" w:firstLine="0"/>
            </w:pPr>
            <w:r>
              <w:rPr>
                <w:rFonts w:hint="eastAsia"/>
              </w:rPr>
              <w:t>t</w:t>
            </w:r>
            <w:r>
              <w:t>rue</w:t>
            </w:r>
          </w:p>
        </w:tc>
        <w:tc>
          <w:tcPr>
            <w:tcW w:w="3209" w:type="dxa"/>
          </w:tcPr>
          <w:p w14:paraId="6956E55D" w14:textId="77777777" w:rsidR="00C8540E" w:rsidRDefault="00C8540E">
            <w:pPr>
              <w:ind w:firstLineChars="0" w:firstLine="0"/>
            </w:pPr>
            <w:del w:id="233" w:author="qzuser" w:date="2018-05-17T17:32:00Z">
              <w:r>
                <w:rPr>
                  <w:rFonts w:hint="eastAsia"/>
                </w:rPr>
                <w:delText>2</w:delText>
              </w:r>
              <w:r>
                <w:delText>4</w:delText>
              </w:r>
            </w:del>
            <w:ins w:id="234" w:author="qzuser" w:date="2018-05-17T17:32:00Z">
              <w:r>
                <w:rPr>
                  <w:rFonts w:hint="eastAsia"/>
                </w:rPr>
                <w:t>0</w:t>
              </w:r>
            </w:ins>
            <w:r>
              <w:t>:00 - 7:00</w:t>
            </w:r>
          </w:p>
        </w:tc>
        <w:tc>
          <w:tcPr>
            <w:tcW w:w="3210" w:type="dxa"/>
          </w:tcPr>
          <w:p w14:paraId="45AA0424" w14:textId="77777777" w:rsidR="00C8540E" w:rsidRDefault="00C8540E">
            <w:pPr>
              <w:ind w:firstLineChars="0" w:firstLine="0"/>
            </w:pPr>
            <w:r>
              <w:rPr>
                <w:rFonts w:hint="eastAsia"/>
              </w:rPr>
              <w:t>0</w:t>
            </w:r>
          </w:p>
        </w:tc>
      </w:tr>
      <w:tr w:rsidR="00C8540E" w14:paraId="1341AC40" w14:textId="77777777">
        <w:tc>
          <w:tcPr>
            <w:tcW w:w="3209" w:type="dxa"/>
          </w:tcPr>
          <w:p w14:paraId="58A0FC9D" w14:textId="77777777" w:rsidR="00C8540E" w:rsidRDefault="00C8540E">
            <w:pPr>
              <w:ind w:firstLineChars="0" w:firstLine="0"/>
            </w:pPr>
            <w:r>
              <w:t>true</w:t>
            </w:r>
          </w:p>
        </w:tc>
        <w:tc>
          <w:tcPr>
            <w:tcW w:w="3209" w:type="dxa"/>
          </w:tcPr>
          <w:p w14:paraId="3307EA7A" w14:textId="77777777" w:rsidR="00C8540E" w:rsidRDefault="00C8540E">
            <w:pPr>
              <w:ind w:firstLineChars="0" w:firstLine="0"/>
            </w:pPr>
            <w:r>
              <w:rPr>
                <w:rFonts w:hint="eastAsia"/>
              </w:rPr>
              <w:t>8</w:t>
            </w:r>
            <w:r>
              <w:t>:00 – 10:00</w:t>
            </w:r>
          </w:p>
        </w:tc>
        <w:tc>
          <w:tcPr>
            <w:tcW w:w="3210" w:type="dxa"/>
          </w:tcPr>
          <w:p w14:paraId="51BB232F" w14:textId="77777777" w:rsidR="00C8540E" w:rsidRDefault="00C8540E">
            <w:pPr>
              <w:ind w:firstLineChars="0" w:firstLine="0"/>
            </w:pPr>
            <w:r>
              <w:rPr>
                <w:rFonts w:hint="eastAsia"/>
              </w:rPr>
              <w:t>1</w:t>
            </w:r>
          </w:p>
        </w:tc>
      </w:tr>
      <w:tr w:rsidR="00C8540E" w14:paraId="45D7252E" w14:textId="77777777">
        <w:tc>
          <w:tcPr>
            <w:tcW w:w="3209" w:type="dxa"/>
          </w:tcPr>
          <w:p w14:paraId="5979D57C" w14:textId="77777777" w:rsidR="00C8540E" w:rsidRDefault="00C8540E">
            <w:pPr>
              <w:ind w:firstLineChars="0" w:firstLine="0"/>
            </w:pPr>
            <w:r>
              <w:t>true</w:t>
            </w:r>
          </w:p>
        </w:tc>
        <w:tc>
          <w:tcPr>
            <w:tcW w:w="3209" w:type="dxa"/>
          </w:tcPr>
          <w:p w14:paraId="31FFE5C4" w14:textId="77777777" w:rsidR="00C8540E" w:rsidRDefault="00C8540E">
            <w:pPr>
              <w:ind w:firstLineChars="0" w:firstLine="0"/>
            </w:pPr>
            <w:r>
              <w:rPr>
                <w:rFonts w:hint="eastAsia"/>
              </w:rPr>
              <w:t>1</w:t>
            </w:r>
            <w:r>
              <w:t>1:00 – 13:00</w:t>
            </w:r>
          </w:p>
        </w:tc>
        <w:tc>
          <w:tcPr>
            <w:tcW w:w="3210" w:type="dxa"/>
          </w:tcPr>
          <w:p w14:paraId="411E6360" w14:textId="77777777" w:rsidR="00C8540E" w:rsidRDefault="00C8540E">
            <w:pPr>
              <w:ind w:firstLineChars="0" w:firstLine="0"/>
            </w:pPr>
            <w:r>
              <w:rPr>
                <w:rFonts w:hint="eastAsia"/>
              </w:rPr>
              <w:t>2</w:t>
            </w:r>
          </w:p>
        </w:tc>
      </w:tr>
      <w:tr w:rsidR="00C8540E" w14:paraId="2F50F284" w14:textId="77777777">
        <w:tc>
          <w:tcPr>
            <w:tcW w:w="3209" w:type="dxa"/>
          </w:tcPr>
          <w:p w14:paraId="69BA1E3D" w14:textId="77777777" w:rsidR="00C8540E" w:rsidRDefault="00C8540E">
            <w:pPr>
              <w:ind w:firstLineChars="0" w:firstLine="0"/>
            </w:pPr>
            <w:r>
              <w:rPr>
                <w:rFonts w:hint="eastAsia"/>
              </w:rPr>
              <w:t>t</w:t>
            </w:r>
            <w:r>
              <w:t>rue</w:t>
            </w:r>
          </w:p>
        </w:tc>
        <w:tc>
          <w:tcPr>
            <w:tcW w:w="3209" w:type="dxa"/>
          </w:tcPr>
          <w:p w14:paraId="242703C5" w14:textId="77777777" w:rsidR="00C8540E" w:rsidRDefault="00C8540E">
            <w:pPr>
              <w:ind w:firstLineChars="0" w:firstLine="0"/>
            </w:pPr>
            <w:r>
              <w:rPr>
                <w:rFonts w:hint="eastAsia"/>
              </w:rPr>
              <w:t>1</w:t>
            </w:r>
            <w:r>
              <w:t>4:00 – 16:00</w:t>
            </w:r>
          </w:p>
        </w:tc>
        <w:tc>
          <w:tcPr>
            <w:tcW w:w="3210" w:type="dxa"/>
          </w:tcPr>
          <w:p w14:paraId="07C86ED7" w14:textId="77777777" w:rsidR="00C8540E" w:rsidRDefault="00C8540E">
            <w:pPr>
              <w:ind w:firstLineChars="0" w:firstLine="0"/>
            </w:pPr>
            <w:r>
              <w:rPr>
                <w:rFonts w:hint="eastAsia"/>
              </w:rPr>
              <w:t>3</w:t>
            </w:r>
          </w:p>
        </w:tc>
      </w:tr>
      <w:tr w:rsidR="00C8540E" w14:paraId="1B3D8DBD" w14:textId="77777777">
        <w:tc>
          <w:tcPr>
            <w:tcW w:w="3209" w:type="dxa"/>
          </w:tcPr>
          <w:p w14:paraId="4F748593" w14:textId="77777777" w:rsidR="00C8540E" w:rsidRDefault="00C8540E">
            <w:pPr>
              <w:ind w:firstLineChars="0" w:firstLine="0"/>
            </w:pPr>
            <w:r>
              <w:rPr>
                <w:rFonts w:hint="eastAsia"/>
              </w:rPr>
              <w:t>t</w:t>
            </w:r>
            <w:r>
              <w:t>rue</w:t>
            </w:r>
          </w:p>
        </w:tc>
        <w:tc>
          <w:tcPr>
            <w:tcW w:w="3209" w:type="dxa"/>
          </w:tcPr>
          <w:p w14:paraId="44352727" w14:textId="77777777" w:rsidR="00C8540E" w:rsidRDefault="00C8540E">
            <w:pPr>
              <w:ind w:firstLineChars="0" w:firstLine="0"/>
            </w:pPr>
            <w:r>
              <w:rPr>
                <w:rFonts w:hint="eastAsia"/>
              </w:rPr>
              <w:t>1</w:t>
            </w:r>
            <w:r>
              <w:t>7:00 – 20:00</w:t>
            </w:r>
          </w:p>
        </w:tc>
        <w:tc>
          <w:tcPr>
            <w:tcW w:w="3210" w:type="dxa"/>
          </w:tcPr>
          <w:p w14:paraId="462BD956" w14:textId="77777777" w:rsidR="00C8540E" w:rsidRDefault="00C8540E">
            <w:pPr>
              <w:ind w:firstLineChars="0" w:firstLine="0"/>
            </w:pPr>
            <w:r>
              <w:rPr>
                <w:rFonts w:hint="eastAsia"/>
              </w:rPr>
              <w:t>4</w:t>
            </w:r>
          </w:p>
        </w:tc>
      </w:tr>
      <w:tr w:rsidR="00C8540E" w14:paraId="680E3970" w14:textId="77777777">
        <w:tc>
          <w:tcPr>
            <w:tcW w:w="3209" w:type="dxa"/>
          </w:tcPr>
          <w:p w14:paraId="237348CE" w14:textId="77777777" w:rsidR="00C8540E" w:rsidRDefault="00C8540E">
            <w:pPr>
              <w:ind w:firstLineChars="0" w:firstLine="0"/>
            </w:pPr>
            <w:r>
              <w:rPr>
                <w:rFonts w:hint="eastAsia"/>
              </w:rPr>
              <w:t>t</w:t>
            </w:r>
            <w:r>
              <w:t>rue</w:t>
            </w:r>
          </w:p>
        </w:tc>
        <w:tc>
          <w:tcPr>
            <w:tcW w:w="3209" w:type="dxa"/>
          </w:tcPr>
          <w:p w14:paraId="18BCC2B5" w14:textId="77777777" w:rsidR="00C8540E" w:rsidRDefault="00C8540E">
            <w:pPr>
              <w:ind w:firstLineChars="0" w:firstLine="0"/>
            </w:pPr>
            <w:r>
              <w:rPr>
                <w:rFonts w:hint="eastAsia"/>
              </w:rPr>
              <w:t>2</w:t>
            </w:r>
            <w:r>
              <w:t>1:00 – 23:00</w:t>
            </w:r>
          </w:p>
        </w:tc>
        <w:tc>
          <w:tcPr>
            <w:tcW w:w="3210" w:type="dxa"/>
          </w:tcPr>
          <w:p w14:paraId="1C865241" w14:textId="77777777" w:rsidR="00C8540E" w:rsidRDefault="00C8540E">
            <w:pPr>
              <w:ind w:firstLineChars="0" w:firstLine="0"/>
            </w:pPr>
            <w:r>
              <w:rPr>
                <w:rFonts w:hint="eastAsia"/>
              </w:rPr>
              <w:t>5</w:t>
            </w:r>
          </w:p>
        </w:tc>
      </w:tr>
    </w:tbl>
    <w:p w14:paraId="19BCD357" w14:textId="77777777" w:rsidR="00C8540E" w:rsidRDefault="00C8540E">
      <w:pPr>
        <w:ind w:firstLine="480"/>
      </w:pPr>
      <w:r>
        <w:rPr>
          <w:rFonts w:hint="eastAsia"/>
        </w:rPr>
        <w:t>确定</w:t>
      </w:r>
      <w:r>
        <w:t>ϵ</w:t>
      </w:r>
      <w:r>
        <w:rPr>
          <w:rFonts w:hint="eastAsia"/>
        </w:rPr>
        <w:t>：对于映射得到的六</w:t>
      </w:r>
      <w:del w:id="235" w:author="qzuser" w:date="2018-05-17T17:33:00Z">
        <w:r>
          <w:rPr>
            <w:rFonts w:hint="eastAsia"/>
          </w:rPr>
          <w:delText>组</w:delText>
        </w:r>
      </w:del>
      <w:proofErr w:type="gramStart"/>
      <w:ins w:id="236" w:author="qzuser" w:date="2018-05-17T17:33:00Z">
        <w:r>
          <w:rPr>
            <w:rFonts w:hint="eastAsia"/>
          </w:rPr>
          <w:t>个</w:t>
        </w:r>
      </w:ins>
      <w:proofErr w:type="gramEnd"/>
      <w:r>
        <w:rPr>
          <w:rFonts w:hint="eastAsia"/>
        </w:rPr>
        <w:t>分组，对每一组中的每个样本点计算离它第</w:t>
      </w:r>
      <w:r>
        <w:rPr>
          <w:rFonts w:hint="eastAsia"/>
        </w:rPr>
        <w:t>k</w:t>
      </w:r>
      <w:r>
        <w:rPr>
          <w:rFonts w:hint="eastAsia"/>
        </w:rPr>
        <w:t>近的样本点的距离</w:t>
      </w:r>
      <w:r>
        <w:rPr>
          <w:rFonts w:hint="eastAsia"/>
        </w:rPr>
        <w:t>k</w:t>
      </w:r>
      <w:r>
        <w:t>-dist</w:t>
      </w:r>
      <w:del w:id="237" w:author="qzuser" w:date="2018-05-17T17:34:00Z">
        <w:r>
          <w:delText>,</w:delText>
        </w:r>
      </w:del>
      <w:ins w:id="238" w:author="qzuser" w:date="2018-05-17T17:34:00Z">
        <w:r>
          <w:rPr>
            <w:rFonts w:hint="eastAsia"/>
          </w:rPr>
          <w:t>，</w:t>
        </w:r>
      </w:ins>
      <w:r>
        <w:rPr>
          <w:rFonts w:hint="eastAsia"/>
        </w:rPr>
        <w:t>并将最终结果降序排序，取其中变化最剧烈的点所对应的距离为</w:t>
      </w:r>
      <w:r>
        <w:t>ϵ</w:t>
      </w:r>
      <w:r>
        <w:rPr>
          <w:rFonts w:hint="eastAsia"/>
        </w:rPr>
        <w:t>，</w:t>
      </w:r>
      <w:del w:id="239" w:author="qzuser" w:date="2018-05-17T17:34:00Z">
        <w:r>
          <w:rPr>
            <w:rFonts w:hint="eastAsia"/>
          </w:rPr>
          <w:delText>去</w:delText>
        </w:r>
      </w:del>
      <w:ins w:id="240" w:author="qzuser" w:date="2018-05-17T17:34:00Z">
        <w:r>
          <w:rPr>
            <w:rFonts w:hint="eastAsia"/>
          </w:rPr>
          <w:t>取</w:t>
        </w:r>
      </w:ins>
      <w:r>
        <w:rPr>
          <w:rFonts w:hint="eastAsia"/>
        </w:rPr>
        <w:t>Min</w:t>
      </w:r>
      <w:r>
        <w:t>Pnts</w:t>
      </w:r>
      <w:r>
        <w:rPr>
          <w:rFonts w:hint="eastAsia"/>
        </w:rPr>
        <w:t>为</w:t>
      </w:r>
      <w:r>
        <w:rPr>
          <w:rFonts w:hint="eastAsia"/>
        </w:rPr>
        <w:t>k</w:t>
      </w:r>
      <w:r>
        <w:t>.</w:t>
      </w:r>
    </w:p>
    <w:p w14:paraId="7C047696" w14:textId="77777777" w:rsidR="00C8540E" w:rsidRDefault="00C8540E">
      <w:pPr>
        <w:ind w:firstLine="480"/>
      </w:pPr>
      <w:r>
        <w:rPr>
          <w:rFonts w:hint="eastAsia"/>
        </w:rPr>
        <w:t>化简：</w:t>
      </w:r>
      <w:r>
        <w:rPr>
          <w:rFonts w:hint="eastAsia"/>
        </w:rPr>
        <w:t>reduce</w:t>
      </w:r>
      <w:r>
        <w:rPr>
          <w:rFonts w:hint="eastAsia"/>
        </w:rPr>
        <w:t>这一阶段接收由</w:t>
      </w:r>
      <w:r>
        <w:rPr>
          <w:rFonts w:hint="eastAsia"/>
        </w:rPr>
        <w:t>map</w:t>
      </w:r>
      <w:r>
        <w:rPr>
          <w:rFonts w:hint="eastAsia"/>
        </w:rPr>
        <w:t>阶段传过来的</w:t>
      </w:r>
      <w:r>
        <w:rPr>
          <w:rFonts w:hint="eastAsia"/>
        </w:rPr>
        <w:t>key</w:t>
      </w:r>
      <w:r>
        <w:rPr>
          <w:rFonts w:hint="eastAsia"/>
        </w:rPr>
        <w:t>和</w:t>
      </w:r>
      <w:r>
        <w:rPr>
          <w:rFonts w:hint="eastAsia"/>
        </w:rPr>
        <w:t>values</w:t>
      </w:r>
      <w:r>
        <w:rPr>
          <w:rFonts w:hint="eastAsia"/>
        </w:rPr>
        <w:t>变量，</w:t>
      </w:r>
      <w:r w:rsidR="00564B51">
        <w:rPr>
          <w:rFonts w:hint="eastAsia"/>
        </w:rPr>
        <w:t>对于同一次</w:t>
      </w:r>
      <w:r w:rsidR="00564B51">
        <w:rPr>
          <w:rFonts w:hint="eastAsia"/>
        </w:rPr>
        <w:t>map</w:t>
      </w:r>
      <w:r w:rsidR="00564B51">
        <w:rPr>
          <w:rFonts w:hint="eastAsia"/>
        </w:rPr>
        <w:t>，由于</w:t>
      </w:r>
      <w:r w:rsidR="00564B51">
        <w:rPr>
          <w:rFonts w:hint="eastAsia"/>
        </w:rPr>
        <w:t>reduce</w:t>
      </w:r>
      <w:r w:rsidR="00564B51">
        <w:rPr>
          <w:rFonts w:hint="eastAsia"/>
        </w:rPr>
        <w:t>方法可能会被多次调用，因为当</w:t>
      </w:r>
      <w:r w:rsidR="00564B51">
        <w:rPr>
          <w:rFonts w:hint="eastAsia"/>
        </w:rPr>
        <w:t>ma</w:t>
      </w:r>
      <w:r w:rsidR="00564B51">
        <w:t>p</w:t>
      </w:r>
      <w:r w:rsidR="00564B51">
        <w:rPr>
          <w:rFonts w:hint="eastAsia"/>
        </w:rPr>
        <w:t>得到的数组很大时前一次</w:t>
      </w:r>
      <w:r w:rsidR="00564B51">
        <w:rPr>
          <w:rFonts w:hint="eastAsia"/>
        </w:rPr>
        <w:t>reduce</w:t>
      </w:r>
      <w:r w:rsidR="00564B51">
        <w:rPr>
          <w:rFonts w:hint="eastAsia"/>
        </w:rPr>
        <w:t>的输出将会作为下次</w:t>
      </w:r>
      <w:r w:rsidR="00564B51">
        <w:rPr>
          <w:rFonts w:hint="eastAsia"/>
        </w:rPr>
        <w:t>redcue</w:t>
      </w:r>
      <w:r w:rsidR="00564B51">
        <w:rPr>
          <w:rFonts w:hint="eastAsia"/>
        </w:rPr>
        <w:t>的输入再度被计算</w:t>
      </w:r>
      <w:r>
        <w:rPr>
          <w:rFonts w:hint="eastAsia"/>
        </w:rPr>
        <w:t>，</w:t>
      </w:r>
      <w:r w:rsidR="00564B51">
        <w:rPr>
          <w:rFonts w:hint="eastAsia"/>
        </w:rPr>
        <w:t>这要求</w:t>
      </w:r>
      <w:r>
        <w:rPr>
          <w:rFonts w:hint="eastAsia"/>
        </w:rPr>
        <w:t>reduce</w:t>
      </w:r>
      <w:r w:rsidR="00564B51">
        <w:rPr>
          <w:rFonts w:hint="eastAsia"/>
        </w:rPr>
        <w:t>的返回</w:t>
      </w:r>
      <w:proofErr w:type="gramStart"/>
      <w:r w:rsidR="00564B51">
        <w:rPr>
          <w:rFonts w:hint="eastAsia"/>
        </w:rPr>
        <w:t>值结构</w:t>
      </w:r>
      <w:proofErr w:type="gramEnd"/>
      <w:r>
        <w:rPr>
          <w:rFonts w:hint="eastAsia"/>
        </w:rPr>
        <w:t>需要和</w:t>
      </w:r>
      <w:r>
        <w:rPr>
          <w:rFonts w:hint="eastAsia"/>
        </w:rPr>
        <w:t>value</w:t>
      </w:r>
      <w:r>
        <w:rPr>
          <w:rFonts w:hint="eastAsia"/>
        </w:rPr>
        <w:t>的结构保持一致。因此本文不在</w:t>
      </w:r>
      <w:r>
        <w:rPr>
          <w:rFonts w:hint="eastAsia"/>
        </w:rPr>
        <w:t>reduce</w:t>
      </w:r>
      <w:r>
        <w:rPr>
          <w:rFonts w:hint="eastAsia"/>
        </w:rPr>
        <w:t>中进行聚类分析，只是将</w:t>
      </w:r>
      <w:r>
        <w:rPr>
          <w:rFonts w:hint="eastAsia"/>
        </w:rPr>
        <w:t>values</w:t>
      </w:r>
      <w:r>
        <w:rPr>
          <w:rFonts w:hint="eastAsia"/>
        </w:rPr>
        <w:t>递归原样返回。</w:t>
      </w:r>
    </w:p>
    <w:p w14:paraId="52464B5B" w14:textId="77777777" w:rsidR="00C8540E" w:rsidRDefault="00C8540E">
      <w:pPr>
        <w:ind w:firstLine="480"/>
      </w:pPr>
      <w:r>
        <w:rPr>
          <w:rFonts w:hint="eastAsia"/>
        </w:rPr>
        <w:t>聚类：</w:t>
      </w:r>
      <w:r>
        <w:rPr>
          <w:rFonts w:hint="eastAsia"/>
        </w:rPr>
        <w:t>f</w:t>
      </w:r>
      <w:r>
        <w:t>inalize</w:t>
      </w:r>
      <w:r>
        <w:rPr>
          <w:rFonts w:hint="eastAsia"/>
        </w:rPr>
        <w:t>方法在</w:t>
      </w:r>
      <w:r>
        <w:rPr>
          <w:rFonts w:hint="eastAsia"/>
        </w:rPr>
        <w:t>reduce</w:t>
      </w:r>
      <w:r>
        <w:rPr>
          <w:rFonts w:hint="eastAsia"/>
        </w:rPr>
        <w:t>函数结束后接收其</w:t>
      </w:r>
      <w:r>
        <w:rPr>
          <w:rFonts w:hint="eastAsia"/>
        </w:rPr>
        <w:t>key</w:t>
      </w:r>
      <w:r>
        <w:rPr>
          <w:rFonts w:hint="eastAsia"/>
        </w:rPr>
        <w:t>和</w:t>
      </w:r>
      <w:r>
        <w:rPr>
          <w:rFonts w:hint="eastAsia"/>
        </w:rPr>
        <w:t>values</w:t>
      </w:r>
      <w:r>
        <w:rPr>
          <w:rFonts w:hint="eastAsia"/>
        </w:rPr>
        <w:t>做最后的处理并输出，本文聚类算法将在这个阶段进行。在上述的</w:t>
      </w:r>
      <w:r>
        <w:rPr>
          <w:rFonts w:hint="eastAsia"/>
        </w:rPr>
        <w:t>map</w:t>
      </w:r>
      <w:r>
        <w:rPr>
          <w:rFonts w:hint="eastAsia"/>
        </w:rPr>
        <w:t>阶段，将所有的营运数据按照</w:t>
      </w:r>
      <w:r>
        <w:rPr>
          <w:rFonts w:hint="eastAsia"/>
        </w:rPr>
        <w:t>is</w:t>
      </w:r>
      <w:r>
        <w:t>WordDay</w:t>
      </w:r>
      <w:r>
        <w:rPr>
          <w:rFonts w:hint="eastAsia"/>
        </w:rPr>
        <w:t>和</w:t>
      </w:r>
      <w:r>
        <w:rPr>
          <w:rFonts w:hint="eastAsia"/>
        </w:rPr>
        <w:t>time</w:t>
      </w:r>
      <w:r>
        <w:t>ID</w:t>
      </w:r>
      <w:r>
        <w:rPr>
          <w:rFonts w:hint="eastAsia"/>
        </w:rPr>
        <w:t>进行了分类，在</w:t>
      </w:r>
      <w:r>
        <w:rPr>
          <w:rFonts w:hint="eastAsia"/>
        </w:rPr>
        <w:t>fi</w:t>
      </w:r>
      <w:r>
        <w:t>nalize</w:t>
      </w:r>
      <w:r>
        <w:rPr>
          <w:rFonts w:hint="eastAsia"/>
        </w:rPr>
        <w:t>中将对每一类别进行聚类</w:t>
      </w:r>
      <w:del w:id="241" w:author="qzuser" w:date="2018-05-17T17:36:00Z">
        <w:r>
          <w:rPr>
            <w:rFonts w:hint="eastAsia"/>
          </w:rPr>
          <w:delText>,</w:delText>
        </w:r>
      </w:del>
      <w:ins w:id="242" w:author="qzuser" w:date="2018-05-17T17:36:00Z">
        <w:r>
          <w:rPr>
            <w:rFonts w:hint="eastAsia"/>
          </w:rPr>
          <w:t>，</w:t>
        </w:r>
      </w:ins>
      <w:r>
        <w:rPr>
          <w:rFonts w:hint="eastAsia"/>
        </w:rPr>
        <w:t>阈值取第二阶段所得到的阈值。具体流程如图</w:t>
      </w:r>
      <w:r>
        <w:rPr>
          <w:rFonts w:hint="eastAsia"/>
        </w:rPr>
        <w:t>4.2</w:t>
      </w:r>
      <w:r>
        <w:rPr>
          <w:rFonts w:hint="eastAsia"/>
        </w:rPr>
        <w:t>所示。在判断样本点是否是核心点时，本文通过样本点的经纬度来计算两点之间的距离，</w:t>
      </w:r>
      <w:commentRangeStart w:id="243"/>
      <w:r>
        <w:rPr>
          <w:rFonts w:hint="eastAsia"/>
        </w:rPr>
        <w:t>公式如下</w:t>
      </w:r>
      <w:commentRangeEnd w:id="243"/>
      <w:r>
        <w:commentReference w:id="243"/>
      </w:r>
      <w:r>
        <w:rPr>
          <w:rFonts w:hint="eastAsia"/>
        </w:rPr>
        <w:t>。其中</w:t>
      </w:r>
      <w:r>
        <w:rPr>
          <w:rFonts w:hint="eastAsia"/>
        </w:rPr>
        <w:t>R</w:t>
      </w:r>
      <w:r>
        <w:rPr>
          <w:rFonts w:hint="eastAsia"/>
        </w:rPr>
        <w:t>为地球半径，取</w:t>
      </w:r>
      <w:r>
        <w:rPr>
          <w:rFonts w:hint="eastAsia"/>
        </w:rPr>
        <w:t>6367000m</w:t>
      </w:r>
      <w:r>
        <w:t>,lat,lng</w:t>
      </w:r>
      <w:r>
        <w:rPr>
          <w:rFonts w:hint="eastAsia"/>
        </w:rPr>
        <w:t>分为别样本点的维度和经度的弧度大小。</w:t>
      </w:r>
    </w:p>
    <w:p w14:paraId="6DC5CD6E" w14:textId="47A30F33" w:rsidR="00C8540E" w:rsidRPr="00C12CA9" w:rsidRDefault="00C12CA9">
      <w:pPr>
        <w:ind w:firstLine="480"/>
        <w:jc w:val="center"/>
      </w:pPr>
      <m:oMathPara>
        <m:oMath>
          <m:r>
            <m:rPr>
              <m:sty m:val="p"/>
            </m:rPr>
            <w:rPr>
              <w:rFonts w:ascii="Cambria Math" w:hAnsi="Cambria Math" w:hint="eastAsia"/>
            </w:rPr>
            <m:t>d</m:t>
          </m:r>
          <m:r>
            <m:rPr>
              <m:sty m:val="p"/>
            </m:rPr>
            <w:rPr>
              <w:rFonts w:ascii="Cambria Math" w:hAnsi="Cambria Math"/>
            </w:rPr>
            <m:t>=R*arccos⁡(</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lat1</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lat2</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lat1</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lat2</m:t>
                  </m:r>
                </m:e>
              </m:d>
            </m:e>
          </m:func>
          <m:r>
            <m:rPr>
              <m:sty m:val="p"/>
            </m:rPr>
            <w:rPr>
              <w:rFonts w:ascii="Cambria Math" w:hAnsi="Cambria Math"/>
            </w:rPr>
            <m:t>*cos⁡(lng2-lng1))</m:t>
          </m:r>
        </m:oMath>
      </m:oMathPara>
    </w:p>
    <w:p w14:paraId="5866D9F7" w14:textId="77777777" w:rsidR="00C8540E" w:rsidRDefault="00C8540E">
      <w:pPr>
        <w:ind w:firstLine="480"/>
      </w:pPr>
      <w:r>
        <w:rPr>
          <w:rFonts w:hint="eastAsia"/>
        </w:rPr>
        <w:lastRenderedPageBreak/>
        <w:t>在实验中作者发现，对于十七</w:t>
      </w:r>
      <w:del w:id="244" w:author="qzuser" w:date="2018-05-17T17:37:00Z">
        <w:r>
          <w:rPr>
            <w:rFonts w:hint="eastAsia"/>
          </w:rPr>
          <w:delText>多万</w:delText>
        </w:r>
      </w:del>
      <w:ins w:id="245" w:author="qzuser" w:date="2018-05-17T17:37:00Z">
        <w:r>
          <w:rPr>
            <w:rFonts w:hint="eastAsia"/>
          </w:rPr>
          <w:t>万</w:t>
        </w:r>
      </w:ins>
      <w:ins w:id="246" w:author="qzuser" w:date="2018-05-17T17:38:00Z">
        <w:r>
          <w:rPr>
            <w:rFonts w:hint="eastAsia"/>
          </w:rPr>
          <w:t>多</w:t>
        </w:r>
      </w:ins>
      <w:r>
        <w:rPr>
          <w:rFonts w:hint="eastAsia"/>
        </w:rPr>
        <w:t>个样本点，</w:t>
      </w:r>
      <w:r>
        <w:rPr>
          <w:rFonts w:hint="eastAsia"/>
        </w:rPr>
        <w:t>cpu</w:t>
      </w:r>
      <w:r>
        <w:rPr>
          <w:rFonts w:hint="eastAsia"/>
        </w:rPr>
        <w:t>计算其两两之间的距离特别耗时，而且十分占用</w:t>
      </w:r>
      <w:r>
        <w:rPr>
          <w:rFonts w:hint="eastAsia"/>
        </w:rPr>
        <w:t>cpu</w:t>
      </w:r>
      <w:r>
        <w:rPr>
          <w:rFonts w:hint="eastAsia"/>
        </w:rPr>
        <w:t>资源，因此本文提出一种改进方案。由于所有样本点基本都是在南京市内采集的，即两点之间的距离不会超过</w:t>
      </w:r>
      <w:r>
        <w:rPr>
          <w:rFonts w:hint="eastAsia"/>
        </w:rPr>
        <w:t>200</w:t>
      </w:r>
      <w:r>
        <w:rPr>
          <w:rFonts w:hint="eastAsia"/>
        </w:rPr>
        <w:t>千米，在这个范围内，本文认为经线和纬线是垂直的</w:t>
      </w:r>
      <w:del w:id="247" w:author="qzuser" w:date="2018-05-17T17:40:00Z">
        <w:r>
          <w:rPr>
            <w:rFonts w:hint="eastAsia"/>
          </w:rPr>
          <w:delText>，</w:delText>
        </w:r>
      </w:del>
      <w:ins w:id="248" w:author="qzuser" w:date="2018-05-17T17:40:00Z">
        <w:r>
          <w:rPr>
            <w:rFonts w:hint="eastAsia"/>
          </w:rPr>
          <w:t>。</w:t>
        </w:r>
      </w:ins>
      <w:r>
        <w:rPr>
          <w:rFonts w:hint="eastAsia"/>
        </w:rPr>
        <w:t>如图</w:t>
      </w:r>
      <w:r>
        <w:t>4.</w:t>
      </w:r>
      <w:r>
        <w:rPr>
          <w:rFonts w:hint="eastAsia"/>
        </w:rPr>
        <w:t>3</w:t>
      </w:r>
      <w:r>
        <w:rPr>
          <w:rFonts w:hint="eastAsia"/>
        </w:rPr>
        <w:t>所示，如要计算</w:t>
      </w:r>
      <w:r>
        <w:rPr>
          <w:rFonts w:hint="eastAsia"/>
        </w:rPr>
        <w:t>A(</w:t>
      </w:r>
      <w:r>
        <w:t>116.8,39.78)</w:t>
      </w:r>
      <w:r>
        <w:rPr>
          <w:rFonts w:hint="eastAsia"/>
        </w:rPr>
        <w:t>和</w:t>
      </w:r>
      <w:r>
        <w:rPr>
          <w:rFonts w:hint="eastAsia"/>
        </w:rPr>
        <w:t>B</w:t>
      </w:r>
      <w:r>
        <w:t>(116.9,39.68)</w:t>
      </w:r>
      <w:r>
        <w:rPr>
          <w:rFonts w:hint="eastAsia"/>
        </w:rPr>
        <w:t>之间的距离，可以先计算</w:t>
      </w:r>
      <w:r>
        <w:rPr>
          <w:rFonts w:hint="eastAsia"/>
        </w:rPr>
        <w:t>A</w:t>
      </w:r>
      <w:r>
        <w:t>M,BM</w:t>
      </w:r>
      <w:r>
        <w:rPr>
          <w:rFonts w:hint="eastAsia"/>
        </w:rPr>
        <w:t>的距离，最后通过勾股定理计算</w:t>
      </w:r>
      <w:r>
        <w:rPr>
          <w:rFonts w:hint="eastAsia"/>
        </w:rPr>
        <w:t>A</w:t>
      </w:r>
      <w:r>
        <w:t>B</w:t>
      </w:r>
      <w:r>
        <w:rPr>
          <w:rFonts w:hint="eastAsia"/>
        </w:rPr>
        <w:t>之间的距离。</w:t>
      </w:r>
    </w:p>
    <w:p w14:paraId="7CC4ACDF" w14:textId="5BF92E8D" w:rsidR="00C8540E" w:rsidRPr="00C12CA9" w:rsidRDefault="00C12CA9">
      <w:pPr>
        <w:ind w:firstLine="480"/>
      </w:pPr>
      <m:oMathPara>
        <m:oMath>
          <m:d>
            <m:dPr>
              <m:begChr m:val="|"/>
              <m:endChr m:val="|"/>
              <m:ctrlPr>
                <w:rPr>
                  <w:rFonts w:ascii="Cambria Math" w:hAnsi="Cambria Math"/>
                </w:rPr>
              </m:ctrlPr>
            </m:dPr>
            <m:e>
              <m:r>
                <m:rPr>
                  <m:sty m:val="p"/>
                </m:rPr>
                <w:rPr>
                  <w:rFonts w:ascii="Cambria Math" w:hAnsi="Cambria Math"/>
                </w:rPr>
                <m:t>AM</m:t>
              </m:r>
            </m:e>
          </m:d>
          <m:r>
            <w:rPr>
              <w:rFonts w:ascii="Cambria Math" w:hAnsi="Cambria Math" w:hint="eastAsia"/>
            </w:rPr>
            <m:t>=</m:t>
          </m:r>
          <m:r>
            <w:rPr>
              <w:rFonts w:ascii="Cambria Math" w:hAnsi="Cambria Math"/>
            </w:rPr>
            <m:t>R*toRadians(</m:t>
          </m:r>
          <m:r>
            <w:rPr>
              <w:rFonts w:ascii="Cambria Math" w:hAnsi="Cambria Math" w:hint="eastAsia"/>
            </w:rPr>
            <m:t>纬度</m:t>
          </m:r>
          <m:r>
            <w:rPr>
              <w:rFonts w:ascii="Cambria Math" w:hAnsi="Cambria Math" w:hint="eastAsia"/>
            </w:rPr>
            <m:t>差</m:t>
          </m:r>
          <m:r>
            <w:rPr>
              <w:rFonts w:ascii="Cambria Math" w:hAnsi="Cambria Math"/>
            </w:rPr>
            <m:t>)</m:t>
          </m:r>
        </m:oMath>
      </m:oMathPara>
    </w:p>
    <w:p w14:paraId="2028E68B" w14:textId="7B7836B9" w:rsidR="00C8540E" w:rsidRPr="00C12CA9" w:rsidRDefault="00C12CA9">
      <w:pPr>
        <w:ind w:firstLineChars="700" w:firstLine="1680"/>
      </w:pPr>
      <m:oMathPara>
        <m:oMath>
          <m:d>
            <m:dPr>
              <m:begChr m:val="|"/>
              <m:endChr m:val="|"/>
              <m:ctrlPr>
                <w:rPr>
                  <w:rFonts w:ascii="Cambria Math" w:hAnsi="Cambria Math"/>
                </w:rPr>
              </m:ctrlPr>
            </m:dPr>
            <m:e>
              <m:r>
                <m:rPr>
                  <m:sty m:val="p"/>
                </m:rPr>
                <w:rPr>
                  <w:rFonts w:ascii="Cambria Math" w:hAnsi="Cambria Math"/>
                </w:rPr>
                <m:t>BM</m:t>
              </m:r>
            </m:e>
          </m:d>
          <m:r>
            <w:rPr>
              <w:rFonts w:ascii="Cambria Math" w:hAnsi="Cambria Math" w:hint="eastAsia"/>
            </w:rPr>
            <m:t>=</m:t>
          </m:r>
          <m:r>
            <w:rPr>
              <w:rFonts w:ascii="Cambria Math" w:hAnsi="Cambria Math"/>
            </w:rPr>
            <m:t>R*toR</m:t>
          </m:r>
          <m:r>
            <w:rPr>
              <w:rFonts w:ascii="Cambria Math" w:hAnsi="Cambria Math" w:hint="eastAsia"/>
            </w:rPr>
            <m:t>adians</m:t>
          </m:r>
          <m:d>
            <m:dPr>
              <m:ctrlPr>
                <w:rPr>
                  <w:rFonts w:ascii="Cambria Math" w:hAnsi="Cambria Math"/>
                  <w:i/>
                </w:rPr>
              </m:ctrlPr>
            </m:dPr>
            <m:e>
              <m:r>
                <w:rPr>
                  <w:rFonts w:ascii="Cambria Math" w:hAnsi="Cambria Math" w:hint="eastAsia"/>
                </w:rPr>
                <m:t>经度差</m:t>
              </m:r>
            </m:e>
          </m:d>
          <m:r>
            <w:rPr>
              <w:rFonts w:ascii="Cambria Math" w:eastAsia="MS Gothic" w:hAnsi="Cambria Math" w:cs="MS Gothic" w:hint="eastAsia"/>
            </w:rPr>
            <m:t>*</m:t>
          </m:r>
          <m:r>
            <m:rPr>
              <m:sty m:val="p"/>
            </m:rPr>
            <w:rPr>
              <w:rFonts w:ascii="Cambria Math" w:hAnsi="Cambria Math"/>
            </w:rPr>
            <m:t>cos⁡</m:t>
          </m:r>
          <m:r>
            <w:rPr>
              <w:rFonts w:ascii="Cambria Math" w:hAnsi="Cambria Math"/>
            </w:rPr>
            <m:t>(toRadians(</m:t>
          </m:r>
          <m:r>
            <w:rPr>
              <w:rFonts w:ascii="Cambria Math" w:hAnsi="Cambria Math" w:hint="eastAsia"/>
            </w:rPr>
            <m:t>平均</m:t>
          </m:r>
          <m:r>
            <w:rPr>
              <w:rFonts w:ascii="Cambria Math" w:hAnsi="Cambria Math" w:hint="eastAsia"/>
            </w:rPr>
            <m:t>纬度</m:t>
          </m:r>
          <m:r>
            <w:rPr>
              <w:rFonts w:ascii="Cambria Math" w:hAnsi="Cambria Math"/>
            </w:rPr>
            <m:t>))</m:t>
          </m:r>
        </m:oMath>
      </m:oMathPara>
    </w:p>
    <w:p w14:paraId="5C211BF7" w14:textId="479A6C65" w:rsidR="00C8540E" w:rsidRPr="00C12CA9" w:rsidRDefault="00C12CA9">
      <w:pPr>
        <w:ind w:firstLineChars="700" w:firstLine="1680"/>
      </w:pPr>
      <m:oMathPara>
        <m:oMath>
          <m:d>
            <m:dPr>
              <m:begChr m:val="|"/>
              <m:endChr m:val="|"/>
              <m:ctrlPr>
                <w:rPr>
                  <w:rFonts w:ascii="Cambria Math" w:hAnsi="Cambria Math"/>
                </w:rPr>
              </m:ctrlPr>
            </m:dPr>
            <m:e>
              <m:r>
                <m:rPr>
                  <m:sty m:val="p"/>
                </m:rPr>
                <w:rPr>
                  <w:rFonts w:ascii="Cambria Math" w:hAnsi="Cambria Math"/>
                </w:rPr>
                <m:t>AB</m:t>
              </m:r>
            </m:e>
          </m:d>
          <m:r>
            <w:rPr>
              <w:rFonts w:ascii="Cambria Math" w:hAnsi="Cambria Math" w:hint="eastAsia"/>
            </w:rPr>
            <m:t>=</m:t>
          </m: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m:t>
                  </m:r>
                  <m:r>
                    <w:rPr>
                      <w:rFonts w:ascii="Cambria Math" w:hAnsi="Cambria Math"/>
                    </w:rPr>
                    <m:t>AM</m:t>
                  </m:r>
                  <m:r>
                    <w:rPr>
                      <w:rFonts w:ascii="Cambria Math" w:hAnsi="Cambria Math" w:hint="eastAsia"/>
                    </w:rPr>
                    <m:t>|</m:t>
                  </m:r>
                </m:e>
                <m:sup>
                  <m:r>
                    <w:rPr>
                      <w:rFonts w:ascii="Cambria Math" w:hAnsi="Cambria Math" w:hint="eastAsia"/>
                    </w:rPr>
                    <m:t>2</m:t>
                  </m:r>
                </m:sup>
              </m:sSup>
              <m:r>
                <w:rPr>
                  <w:rFonts w:ascii="Cambria Math" w:hAnsi="Cambria Math" w:hint="eastAsia"/>
                </w:rPr>
                <m:t>+</m:t>
              </m:r>
              <m:sSup>
                <m:sSupPr>
                  <m:ctrlPr>
                    <w:rPr>
                      <w:rFonts w:ascii="Cambria Math" w:hAnsi="Cambria Math"/>
                      <w:i/>
                    </w:rPr>
                  </m:ctrlPr>
                </m:sSupPr>
                <m:e>
                  <m:r>
                    <w:rPr>
                      <w:rFonts w:ascii="Cambria Math" w:hAnsi="Cambria Math" w:hint="eastAsia"/>
                    </w:rPr>
                    <m:t>|</m:t>
                  </m:r>
                  <m:r>
                    <w:rPr>
                      <w:rFonts w:ascii="Cambria Math" w:hAnsi="Cambria Math"/>
                    </w:rPr>
                    <m:t>BM</m:t>
                  </m:r>
                  <m:r>
                    <w:rPr>
                      <w:rFonts w:ascii="Cambria Math" w:hAnsi="Cambria Math" w:hint="eastAsia"/>
                    </w:rPr>
                    <m:t>|</m:t>
                  </m:r>
                </m:e>
                <m:sup>
                  <m:r>
                    <w:rPr>
                      <w:rFonts w:ascii="Cambria Math" w:hAnsi="Cambria Math" w:hint="eastAsia"/>
                    </w:rPr>
                    <m:t>2</m:t>
                  </m:r>
                </m:sup>
              </m:sSup>
            </m:e>
          </m:rad>
        </m:oMath>
      </m:oMathPara>
    </w:p>
    <w:p w14:paraId="7D3AB8C8" w14:textId="77777777" w:rsidR="00C8540E" w:rsidRDefault="00C8540E">
      <w:pPr>
        <w:ind w:firstLine="480"/>
      </w:pPr>
    </w:p>
    <w:p w14:paraId="50CFB9A1" w14:textId="00B10C68" w:rsidR="00C8540E" w:rsidRDefault="00C12CA9">
      <w:pPr>
        <w:ind w:firstLine="480"/>
        <w:jc w:val="center"/>
      </w:pPr>
      <w:r>
        <w:rPr>
          <w:noProof/>
        </w:rPr>
        <w:drawing>
          <wp:inline distT="0" distB="0" distL="0" distR="0" wp14:anchorId="519A11A4" wp14:editId="77E3FEC0">
            <wp:extent cx="3114675" cy="2085975"/>
            <wp:effectExtent l="0" t="0" r="0" b="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675" cy="2085975"/>
                    </a:xfrm>
                    <a:prstGeom prst="rect">
                      <a:avLst/>
                    </a:prstGeom>
                    <a:noFill/>
                    <a:ln>
                      <a:noFill/>
                    </a:ln>
                  </pic:spPr>
                </pic:pic>
              </a:graphicData>
            </a:graphic>
          </wp:inline>
        </w:drawing>
      </w:r>
    </w:p>
    <w:p w14:paraId="4C1141C2" w14:textId="5B747077" w:rsidR="00C8540E" w:rsidRPr="006C2424" w:rsidRDefault="00C8540E">
      <w:pPr>
        <w:ind w:firstLine="420"/>
        <w:jc w:val="center"/>
        <w:rPr>
          <w:rFonts w:ascii="黑体" w:eastAsia="黑体" w:hAnsi="黑体"/>
          <w:sz w:val="21"/>
          <w:szCs w:val="21"/>
        </w:rPr>
      </w:pPr>
      <w:r w:rsidRPr="006C2424">
        <w:rPr>
          <w:rFonts w:ascii="黑体" w:eastAsia="黑体" w:hAnsi="黑体" w:hint="eastAsia"/>
          <w:sz w:val="21"/>
          <w:szCs w:val="21"/>
        </w:rPr>
        <w:t>图</w:t>
      </w:r>
      <w:r w:rsidR="006C2424" w:rsidRPr="006C2424">
        <w:rPr>
          <w:rFonts w:ascii="黑体" w:eastAsia="黑体" w:hAnsi="黑体" w:hint="eastAsia"/>
          <w:sz w:val="21"/>
          <w:szCs w:val="21"/>
        </w:rPr>
        <w:t>4.4</w:t>
      </w:r>
      <w:r w:rsidR="006C2424" w:rsidRPr="006C2424">
        <w:rPr>
          <w:rFonts w:ascii="黑体" w:eastAsia="黑体" w:hAnsi="黑体"/>
          <w:sz w:val="21"/>
          <w:szCs w:val="21"/>
        </w:rPr>
        <w:t xml:space="preserve"> </w:t>
      </w:r>
      <w:r w:rsidR="006C2424" w:rsidRPr="006C2424">
        <w:rPr>
          <w:rFonts w:ascii="黑体" w:eastAsia="黑体" w:hAnsi="黑体" w:hint="eastAsia"/>
          <w:sz w:val="21"/>
          <w:szCs w:val="21"/>
        </w:rPr>
        <w:t>经纬度示例</w:t>
      </w:r>
    </w:p>
    <w:p w14:paraId="4D149B5F" w14:textId="77777777" w:rsidR="00C8540E" w:rsidRDefault="00C8540E">
      <w:pPr>
        <w:ind w:firstLine="480"/>
      </w:pPr>
      <w:r>
        <w:rPr>
          <w:rFonts w:hint="eastAsia"/>
        </w:rPr>
        <w:t>通过上述优化，可以使距离计算公式中只含有一个三角函数</w:t>
      </w:r>
      <w:del w:id="249" w:author="qzuser" w:date="2018-05-17T17:40:00Z">
        <w:r>
          <w:rPr>
            <w:rFonts w:hint="eastAsia"/>
          </w:rPr>
          <w:delText>，</w:delText>
        </w:r>
      </w:del>
      <w:ins w:id="250" w:author="qzuser" w:date="2018-05-17T17:40:00Z">
        <w:r>
          <w:rPr>
            <w:rFonts w:hint="eastAsia"/>
          </w:rPr>
          <w:t>。</w:t>
        </w:r>
      </w:ins>
      <w:r>
        <w:rPr>
          <w:rFonts w:hint="eastAsia"/>
        </w:rPr>
        <w:t>为了进一步加快</w:t>
      </w:r>
      <w:r>
        <w:rPr>
          <w:rFonts w:hint="eastAsia"/>
        </w:rPr>
        <w:t>c</w:t>
      </w:r>
      <w:r>
        <w:t>pu</w:t>
      </w:r>
      <w:r>
        <w:rPr>
          <w:rFonts w:hint="eastAsia"/>
        </w:rPr>
        <w:t>计算速度，本文使用泰勒公式将余弦函数展开，经过尝试本文将其展开到四次。</w:t>
      </w:r>
    </w:p>
    <w:p w14:paraId="2A997AEF" w14:textId="083A5245" w:rsidR="00C8540E" w:rsidRPr="00C12CA9" w:rsidRDefault="00C12CA9">
      <w:pPr>
        <w:ind w:firstLine="480"/>
      </w:pPr>
      <m:oMathPara>
        <m:oMath>
          <m:sSup>
            <m:sSupPr>
              <m:ctrlPr>
                <w:rPr>
                  <w:rFonts w:ascii="Cambria Math" w:hAnsi="Cambria Math"/>
                  <w:i/>
                </w:rPr>
              </m:ctrlPr>
            </m:sSupPr>
            <m:e>
              <m:sSup>
                <m:sSupPr>
                  <m:ctrlPr>
                    <w:rPr>
                      <w:rFonts w:ascii="Cambria Math" w:hAnsi="Cambria Math"/>
                      <w:i/>
                    </w:rPr>
                  </m:ctrlPr>
                </m:sSupPr>
                <m:e>
                  <m:r>
                    <w:rPr>
                      <w:rFonts w:ascii="Cambria Math" w:hAnsi="Cambria Math" w:hint="eastAsia"/>
                    </w:rPr>
                    <m:t>cos</m:t>
                  </m:r>
                  <m:d>
                    <m:dPr>
                      <m:ctrlPr>
                        <w:rPr>
                          <w:rFonts w:ascii="Cambria Math" w:hAnsi="Cambria Math"/>
                          <w:i/>
                          <w:iCs/>
                        </w:rPr>
                      </m:ctrlPr>
                    </m:dPr>
                    <m:e>
                      <m:r>
                        <w:rPr>
                          <w:rFonts w:ascii="Cambria Math" w:hAnsi="Cambria Math"/>
                        </w:rPr>
                        <m:t>x</m:t>
                      </m:r>
                    </m:e>
                  </m:d>
                  <m:r>
                    <w:rPr>
                      <w:rFonts w:ascii="Cambria Math" w:hAnsi="Cambria Math"/>
                    </w:rPr>
                    <m:t>=1-</m:t>
                  </m:r>
                  <m:f>
                    <m:fPr>
                      <m:ctrlPr>
                        <w:rPr>
                          <w:rFonts w:ascii="Cambria Math" w:hAnsi="Cambria Math"/>
                          <w:i/>
                          <w:iCs/>
                        </w:rPr>
                      </m:ctrlPr>
                    </m:fPr>
                    <m:num>
                      <m:r>
                        <w:rPr>
                          <w:rFonts w:ascii="Cambria Math" w:hAnsi="Cambria Math"/>
                        </w:rPr>
                        <m:t>x</m:t>
                      </m:r>
                    </m:num>
                    <m:den>
                      <m:r>
                        <w:rPr>
                          <w:rFonts w:ascii="Cambria Math" w:hAnsi="Cambria Math"/>
                        </w:rPr>
                        <m:t>2!</m:t>
                      </m:r>
                    </m:den>
                  </m:f>
                </m:e>
                <m:sup>
                  <m: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4!</m:t>
                  </m:r>
                </m:den>
              </m:f>
            </m:e>
            <m:sup>
              <m:r>
                <w:rPr>
                  <w:rFonts w:ascii="Cambria Math" w:hAnsi="Cambria Math"/>
                </w:rPr>
                <m:t>4</m:t>
              </m:r>
            </m:sup>
          </m:sSup>
          <m:r>
            <w:rPr>
              <w:rFonts w:ascii="Cambria Math" w:hAnsi="Cambria Math"/>
            </w:rPr>
            <m:t>+…</m:t>
          </m:r>
        </m:oMath>
      </m:oMathPara>
    </w:p>
    <w:p w14:paraId="5D0DDA1F" w14:textId="542483F8" w:rsidR="00C8540E" w:rsidRDefault="00C8540E">
      <w:pPr>
        <w:ind w:firstLine="480"/>
      </w:pPr>
      <w:r>
        <w:rPr>
          <w:rFonts w:hint="eastAsia"/>
        </w:rPr>
        <w:t>通过取不同的点对</w:t>
      </w:r>
      <w:del w:id="251" w:author="qzuser" w:date="2018-05-17T17:41:00Z">
        <w:r>
          <w:rPr>
            <w:rFonts w:hint="eastAsia"/>
          </w:rPr>
          <w:delText>，</w:delText>
        </w:r>
      </w:del>
      <w:ins w:id="252" w:author="qzuser" w:date="2018-05-17T17:41:00Z">
        <w:r>
          <w:rPr>
            <w:rFonts w:hint="eastAsia"/>
          </w:rPr>
          <w:t>并</w:t>
        </w:r>
      </w:ins>
      <w:r>
        <w:rPr>
          <w:rFonts w:hint="eastAsia"/>
        </w:rPr>
        <w:t>计算之间的距离，本文验证了简化计算的性能，如表</w:t>
      </w:r>
      <w:r>
        <w:rPr>
          <w:rFonts w:hint="eastAsia"/>
        </w:rPr>
        <w:t>4.2</w:t>
      </w:r>
      <w:r>
        <w:rPr>
          <w:rFonts w:hint="eastAsia"/>
        </w:rPr>
        <w:t>所示</w:t>
      </w:r>
      <w:del w:id="253" w:author="qzuser" w:date="2018-05-17T17:41:00Z">
        <w:r>
          <w:rPr>
            <w:rFonts w:hint="eastAsia"/>
          </w:rPr>
          <w:delText>，</w:delText>
        </w:r>
      </w:del>
      <w:ins w:id="254" w:author="qzuser" w:date="2018-05-17T17:41:00Z">
        <w:r>
          <w:rPr>
            <w:rFonts w:hint="eastAsia"/>
          </w:rPr>
          <w:t>。</w:t>
        </w:r>
      </w:ins>
      <w:r>
        <w:rPr>
          <w:rFonts w:hint="eastAsia"/>
        </w:rPr>
        <w:t>可以看出，在误差允许范围内，这种简化算法的精确度是可以接收的。</w:t>
      </w:r>
    </w:p>
    <w:p w14:paraId="17E7A4E7" w14:textId="6073E76D" w:rsidR="006C2424" w:rsidRPr="006C2424" w:rsidRDefault="006C2424" w:rsidP="006C2424">
      <w:pPr>
        <w:ind w:firstLine="420"/>
        <w:jc w:val="center"/>
        <w:rPr>
          <w:rFonts w:ascii="黑体" w:eastAsia="黑体" w:hAnsi="黑体" w:hint="eastAsia"/>
          <w:sz w:val="21"/>
          <w:szCs w:val="21"/>
        </w:rPr>
      </w:pPr>
      <w:r w:rsidRPr="006C2424">
        <w:rPr>
          <w:rFonts w:ascii="黑体" w:eastAsia="黑体" w:hAnsi="黑体" w:hint="eastAsia"/>
          <w:sz w:val="21"/>
          <w:szCs w:val="21"/>
        </w:rPr>
        <w:t>表4.2</w:t>
      </w:r>
      <w:r w:rsidRPr="006C2424">
        <w:rPr>
          <w:rFonts w:ascii="黑体" w:eastAsia="黑体" w:hAnsi="黑体" w:hint="eastAsia"/>
          <w:sz w:val="21"/>
          <w:szCs w:val="21"/>
        </w:rPr>
        <w:t xml:space="preserve"> 不同算法对比</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7"/>
        <w:gridCol w:w="1772"/>
        <w:gridCol w:w="2368"/>
        <w:gridCol w:w="2316"/>
        <w:gridCol w:w="1425"/>
      </w:tblGrid>
      <w:tr w:rsidR="00C8540E" w14:paraId="25B53789" w14:textId="77777777">
        <w:tc>
          <w:tcPr>
            <w:tcW w:w="1747" w:type="dxa"/>
          </w:tcPr>
          <w:p w14:paraId="7775B30C" w14:textId="77777777" w:rsidR="00C8540E" w:rsidRDefault="00C8540E">
            <w:pPr>
              <w:ind w:firstLineChars="0" w:firstLine="0"/>
            </w:pPr>
            <w:r>
              <w:t>P1</w:t>
            </w:r>
          </w:p>
        </w:tc>
        <w:tc>
          <w:tcPr>
            <w:tcW w:w="1772" w:type="dxa"/>
          </w:tcPr>
          <w:p w14:paraId="7962C0C0" w14:textId="77777777" w:rsidR="00C8540E" w:rsidRDefault="00C8540E">
            <w:pPr>
              <w:ind w:firstLineChars="0" w:firstLine="0"/>
            </w:pPr>
            <w:r>
              <w:t>P2</w:t>
            </w:r>
          </w:p>
        </w:tc>
        <w:tc>
          <w:tcPr>
            <w:tcW w:w="2368" w:type="dxa"/>
          </w:tcPr>
          <w:p w14:paraId="5C898D72" w14:textId="77777777" w:rsidR="00C8540E" w:rsidRDefault="00C8540E">
            <w:pPr>
              <w:ind w:firstLineChars="0" w:firstLine="0"/>
            </w:pPr>
            <w:del w:id="255" w:author="qzuser" w:date="2018-05-17T17:42:00Z">
              <w:r>
                <w:delText>o</w:delText>
              </w:r>
            </w:del>
            <w:ins w:id="256" w:author="qzuser" w:date="2018-05-17T17:42:00Z">
              <w:r>
                <w:rPr>
                  <w:rFonts w:hint="eastAsia"/>
                </w:rPr>
                <w:t>O</w:t>
              </w:r>
            </w:ins>
            <w:r>
              <w:t>riginal algorithm</w:t>
            </w:r>
          </w:p>
        </w:tc>
        <w:tc>
          <w:tcPr>
            <w:tcW w:w="2316" w:type="dxa"/>
          </w:tcPr>
          <w:p w14:paraId="24042675" w14:textId="77777777" w:rsidR="00C8540E" w:rsidRDefault="00C8540E">
            <w:pPr>
              <w:ind w:firstLineChars="0" w:firstLine="0"/>
            </w:pPr>
            <w:r>
              <w:t>Reduce algorithm</w:t>
            </w:r>
          </w:p>
        </w:tc>
        <w:tc>
          <w:tcPr>
            <w:tcW w:w="1425" w:type="dxa"/>
          </w:tcPr>
          <w:p w14:paraId="4E441A63" w14:textId="77777777" w:rsidR="00C8540E" w:rsidRDefault="00C8540E">
            <w:pPr>
              <w:ind w:firstLineChars="0" w:firstLine="0"/>
            </w:pPr>
            <w:r>
              <w:rPr>
                <w:rFonts w:hint="eastAsia"/>
              </w:rPr>
              <w:t>d</w:t>
            </w:r>
            <w:r>
              <w:t>ifference</w:t>
            </w:r>
          </w:p>
        </w:tc>
      </w:tr>
      <w:tr w:rsidR="00C8540E" w14:paraId="2B826228" w14:textId="77777777">
        <w:tc>
          <w:tcPr>
            <w:tcW w:w="1747" w:type="dxa"/>
          </w:tcPr>
          <w:p w14:paraId="34204801" w14:textId="77777777" w:rsidR="00C8540E" w:rsidRDefault="00C8540E">
            <w:pPr>
              <w:ind w:firstLineChars="0" w:firstLine="0"/>
            </w:pPr>
            <w:r>
              <w:rPr>
                <w:rFonts w:hint="eastAsia"/>
              </w:rPr>
              <w:t>(</w:t>
            </w:r>
            <w:r>
              <w:t>39.941,116.45)</w:t>
            </w:r>
          </w:p>
        </w:tc>
        <w:tc>
          <w:tcPr>
            <w:tcW w:w="1772" w:type="dxa"/>
          </w:tcPr>
          <w:p w14:paraId="557721E8" w14:textId="77777777" w:rsidR="00C8540E" w:rsidRDefault="00C8540E">
            <w:pPr>
              <w:ind w:firstLineChars="0" w:firstLine="0"/>
            </w:pPr>
            <w:r>
              <w:rPr>
                <w:rFonts w:hint="eastAsia"/>
              </w:rPr>
              <w:t>(</w:t>
            </w:r>
            <w:r>
              <w:t>39.94,116.451)</w:t>
            </w:r>
          </w:p>
        </w:tc>
        <w:tc>
          <w:tcPr>
            <w:tcW w:w="2368" w:type="dxa"/>
          </w:tcPr>
          <w:p w14:paraId="565CAF6D" w14:textId="77777777" w:rsidR="00C8540E" w:rsidRDefault="00C8540E">
            <w:pPr>
              <w:ind w:firstLineChars="0" w:firstLine="0"/>
            </w:pPr>
            <w:r>
              <w:t>140.02855253140535</w:t>
            </w:r>
          </w:p>
        </w:tc>
        <w:tc>
          <w:tcPr>
            <w:tcW w:w="2316" w:type="dxa"/>
          </w:tcPr>
          <w:p w14:paraId="3CC2C2E3" w14:textId="77777777" w:rsidR="00C8540E" w:rsidRDefault="00C8540E">
            <w:pPr>
              <w:ind w:firstLineChars="0" w:firstLine="0"/>
            </w:pPr>
            <w:r>
              <w:t>140.03920028866003</w:t>
            </w:r>
          </w:p>
        </w:tc>
        <w:tc>
          <w:tcPr>
            <w:tcW w:w="1425" w:type="dxa"/>
          </w:tcPr>
          <w:p w14:paraId="16BB5396" w14:textId="77777777" w:rsidR="00C8540E" w:rsidRDefault="00C8540E">
            <w:pPr>
              <w:ind w:firstLineChars="0" w:firstLine="0"/>
            </w:pPr>
            <w:r>
              <w:rPr>
                <w:rFonts w:hint="eastAsia"/>
              </w:rPr>
              <w:t>0</w:t>
            </w:r>
            <w:r>
              <w:t>.011</w:t>
            </w:r>
          </w:p>
        </w:tc>
      </w:tr>
      <w:tr w:rsidR="00C8540E" w14:paraId="33B5CF98" w14:textId="77777777">
        <w:tc>
          <w:tcPr>
            <w:tcW w:w="1747" w:type="dxa"/>
          </w:tcPr>
          <w:p w14:paraId="43FC6901" w14:textId="77777777" w:rsidR="00C8540E" w:rsidRDefault="00C8540E">
            <w:pPr>
              <w:ind w:firstLineChars="0" w:firstLine="0"/>
            </w:pPr>
            <w:r>
              <w:rPr>
                <w:rFonts w:hint="eastAsia"/>
              </w:rPr>
              <w:t>(</w:t>
            </w:r>
            <w:r>
              <w:t>39.96,116.45)</w:t>
            </w:r>
          </w:p>
        </w:tc>
        <w:tc>
          <w:tcPr>
            <w:tcW w:w="1772" w:type="dxa"/>
          </w:tcPr>
          <w:p w14:paraId="45552859" w14:textId="77777777" w:rsidR="00C8540E" w:rsidRDefault="00C8540E">
            <w:pPr>
              <w:ind w:firstLineChars="0" w:firstLine="0"/>
            </w:pPr>
            <w:r>
              <w:rPr>
                <w:rFonts w:hint="eastAsia"/>
              </w:rPr>
              <w:t>(</w:t>
            </w:r>
            <w:r>
              <w:t>39.94,116.40)</w:t>
            </w:r>
          </w:p>
        </w:tc>
        <w:tc>
          <w:tcPr>
            <w:tcW w:w="2368" w:type="dxa"/>
          </w:tcPr>
          <w:p w14:paraId="6EF9C821" w14:textId="77777777" w:rsidR="00C8540E" w:rsidRDefault="00C8540E">
            <w:pPr>
              <w:ind w:firstLineChars="0" w:firstLine="0"/>
            </w:pPr>
            <w:r>
              <w:t>4804.4211529412405</w:t>
            </w:r>
          </w:p>
        </w:tc>
        <w:tc>
          <w:tcPr>
            <w:tcW w:w="2316" w:type="dxa"/>
          </w:tcPr>
          <w:p w14:paraId="7F7F861B" w14:textId="77777777" w:rsidR="00C8540E" w:rsidRDefault="00C8540E">
            <w:pPr>
              <w:ind w:firstLineChars="0" w:firstLine="0"/>
            </w:pPr>
            <w:r>
              <w:t>4805.200681310494</w:t>
            </w:r>
          </w:p>
        </w:tc>
        <w:tc>
          <w:tcPr>
            <w:tcW w:w="1425" w:type="dxa"/>
          </w:tcPr>
          <w:p w14:paraId="5A48BE35" w14:textId="77777777" w:rsidR="00C8540E" w:rsidRDefault="00C8540E">
            <w:pPr>
              <w:ind w:firstLineChars="0" w:firstLine="0"/>
            </w:pPr>
            <w:r>
              <w:rPr>
                <w:rFonts w:hint="eastAsia"/>
              </w:rPr>
              <w:t>0</w:t>
            </w:r>
            <w:r>
              <w:t>.780</w:t>
            </w:r>
          </w:p>
        </w:tc>
      </w:tr>
      <w:tr w:rsidR="00C8540E" w14:paraId="1650F081" w14:textId="77777777">
        <w:tc>
          <w:tcPr>
            <w:tcW w:w="1747" w:type="dxa"/>
          </w:tcPr>
          <w:p w14:paraId="60E9D9FA" w14:textId="77777777" w:rsidR="00C8540E" w:rsidRDefault="00C8540E">
            <w:pPr>
              <w:ind w:firstLineChars="0" w:firstLine="0"/>
            </w:pPr>
            <w:r>
              <w:rPr>
                <w:rFonts w:hint="eastAsia"/>
              </w:rPr>
              <w:lastRenderedPageBreak/>
              <w:t>(</w:t>
            </w:r>
            <w:r>
              <w:t>39.96,116.45)</w:t>
            </w:r>
          </w:p>
        </w:tc>
        <w:tc>
          <w:tcPr>
            <w:tcW w:w="1772" w:type="dxa"/>
          </w:tcPr>
          <w:p w14:paraId="065C2AE8" w14:textId="77777777" w:rsidR="00C8540E" w:rsidRDefault="00C8540E">
            <w:pPr>
              <w:ind w:firstLineChars="0" w:firstLine="0"/>
            </w:pPr>
            <w:r>
              <w:rPr>
                <w:rFonts w:hint="eastAsia"/>
              </w:rPr>
              <w:t>(</w:t>
            </w:r>
            <w:r>
              <w:t>39.94,117.30)</w:t>
            </w:r>
          </w:p>
        </w:tc>
        <w:tc>
          <w:tcPr>
            <w:tcW w:w="2368" w:type="dxa"/>
          </w:tcPr>
          <w:p w14:paraId="18E6CD04" w14:textId="77777777" w:rsidR="00C8540E" w:rsidRDefault="00C8540E">
            <w:pPr>
              <w:ind w:firstLineChars="0" w:firstLine="0"/>
            </w:pPr>
            <w:r>
              <w:t>72444.54071515072</w:t>
            </w:r>
          </w:p>
        </w:tc>
        <w:tc>
          <w:tcPr>
            <w:tcW w:w="2316" w:type="dxa"/>
          </w:tcPr>
          <w:p w14:paraId="6953D7E9" w14:textId="77777777" w:rsidR="00C8540E" w:rsidRDefault="00C8540E">
            <w:pPr>
              <w:ind w:firstLineChars="0" w:firstLine="0"/>
            </w:pPr>
            <w:r>
              <w:t>72459.75352928363</w:t>
            </w:r>
          </w:p>
        </w:tc>
        <w:tc>
          <w:tcPr>
            <w:tcW w:w="1425" w:type="dxa"/>
          </w:tcPr>
          <w:p w14:paraId="508EEE18" w14:textId="77777777" w:rsidR="00C8540E" w:rsidRDefault="00C8540E">
            <w:pPr>
              <w:ind w:firstLineChars="0" w:firstLine="0"/>
            </w:pPr>
            <w:r>
              <w:rPr>
                <w:rFonts w:hint="eastAsia"/>
              </w:rPr>
              <w:t>1</w:t>
            </w:r>
            <w:r>
              <w:t>5.212</w:t>
            </w:r>
          </w:p>
        </w:tc>
      </w:tr>
      <w:tr w:rsidR="00C8540E" w14:paraId="53907E95" w14:textId="77777777">
        <w:tc>
          <w:tcPr>
            <w:tcW w:w="1747" w:type="dxa"/>
          </w:tcPr>
          <w:p w14:paraId="3A2739EA" w14:textId="77777777" w:rsidR="00C8540E" w:rsidRDefault="00C8540E">
            <w:pPr>
              <w:ind w:firstLineChars="0" w:firstLine="0"/>
            </w:pPr>
            <w:r>
              <w:rPr>
                <w:rFonts w:hint="eastAsia"/>
              </w:rPr>
              <w:t>(</w:t>
            </w:r>
            <w:r>
              <w:t>39.26,115.25)</w:t>
            </w:r>
          </w:p>
        </w:tc>
        <w:tc>
          <w:tcPr>
            <w:tcW w:w="1772" w:type="dxa"/>
          </w:tcPr>
          <w:p w14:paraId="0DE59091" w14:textId="77777777" w:rsidR="00C8540E" w:rsidRDefault="00C8540E">
            <w:pPr>
              <w:ind w:firstLineChars="0" w:firstLine="0"/>
            </w:pPr>
            <w:r>
              <w:rPr>
                <w:rFonts w:hint="eastAsia"/>
              </w:rPr>
              <w:t>(</w:t>
            </w:r>
            <w:r>
              <w:t>41.04,117.30)</w:t>
            </w:r>
          </w:p>
        </w:tc>
        <w:tc>
          <w:tcPr>
            <w:tcW w:w="2368" w:type="dxa"/>
          </w:tcPr>
          <w:p w14:paraId="3AE7B3E3" w14:textId="77777777" w:rsidR="00C8540E" w:rsidRDefault="00C8540E">
            <w:pPr>
              <w:ind w:firstLineChars="0" w:firstLine="0"/>
            </w:pPr>
            <w:r>
              <w:t>263508.55921885674</w:t>
            </w:r>
          </w:p>
        </w:tc>
        <w:tc>
          <w:tcPr>
            <w:tcW w:w="2316" w:type="dxa"/>
          </w:tcPr>
          <w:p w14:paraId="65ECE18E" w14:textId="77777777" w:rsidR="00C8540E" w:rsidRDefault="00C8540E">
            <w:pPr>
              <w:ind w:firstLineChars="0" w:firstLine="0"/>
            </w:pPr>
            <w:r>
              <w:t>263550.1567337578</w:t>
            </w:r>
          </w:p>
        </w:tc>
        <w:tc>
          <w:tcPr>
            <w:tcW w:w="1425" w:type="dxa"/>
          </w:tcPr>
          <w:p w14:paraId="4B95F979" w14:textId="77777777" w:rsidR="00C8540E" w:rsidRDefault="00C8540E">
            <w:pPr>
              <w:ind w:firstLineChars="0" w:firstLine="0"/>
            </w:pPr>
            <w:r>
              <w:rPr>
                <w:rFonts w:hint="eastAsia"/>
              </w:rPr>
              <w:t>4</w:t>
            </w:r>
            <w:r>
              <w:t>1.580</w:t>
            </w:r>
          </w:p>
        </w:tc>
      </w:tr>
    </w:tbl>
    <w:p w14:paraId="7C53D4ED" w14:textId="4B3FDD77" w:rsidR="00C8540E" w:rsidRDefault="00C12CA9">
      <w:pPr>
        <w:ind w:firstLine="480"/>
        <w:jc w:val="center"/>
      </w:pPr>
      <w:r>
        <w:rPr>
          <w:noProof/>
        </w:rPr>
        <w:drawing>
          <wp:inline distT="0" distB="0" distL="0" distR="0" wp14:anchorId="08CEC55C" wp14:editId="6FCDF513">
            <wp:extent cx="2371725" cy="569595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5695950"/>
                    </a:xfrm>
                    <a:prstGeom prst="rect">
                      <a:avLst/>
                    </a:prstGeom>
                    <a:noFill/>
                    <a:ln>
                      <a:noFill/>
                    </a:ln>
                  </pic:spPr>
                </pic:pic>
              </a:graphicData>
            </a:graphic>
          </wp:inline>
        </w:drawing>
      </w:r>
    </w:p>
    <w:p w14:paraId="371C74E5" w14:textId="40FBA168" w:rsidR="00C8540E" w:rsidRDefault="00C8540E">
      <w:pPr>
        <w:ind w:firstLine="420"/>
        <w:jc w:val="center"/>
        <w:rPr>
          <w:rFonts w:ascii="黑体" w:eastAsia="黑体" w:hAnsi="黑体"/>
          <w:sz w:val="21"/>
          <w:szCs w:val="21"/>
        </w:rPr>
      </w:pPr>
      <w:r>
        <w:rPr>
          <w:rFonts w:ascii="黑体" w:eastAsia="黑体" w:hAnsi="黑体" w:hint="eastAsia"/>
          <w:sz w:val="21"/>
          <w:szCs w:val="21"/>
        </w:rPr>
        <w:t>图4.</w:t>
      </w:r>
      <w:r w:rsidR="006C2424">
        <w:rPr>
          <w:rFonts w:ascii="黑体" w:eastAsia="黑体" w:hAnsi="黑体" w:hint="eastAsia"/>
          <w:sz w:val="21"/>
          <w:szCs w:val="21"/>
        </w:rPr>
        <w:t>5</w:t>
      </w:r>
      <w:r>
        <w:rPr>
          <w:rFonts w:ascii="黑体" w:eastAsia="黑体" w:hAnsi="黑体"/>
          <w:sz w:val="21"/>
          <w:szCs w:val="21"/>
        </w:rPr>
        <w:t xml:space="preserve"> DBSCAN</w:t>
      </w:r>
      <w:r>
        <w:rPr>
          <w:rFonts w:ascii="黑体" w:eastAsia="黑体" w:hAnsi="黑体" w:hint="eastAsia"/>
          <w:sz w:val="21"/>
          <w:szCs w:val="21"/>
        </w:rPr>
        <w:t>算法流程</w:t>
      </w:r>
    </w:p>
    <w:p w14:paraId="59BD4523" w14:textId="73E67309" w:rsidR="00C8540E" w:rsidRDefault="00C8540E">
      <w:pPr>
        <w:ind w:firstLine="480"/>
      </w:pPr>
      <w:r>
        <w:rPr>
          <w:rFonts w:hint="eastAsia"/>
        </w:rPr>
        <w:t>结果输出：</w:t>
      </w:r>
      <w:r>
        <w:rPr>
          <w:rFonts w:hint="eastAsia"/>
        </w:rPr>
        <w:t>Mon</w:t>
      </w:r>
      <w:r>
        <w:t>goDB</w:t>
      </w:r>
      <w:r>
        <w:rPr>
          <w:rFonts w:hint="eastAsia"/>
        </w:rPr>
        <w:t>文档的存储结构有两种设计模式，</w:t>
      </w:r>
      <w:proofErr w:type="gramStart"/>
      <w:r>
        <w:rPr>
          <w:rFonts w:hint="eastAsia"/>
        </w:rPr>
        <w:t>内嵌和引用</w:t>
      </w:r>
      <w:proofErr w:type="gramEnd"/>
      <w:r>
        <w:rPr>
          <w:rFonts w:hint="eastAsia"/>
        </w:rPr>
        <w:t>。内</w:t>
      </w:r>
      <w:proofErr w:type="gramStart"/>
      <w:r>
        <w:rPr>
          <w:rFonts w:hint="eastAsia"/>
        </w:rPr>
        <w:t>嵌模式</w:t>
      </w:r>
      <w:proofErr w:type="gramEnd"/>
      <w:r>
        <w:rPr>
          <w:rFonts w:hint="eastAsia"/>
        </w:rPr>
        <w:t>即在文档中继续嵌入其他文档对象，可以将数组</w:t>
      </w:r>
      <w:proofErr w:type="gramStart"/>
      <w:r>
        <w:rPr>
          <w:rFonts w:hint="eastAsia"/>
        </w:rPr>
        <w:t>等对象</w:t>
      </w:r>
      <w:proofErr w:type="gramEnd"/>
      <w:r>
        <w:rPr>
          <w:rFonts w:hint="eastAsia"/>
        </w:rPr>
        <w:t>嵌入到文档中，能够直观的体现对象模型的结构。但是在</w:t>
      </w:r>
      <w:r>
        <w:rPr>
          <w:rFonts w:hint="eastAsia"/>
        </w:rPr>
        <w:t>Mong</w:t>
      </w:r>
      <w:r>
        <w:t>oDB</w:t>
      </w:r>
      <w:r>
        <w:rPr>
          <w:rFonts w:hint="eastAsia"/>
        </w:rPr>
        <w:t>中文档大小不能超过</w:t>
      </w:r>
      <w:r>
        <w:rPr>
          <w:rFonts w:hint="eastAsia"/>
        </w:rPr>
        <w:t>16</w:t>
      </w:r>
      <w:r>
        <w:t>M</w:t>
      </w:r>
      <w:r>
        <w:rPr>
          <w:rFonts w:hint="eastAsia"/>
        </w:rPr>
        <w:t>，一旦超过</w:t>
      </w:r>
      <w:r>
        <w:rPr>
          <w:rFonts w:hint="eastAsia"/>
        </w:rPr>
        <w:t>mongo</w:t>
      </w:r>
      <w:r>
        <w:t xml:space="preserve"> server</w:t>
      </w:r>
      <w:r>
        <w:rPr>
          <w:rFonts w:hint="eastAsia"/>
        </w:rPr>
        <w:t>就会报错。</w:t>
      </w:r>
      <w:r>
        <w:rPr>
          <w:rFonts w:ascii="Tahoma" w:hAnsi="Tahoma" w:cs="Tahoma"/>
          <w:color w:val="202225"/>
          <w:shd w:val="clear" w:color="auto" w:fill="FFFFFF"/>
        </w:rPr>
        <w:t>一般的一对一、一对多关系，比如说一个人多个地址多个电话等都可以放在一个文档里用</w:t>
      </w:r>
      <w:proofErr w:type="gramStart"/>
      <w:r>
        <w:rPr>
          <w:rFonts w:ascii="Tahoma" w:hAnsi="Tahoma" w:cs="Tahoma"/>
          <w:color w:val="202225"/>
          <w:shd w:val="clear" w:color="auto" w:fill="FFFFFF"/>
        </w:rPr>
        <w:t>内嵌来完成</w:t>
      </w:r>
      <w:proofErr w:type="gramEnd"/>
      <w:r>
        <w:rPr>
          <w:rFonts w:ascii="Tahoma" w:hAnsi="Tahoma" w:cs="Tahoma"/>
          <w:color w:val="202225"/>
          <w:shd w:val="clear" w:color="auto" w:fill="FFFFFF"/>
        </w:rPr>
        <w:t>。</w:t>
      </w:r>
      <w:r>
        <w:rPr>
          <w:rFonts w:hint="eastAsia"/>
        </w:rPr>
        <w:t>引用模式类似关系型数据库中</w:t>
      </w:r>
      <w:proofErr w:type="gramStart"/>
      <w:r>
        <w:rPr>
          <w:rFonts w:hint="eastAsia"/>
        </w:rPr>
        <w:t>主外键的</w:t>
      </w:r>
      <w:proofErr w:type="gramEnd"/>
      <w:r>
        <w:rPr>
          <w:rFonts w:hint="eastAsia"/>
        </w:rPr>
        <w:t>关系，将内嵌的文档拆分成多个文档放在一个独</w:t>
      </w:r>
      <w:r>
        <w:rPr>
          <w:rFonts w:hint="eastAsia"/>
        </w:rPr>
        <w:lastRenderedPageBreak/>
        <w:t>立的集合中，然后通过</w:t>
      </w:r>
      <w:r>
        <w:rPr>
          <w:rFonts w:hint="eastAsia"/>
        </w:rPr>
        <w:t>id</w:t>
      </w:r>
      <w:r>
        <w:rPr>
          <w:rFonts w:hint="eastAsia"/>
        </w:rPr>
        <w:t>来访问。</w:t>
      </w:r>
      <w:r>
        <w:t>比如，一个明星</w:t>
      </w:r>
      <w:proofErr w:type="gramStart"/>
      <w:r>
        <w:t>的博客可能</w:t>
      </w:r>
      <w:proofErr w:type="gramEnd"/>
      <w:r>
        <w:t>有几十万或者几百万的回复，这时如果把</w:t>
      </w:r>
      <w:r>
        <w:t>comments</w:t>
      </w:r>
      <w:r>
        <w:t>放到一个数组里，可能会超出</w:t>
      </w:r>
      <w:r>
        <w:t>16M</w:t>
      </w:r>
      <w:r>
        <w:t>的限制。这个时候</w:t>
      </w:r>
      <w:r>
        <w:rPr>
          <w:rFonts w:hint="eastAsia"/>
        </w:rPr>
        <w:t>就需要</w:t>
      </w:r>
      <w:r>
        <w:t>考虑使用引用的方式，在主表里存储一个</w:t>
      </w:r>
      <w:r>
        <w:t>id</w:t>
      </w:r>
      <w:r>
        <w:t>值，指向另一个表中的</w:t>
      </w:r>
      <w:r>
        <w:t xml:space="preserve"> id </w:t>
      </w:r>
      <w:r>
        <w:t>值。</w:t>
      </w:r>
    </w:p>
    <w:p w14:paraId="6AD80CB0" w14:textId="4C4B3844" w:rsidR="00D44EF4" w:rsidRDefault="00D44EF4" w:rsidP="00D44EF4">
      <w:pPr>
        <w:ind w:firstLine="480"/>
        <w:jc w:val="center"/>
      </w:pPr>
      <w:r>
        <w:rPr>
          <w:rFonts w:hint="eastAsia"/>
          <w:noProof/>
        </w:rPr>
        <w:drawing>
          <wp:inline distT="0" distB="0" distL="0" distR="0" wp14:anchorId="2A0DA167" wp14:editId="6520B431">
            <wp:extent cx="6120130" cy="21945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80518151903.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194560"/>
                    </a:xfrm>
                    <a:prstGeom prst="rect">
                      <a:avLst/>
                    </a:prstGeom>
                  </pic:spPr>
                </pic:pic>
              </a:graphicData>
            </a:graphic>
          </wp:inline>
        </w:drawing>
      </w:r>
    </w:p>
    <w:p w14:paraId="7CBA5B0C" w14:textId="460CC208" w:rsidR="00D44EF4" w:rsidRPr="00D44EF4" w:rsidRDefault="00D44EF4" w:rsidP="00D44EF4">
      <w:pPr>
        <w:ind w:firstLine="480"/>
        <w:jc w:val="center"/>
        <w:rPr>
          <w:rFonts w:ascii="黑体" w:eastAsia="黑体" w:hAnsi="黑体" w:hint="eastAsia"/>
        </w:rPr>
      </w:pPr>
      <w:r w:rsidRPr="00D44EF4">
        <w:rPr>
          <w:rFonts w:ascii="黑体" w:eastAsia="黑体" w:hAnsi="黑体" w:hint="eastAsia"/>
        </w:rPr>
        <w:t>图4.</w:t>
      </w:r>
      <w:r w:rsidR="006C2424">
        <w:rPr>
          <w:rFonts w:ascii="黑体" w:eastAsia="黑体" w:hAnsi="黑体" w:hint="eastAsia"/>
        </w:rPr>
        <w:t>6</w:t>
      </w:r>
      <w:r w:rsidRPr="00D44EF4">
        <w:rPr>
          <w:rFonts w:ascii="黑体" w:eastAsia="黑体" w:hAnsi="黑体"/>
        </w:rPr>
        <w:t xml:space="preserve"> </w:t>
      </w:r>
      <w:proofErr w:type="gramStart"/>
      <w:r w:rsidRPr="00D44EF4">
        <w:rPr>
          <w:rFonts w:ascii="黑体" w:eastAsia="黑体" w:hAnsi="黑体" w:hint="eastAsia"/>
        </w:rPr>
        <w:t>内嵌和引用</w:t>
      </w:r>
      <w:proofErr w:type="gramEnd"/>
      <w:r w:rsidR="006C2424">
        <w:rPr>
          <w:rFonts w:ascii="黑体" w:eastAsia="黑体" w:hAnsi="黑体" w:hint="eastAsia"/>
        </w:rPr>
        <w:t>存储模式</w:t>
      </w:r>
    </w:p>
    <w:p w14:paraId="4D1248A6" w14:textId="77777777" w:rsidR="00C8540E" w:rsidRDefault="00C8540E">
      <w:pPr>
        <w:ind w:firstLine="480"/>
      </w:pPr>
      <w:r>
        <w:rPr>
          <w:rFonts w:hint="eastAsia"/>
        </w:rPr>
        <w:t>本文所用数据集大约</w:t>
      </w:r>
      <w:r>
        <w:rPr>
          <w:rFonts w:hint="eastAsia"/>
        </w:rPr>
        <w:t>17</w:t>
      </w:r>
      <w:r>
        <w:rPr>
          <w:rFonts w:hint="eastAsia"/>
        </w:rPr>
        <w:t>万条，在</w:t>
      </w:r>
      <w:r>
        <w:rPr>
          <w:rFonts w:hint="eastAsia"/>
        </w:rPr>
        <w:t>map</w:t>
      </w:r>
      <w:r>
        <w:rPr>
          <w:rFonts w:hint="eastAsia"/>
        </w:rPr>
        <w:t>阶段通过</w:t>
      </w:r>
      <w:r>
        <w:rPr>
          <w:rFonts w:hint="eastAsia"/>
        </w:rPr>
        <w:t>emit</w:t>
      </w:r>
      <w:r>
        <w:rPr>
          <w:rFonts w:hint="eastAsia"/>
        </w:rPr>
        <w:t>函数分为</w:t>
      </w:r>
      <w:r>
        <w:rPr>
          <w:rFonts w:hint="eastAsia"/>
        </w:rPr>
        <w:t>8</w:t>
      </w:r>
      <w:r>
        <w:rPr>
          <w:rFonts w:hint="eastAsia"/>
        </w:rPr>
        <w:t>组，平均每组有两万多条数据，极有可能超出</w:t>
      </w:r>
      <w:r>
        <w:rPr>
          <w:rFonts w:hint="eastAsia"/>
        </w:rPr>
        <w:t>16</w:t>
      </w:r>
      <w:r>
        <w:t>M</w:t>
      </w:r>
      <w:r>
        <w:t>，</w:t>
      </w:r>
      <w:r>
        <w:rPr>
          <w:rFonts w:hint="eastAsia"/>
        </w:rPr>
        <w:t>导致程序报错。这里采用引用模式的一种变种方法，在</w:t>
      </w:r>
      <w:r>
        <w:rPr>
          <w:rFonts w:hint="eastAsia"/>
        </w:rPr>
        <w:t>fin</w:t>
      </w:r>
      <w:r>
        <w:t>alize</w:t>
      </w:r>
      <w:r>
        <w:rPr>
          <w:rFonts w:hint="eastAsia"/>
        </w:rPr>
        <w:t>中首先将聚类结果通过</w:t>
      </w:r>
      <w:r>
        <w:rPr>
          <w:rFonts w:hint="eastAsia"/>
        </w:rPr>
        <w:t>map</w:t>
      </w:r>
      <w:r>
        <w:t>reduce</w:t>
      </w:r>
      <w:r>
        <w:rPr>
          <w:rFonts w:hint="eastAsia"/>
        </w:rPr>
        <w:t>中的</w:t>
      </w:r>
      <w:r>
        <w:rPr>
          <w:rFonts w:hint="eastAsia"/>
        </w:rPr>
        <w:t>sco</w:t>
      </w:r>
      <w:r>
        <w:t>pe</w:t>
      </w:r>
      <w:r>
        <w:rPr>
          <w:rFonts w:hint="eastAsia"/>
        </w:rPr>
        <w:t>选项保存到局部变量中，等到</w:t>
      </w:r>
      <w:r>
        <w:rPr>
          <w:rFonts w:hint="eastAsia"/>
        </w:rPr>
        <w:t>mapreduce</w:t>
      </w:r>
      <w:r>
        <w:rPr>
          <w:rFonts w:hint="eastAsia"/>
        </w:rPr>
        <w:t>过程结束后再将其插入到新的集合中，访问时直接通过访问新的集合来得到聚类结果，而</w:t>
      </w:r>
      <w:r>
        <w:rPr>
          <w:rFonts w:hint="eastAsia"/>
        </w:rPr>
        <w:t>fi</w:t>
      </w:r>
      <w:r>
        <w:t>nalize</w:t>
      </w:r>
      <w:r>
        <w:rPr>
          <w:rFonts w:hint="eastAsia"/>
        </w:rPr>
        <w:t>在返回时直接返回</w:t>
      </w:r>
      <w:r>
        <w:rPr>
          <w:rFonts w:hint="eastAsia"/>
        </w:rPr>
        <w:t>null</w:t>
      </w:r>
      <w:r>
        <w:t>.</w:t>
      </w:r>
    </w:p>
    <w:p w14:paraId="5179E896" w14:textId="77777777" w:rsidR="00C8540E" w:rsidRDefault="00C8540E">
      <w:pPr>
        <w:pStyle w:val="af2"/>
        <w:numPr>
          <w:ilvl w:val="2"/>
          <w:numId w:val="1"/>
        </w:numPr>
      </w:pPr>
      <w:bookmarkStart w:id="257" w:name="_Toc514149509"/>
      <w:r>
        <w:rPr>
          <w:rFonts w:hint="eastAsia"/>
        </w:rPr>
        <w:t>阈值取值分析</w:t>
      </w:r>
      <w:bookmarkEnd w:id="257"/>
    </w:p>
    <w:p w14:paraId="4CDCABFE" w14:textId="77777777" w:rsidR="00C8540E" w:rsidRDefault="00C8540E">
      <w:pPr>
        <w:ind w:firstLine="480"/>
      </w:pPr>
      <w:r>
        <w:rPr>
          <w:rFonts w:hint="eastAsia"/>
        </w:rPr>
        <w:t>通过上述分析可知，</w:t>
      </w:r>
      <w:r>
        <w:t>DBSCAN</w:t>
      </w:r>
      <w:r>
        <w:rPr>
          <w:rFonts w:hint="eastAsia"/>
        </w:rPr>
        <w:t>算法有两个阈值的输入，</w:t>
      </w:r>
      <w:r>
        <w:t>ϵ</w:t>
      </w:r>
      <w:r>
        <w:rPr>
          <w:rFonts w:hint="eastAsia"/>
        </w:rPr>
        <w:t>和</w:t>
      </w:r>
      <w:r>
        <w:rPr>
          <w:rFonts w:hint="eastAsia"/>
        </w:rPr>
        <w:t>Min</w:t>
      </w:r>
      <w:r>
        <w:t>Pts</w:t>
      </w:r>
      <w:del w:id="258" w:author="qzuser" w:date="2018-05-17T18:02:00Z">
        <w:r>
          <w:delText>,</w:delText>
        </w:r>
      </w:del>
      <w:ins w:id="259" w:author="qzuser" w:date="2018-05-17T18:02:00Z">
        <w:r>
          <w:rPr>
            <w:rFonts w:hint="eastAsia"/>
          </w:rPr>
          <w:t>。</w:t>
        </w:r>
      </w:ins>
      <w:r>
        <w:rPr>
          <w:rFonts w:hint="eastAsia"/>
        </w:rPr>
        <w:t>聚类结果的好坏直接取决于这两个阈值。</w:t>
      </w:r>
      <w:r>
        <w:t>ϵ</w:t>
      </w:r>
      <w:r>
        <w:rPr>
          <w:rFonts w:hint="eastAsia"/>
        </w:rPr>
        <w:t>决定了每个样本点邻域的大小，</w:t>
      </w:r>
      <w:r>
        <w:rPr>
          <w:rFonts w:hint="eastAsia"/>
        </w:rPr>
        <w:t>Min</w:t>
      </w:r>
      <w:r>
        <w:t>Pts</w:t>
      </w:r>
      <w:r>
        <w:rPr>
          <w:rFonts w:hint="eastAsia"/>
        </w:rPr>
        <w:t>决定了每个</w:t>
      </w:r>
      <w:r>
        <w:t>ϵ</w:t>
      </w:r>
      <w:r>
        <w:rPr>
          <w:rFonts w:hint="eastAsia"/>
        </w:rPr>
        <w:t>邻域的密度大小，聚类</w:t>
      </w:r>
      <w:proofErr w:type="gramStart"/>
      <w:r>
        <w:rPr>
          <w:rFonts w:hint="eastAsia"/>
        </w:rPr>
        <w:t>簇</w:t>
      </w:r>
      <w:proofErr w:type="gramEnd"/>
      <w:r>
        <w:rPr>
          <w:rFonts w:hint="eastAsia"/>
        </w:rPr>
        <w:t>太小会导致原本应当属于一个簇的样本点分散到多个簇中，</w:t>
      </w:r>
      <w:proofErr w:type="gramStart"/>
      <w:r>
        <w:rPr>
          <w:rFonts w:hint="eastAsia"/>
        </w:rPr>
        <w:t>簇太大会</w:t>
      </w:r>
      <w:proofErr w:type="gramEnd"/>
      <w:r>
        <w:rPr>
          <w:rFonts w:hint="eastAsia"/>
        </w:rPr>
        <w:t>导致聚类结果密度稀疏，使得本应属于多个簇的样本点集中在一个簇中。如何恰到好处</w:t>
      </w:r>
      <w:del w:id="260" w:author="qzuser" w:date="2018-05-17T18:03:00Z">
        <w:r>
          <w:rPr>
            <w:rFonts w:hint="eastAsia"/>
          </w:rPr>
          <w:delText>的</w:delText>
        </w:r>
      </w:del>
      <w:ins w:id="261" w:author="qzuser" w:date="2018-05-17T18:03:00Z">
        <w:r>
          <w:rPr>
            <w:rFonts w:hint="eastAsia"/>
          </w:rPr>
          <w:t>地</w:t>
        </w:r>
      </w:ins>
      <w:r>
        <w:rPr>
          <w:rFonts w:hint="eastAsia"/>
        </w:rPr>
        <w:t>选择阈值，使聚类结果最优，是决定聚类结果性能的关键因素。下面描述一种确定两个阈值的启发式算法。</w:t>
      </w:r>
    </w:p>
    <w:p w14:paraId="48BEFF85" w14:textId="77777777" w:rsidR="00C8540E" w:rsidRDefault="00C8540E">
      <w:pPr>
        <w:pStyle w:val="afa"/>
        <w:numPr>
          <w:ilvl w:val="0"/>
          <w:numId w:val="11"/>
        </w:numPr>
        <w:ind w:firstLineChars="0"/>
      </w:pPr>
      <w:r>
        <w:t>k-dist:</w:t>
      </w:r>
      <w:r w:rsidR="00DB0895">
        <w:rPr>
          <w:rFonts w:hint="eastAsia"/>
        </w:rPr>
        <w:t>对于数据集</w:t>
      </w:r>
      <w:r w:rsidR="00DB0895">
        <w:rPr>
          <w:rFonts w:hint="eastAsia"/>
        </w:rPr>
        <w:t>D</w:t>
      </w:r>
      <w:r w:rsidR="00DB0895">
        <w:rPr>
          <w:rFonts w:hint="eastAsia"/>
        </w:rPr>
        <w:t>，对集合中的每个样本点计算其他样本点</w:t>
      </w:r>
      <w:proofErr w:type="gramStart"/>
      <w:r w:rsidR="00DB0895">
        <w:rPr>
          <w:rFonts w:hint="eastAsia"/>
        </w:rPr>
        <w:t>距离它第</w:t>
      </w:r>
      <w:proofErr w:type="gramEnd"/>
      <w:r w:rsidR="00DB0895">
        <w:t>k</w:t>
      </w:r>
      <w:r w:rsidR="00DB0895">
        <w:rPr>
          <w:rFonts w:hint="eastAsia"/>
        </w:rPr>
        <w:t>近的距离，并将所有样本点的第</w:t>
      </w:r>
      <w:r w:rsidR="00DB0895">
        <w:rPr>
          <w:rFonts w:hint="eastAsia"/>
        </w:rPr>
        <w:t>k</w:t>
      </w:r>
      <w:r w:rsidR="00DB0895">
        <w:rPr>
          <w:rFonts w:hint="eastAsia"/>
        </w:rPr>
        <w:t>近距离存在数组</w:t>
      </w:r>
      <w:r w:rsidR="000E26E0">
        <w:rPr>
          <w:rFonts w:hint="eastAsia"/>
        </w:rPr>
        <w:t>，最后将该数组降序排序</w:t>
      </w:r>
      <w:r>
        <w:t>。</w:t>
      </w:r>
    </w:p>
    <w:p w14:paraId="625D7FC2" w14:textId="77777777" w:rsidR="00C8540E" w:rsidRDefault="00C8540E">
      <w:pPr>
        <w:pStyle w:val="afa"/>
        <w:numPr>
          <w:ilvl w:val="0"/>
          <w:numId w:val="11"/>
        </w:numPr>
        <w:ind w:firstLineChars="0"/>
      </w:pPr>
      <w:r>
        <w:rPr>
          <w:rFonts w:hint="eastAsia"/>
        </w:rPr>
        <w:t>对于任意一点</w:t>
      </w:r>
      <w:r>
        <w:rPr>
          <w:rFonts w:hint="eastAsia"/>
        </w:rPr>
        <w:t>p</w:t>
      </w:r>
      <w:r>
        <w:rPr>
          <w:rFonts w:hint="eastAsia"/>
        </w:rPr>
        <w:t>，如果令</w:t>
      </w:r>
      <w:r>
        <w:t>ϵ</w:t>
      </w:r>
      <w:r>
        <w:rPr>
          <w:rFonts w:hint="eastAsia"/>
        </w:rPr>
        <w:t>=k</w:t>
      </w:r>
      <w:r>
        <w:t>-dist</w:t>
      </w:r>
      <w:del w:id="262" w:author="qzuser" w:date="2018-05-17T18:05:00Z">
        <w:r>
          <w:delText>,</w:delText>
        </w:r>
      </w:del>
      <w:ins w:id="263" w:author="qzuser" w:date="2018-05-17T18:05:00Z">
        <w:r>
          <w:rPr>
            <w:rFonts w:hint="eastAsia"/>
          </w:rPr>
          <w:t>，</w:t>
        </w:r>
      </w:ins>
      <w:r>
        <w:t>MinPts=k</w:t>
      </w:r>
      <w:del w:id="264" w:author="qzuser" w:date="2018-05-17T18:05:00Z">
        <w:r>
          <w:delText>,</w:delText>
        </w:r>
      </w:del>
      <w:ins w:id="265" w:author="qzuser" w:date="2018-05-17T18:05:00Z">
        <w:r>
          <w:rPr>
            <w:rFonts w:hint="eastAsia"/>
          </w:rPr>
          <w:t>，</w:t>
        </w:r>
      </w:ins>
      <w:r>
        <w:rPr>
          <w:rFonts w:hint="eastAsia"/>
        </w:rPr>
        <w:t>那么所有</w:t>
      </w:r>
      <w:r>
        <w:rPr>
          <w:rFonts w:hint="eastAsia"/>
        </w:rPr>
        <w:t>k</w:t>
      </w:r>
      <w:r>
        <w:t>-dist</w:t>
      </w:r>
      <w:r>
        <w:rPr>
          <w:rFonts w:hint="eastAsia"/>
        </w:rPr>
        <w:t>小于等于</w:t>
      </w:r>
      <w:r>
        <w:rPr>
          <w:rFonts w:hint="eastAsia"/>
        </w:rPr>
        <w:t>p</w:t>
      </w:r>
      <w:r>
        <w:rPr>
          <w:rFonts w:hint="eastAsia"/>
        </w:rPr>
        <w:t>的点都将是核心点。如果能在集合</w:t>
      </w:r>
      <w:r>
        <w:rPr>
          <w:rFonts w:hint="eastAsia"/>
        </w:rPr>
        <w:t>D</w:t>
      </w:r>
      <w:r>
        <w:rPr>
          <w:rFonts w:hint="eastAsia"/>
        </w:rPr>
        <w:t>中密度最小的簇中找到最大的</w:t>
      </w:r>
      <w:r>
        <w:rPr>
          <w:rFonts w:hint="eastAsia"/>
        </w:rPr>
        <w:t>k</w:t>
      </w:r>
      <w:r>
        <w:t>-dist</w:t>
      </w:r>
      <w:del w:id="266" w:author="qzuser" w:date="2018-05-17T18:05:00Z">
        <w:r>
          <w:delText>,</w:delText>
        </w:r>
      </w:del>
      <w:ins w:id="267" w:author="qzuser" w:date="2018-05-17T18:05:00Z">
        <w:r>
          <w:rPr>
            <w:rFonts w:hint="eastAsia"/>
          </w:rPr>
          <w:t>，</w:t>
        </w:r>
      </w:ins>
      <w:r>
        <w:rPr>
          <w:rFonts w:hint="eastAsia"/>
        </w:rPr>
        <w:t>这时令</w:t>
      </w:r>
      <w:r>
        <w:t>ϵ</w:t>
      </w:r>
      <w:r>
        <w:rPr>
          <w:rFonts w:hint="eastAsia"/>
        </w:rPr>
        <w:t>=</w:t>
      </w:r>
      <w:r>
        <w:rPr>
          <w:rFonts w:hint="eastAsia"/>
        </w:rPr>
        <w:t>簇密度，</w:t>
      </w:r>
      <w:r>
        <w:rPr>
          <w:rFonts w:hint="eastAsia"/>
        </w:rPr>
        <w:lastRenderedPageBreak/>
        <w:t>MinPts</w:t>
      </w:r>
      <w:r>
        <w:t>=k-dist</w:t>
      </w:r>
      <w:del w:id="268" w:author="qzuser" w:date="2018-05-17T18:05:00Z">
        <w:r>
          <w:delText>,</w:delText>
        </w:r>
      </w:del>
      <w:ins w:id="269" w:author="qzuser" w:date="2018-05-17T18:05:00Z">
        <w:r>
          <w:rPr>
            <w:rFonts w:hint="eastAsia"/>
          </w:rPr>
          <w:t>，</w:t>
        </w:r>
      </w:ins>
      <w:r>
        <w:rPr>
          <w:rFonts w:hint="eastAsia"/>
        </w:rPr>
        <w:t>即可得到阈值。为了直观寻找阈值，对</w:t>
      </w:r>
      <w:proofErr w:type="gramStart"/>
      <w:r>
        <w:rPr>
          <w:rFonts w:hint="eastAsia"/>
        </w:rPr>
        <w:t>所有点</w:t>
      </w:r>
      <w:proofErr w:type="gramEnd"/>
      <w:r>
        <w:rPr>
          <w:rFonts w:hint="eastAsia"/>
        </w:rPr>
        <w:t>的</w:t>
      </w:r>
      <w:r>
        <w:rPr>
          <w:rFonts w:hint="eastAsia"/>
        </w:rPr>
        <w:t>k-dist</w:t>
      </w:r>
      <w:r>
        <w:rPr>
          <w:rFonts w:hint="eastAsia"/>
        </w:rPr>
        <w:t>进行降序排序，拟合出一条曲线，如下图所示。曲线第一次变化最剧烈的地方就是阈值点，其所对应</w:t>
      </w:r>
      <w:ins w:id="270" w:author="qzuser" w:date="2018-05-17T18:06:00Z">
        <w:r>
          <w:rPr>
            <w:rFonts w:hint="eastAsia"/>
          </w:rPr>
          <w:t>的</w:t>
        </w:r>
      </w:ins>
      <w:r>
        <w:rPr>
          <w:rFonts w:hint="eastAsia"/>
        </w:rPr>
        <w:t>k</w:t>
      </w:r>
      <w:r>
        <w:t>-dist</w:t>
      </w:r>
      <w:r>
        <w:rPr>
          <w:rFonts w:hint="eastAsia"/>
        </w:rPr>
        <w:t>就是</w:t>
      </w:r>
      <w:r>
        <w:t>ϵ</w:t>
      </w:r>
      <w:r>
        <w:rPr>
          <w:rFonts w:hint="eastAsia"/>
        </w:rPr>
        <w:t>，</w:t>
      </w:r>
      <w:r>
        <w:rPr>
          <w:rFonts w:hint="eastAsia"/>
        </w:rPr>
        <w:t>Min</w:t>
      </w:r>
      <w:r>
        <w:t>Pnts=k.</w:t>
      </w:r>
    </w:p>
    <w:p w14:paraId="37FB2BA4" w14:textId="77777777" w:rsidR="00C8540E" w:rsidDel="002F1DFB" w:rsidRDefault="00C8540E">
      <w:pPr>
        <w:pStyle w:val="afa"/>
        <w:numPr>
          <w:ilvl w:val="0"/>
          <w:numId w:val="11"/>
        </w:numPr>
        <w:ind w:firstLineChars="0"/>
        <w:rPr>
          <w:del w:id="271" w:author="tao chaoquan" w:date="2018-05-17T22:13:00Z"/>
        </w:rPr>
      </w:pPr>
      <w:r>
        <w:rPr>
          <w:rFonts w:hint="eastAsia"/>
        </w:rPr>
        <w:t>在第二步的基础上如果能够得到</w:t>
      </w:r>
      <w:r>
        <w:rPr>
          <w:rFonts w:hint="eastAsia"/>
        </w:rPr>
        <w:t>k</w:t>
      </w:r>
      <w:r>
        <w:rPr>
          <w:rFonts w:hint="eastAsia"/>
        </w:rPr>
        <w:t>的具体取值，就可以完全得到两个阈值。通过尝试取值发现，</w:t>
      </w:r>
      <w:commentRangeStart w:id="272"/>
      <w:r>
        <w:rPr>
          <w:rFonts w:hint="eastAsia"/>
        </w:rPr>
        <w:t>k</w:t>
      </w:r>
      <w:r>
        <w:t>&gt;4</w:t>
      </w:r>
      <w:r>
        <w:rPr>
          <w:rFonts w:hint="eastAsia"/>
        </w:rPr>
        <w:t>时，所得到的</w:t>
      </w:r>
      <w:r>
        <w:rPr>
          <w:rFonts w:hint="eastAsia"/>
        </w:rPr>
        <w:t>k</w:t>
      </w:r>
      <w:r>
        <w:t>-dist</w:t>
      </w:r>
      <w:r>
        <w:rPr>
          <w:rFonts w:hint="eastAsia"/>
        </w:rPr>
        <w:t>曲线和</w:t>
      </w:r>
      <w:r>
        <w:rPr>
          <w:rFonts w:hint="eastAsia"/>
        </w:rPr>
        <w:t>k</w:t>
      </w:r>
      <w:r>
        <w:t>=4</w:t>
      </w:r>
      <w:r>
        <w:rPr>
          <w:rFonts w:hint="eastAsia"/>
        </w:rPr>
        <w:t>时的曲线相差不大</w:t>
      </w:r>
      <w:r>
        <w:rPr>
          <w:rFonts w:hint="eastAsia"/>
          <w:vertAlign w:val="superscript"/>
        </w:rPr>
        <w:t>[</w:t>
      </w:r>
      <w:r>
        <w:rPr>
          <w:vertAlign w:val="superscript"/>
        </w:rPr>
        <w:t>19</w:t>
      </w:r>
      <w:r>
        <w:rPr>
          <w:rFonts w:hint="eastAsia"/>
          <w:vertAlign w:val="superscript"/>
        </w:rPr>
        <w:t>]</w:t>
      </w:r>
      <w:del w:id="273" w:author="qzuser" w:date="2018-05-17T18:07:00Z">
        <w:r>
          <w:delText>,</w:delText>
        </w:r>
      </w:del>
      <w:ins w:id="274" w:author="qzuser" w:date="2018-05-17T18:07:00Z">
        <w:r>
          <w:rPr>
            <w:rFonts w:hint="eastAsia"/>
          </w:rPr>
          <w:t>，</w:t>
        </w:r>
      </w:ins>
      <w:r>
        <w:rPr>
          <w:rFonts w:hint="eastAsia"/>
        </w:rPr>
        <w:t>甚至会花费更多的计算量</w:t>
      </w:r>
      <w:ins w:id="275" w:author="tao chaoquan" w:date="2018-05-17T22:02:00Z">
        <w:r w:rsidR="00000A53">
          <w:rPr>
            <w:rFonts w:hint="eastAsia"/>
          </w:rPr>
          <w:t>。如何选择</w:t>
        </w:r>
        <w:r w:rsidR="00000A53">
          <w:rPr>
            <w:rFonts w:hint="eastAsia"/>
          </w:rPr>
          <w:t>k</w:t>
        </w:r>
      </w:ins>
      <w:ins w:id="276" w:author="tao chaoquan" w:date="2018-05-17T22:03:00Z">
        <w:r w:rsidR="00000A53">
          <w:rPr>
            <w:rFonts w:hint="eastAsia"/>
          </w:rPr>
          <w:t>值，对于不同的场景有不同的要求，本文针对不同时段内的出租车密度，</w:t>
        </w:r>
      </w:ins>
      <w:ins w:id="277" w:author="tao chaoquan" w:date="2018-05-17T22:04:00Z">
        <w:r w:rsidR="00000A53">
          <w:rPr>
            <w:rFonts w:hint="eastAsia"/>
          </w:rPr>
          <w:t>结合实际情况，</w:t>
        </w:r>
      </w:ins>
      <w:r w:rsidR="00DB0895">
        <w:rPr>
          <w:rFonts w:hint="eastAsia"/>
        </w:rPr>
        <w:t>经过多次尝试，</w:t>
      </w:r>
      <w:ins w:id="278" w:author="tao chaoquan" w:date="2018-05-17T22:07:00Z">
        <w:r w:rsidR="00000A53">
          <w:rPr>
            <w:rFonts w:hint="eastAsia"/>
          </w:rPr>
          <w:t>认为一定范围内出租车数量超过</w:t>
        </w:r>
        <w:r w:rsidR="00000A53">
          <w:rPr>
            <w:rFonts w:hint="eastAsia"/>
          </w:rPr>
          <w:t>5</w:t>
        </w:r>
        <w:r w:rsidR="00000A53">
          <w:rPr>
            <w:rFonts w:hint="eastAsia"/>
          </w:rPr>
          <w:t>即为热点，</w:t>
        </w:r>
      </w:ins>
      <w:del w:id="279" w:author="tao chaoquan" w:date="2018-05-17T22:02:00Z">
        <w:r w:rsidDel="00000A53">
          <w:rPr>
            <w:rFonts w:hint="eastAsia"/>
          </w:rPr>
          <w:delText>，</w:delText>
        </w:r>
      </w:del>
      <w:del w:id="280" w:author="tao chaoquan" w:date="2018-05-17T22:04:00Z">
        <w:r w:rsidDel="00000A53">
          <w:rPr>
            <w:rFonts w:hint="eastAsia"/>
          </w:rPr>
          <w:delText>本文中</w:delText>
        </w:r>
      </w:del>
      <w:r>
        <w:rPr>
          <w:rFonts w:hint="eastAsia"/>
        </w:rPr>
        <w:t>选</w:t>
      </w:r>
      <w:ins w:id="281" w:author="qzuser" w:date="2018-05-17T18:06:00Z">
        <w:r>
          <w:rPr>
            <w:rFonts w:hint="eastAsia"/>
          </w:rPr>
          <w:t>择</w:t>
        </w:r>
      </w:ins>
      <w:r>
        <w:rPr>
          <w:rFonts w:hint="eastAsia"/>
        </w:rPr>
        <w:t>k</w:t>
      </w:r>
      <w:r>
        <w:t>=</w:t>
      </w:r>
      <w:r>
        <w:rPr>
          <w:rFonts w:hint="eastAsia"/>
        </w:rPr>
        <w:t>5</w:t>
      </w:r>
      <w:del w:id="282" w:author="qzuser" w:date="2018-05-17T18:06:00Z">
        <w:r>
          <w:delText>,</w:delText>
        </w:r>
      </w:del>
      <w:ins w:id="283" w:author="qzuser" w:date="2018-05-17T18:06:00Z">
        <w:r>
          <w:rPr>
            <w:rFonts w:hint="eastAsia"/>
          </w:rPr>
          <w:t>，</w:t>
        </w:r>
      </w:ins>
      <w:r>
        <w:rPr>
          <w:rFonts w:hint="eastAsia"/>
        </w:rPr>
        <w:t>即</w:t>
      </w:r>
      <w:r>
        <w:t>M</w:t>
      </w:r>
      <w:r>
        <w:rPr>
          <w:rFonts w:hint="eastAsia"/>
        </w:rPr>
        <w:t>in</w:t>
      </w:r>
      <w:r>
        <w:t>Pts=</w:t>
      </w:r>
      <w:r>
        <w:rPr>
          <w:rFonts w:hint="eastAsia"/>
        </w:rPr>
        <w:t>5</w:t>
      </w:r>
      <w:commentRangeEnd w:id="272"/>
      <w:r>
        <w:commentReference w:id="272"/>
      </w:r>
      <w:ins w:id="284" w:author="tao chaoquan" w:date="2018-05-17T22:13:00Z">
        <w:r w:rsidR="002F1DFB">
          <w:rPr>
            <w:rFonts w:hint="eastAsia"/>
          </w:rPr>
          <w:t>。</w:t>
        </w:r>
      </w:ins>
      <w:del w:id="285" w:author="tao chaoquan" w:date="2018-05-17T22:13:00Z">
        <w:r w:rsidDel="002F1DFB">
          <w:delText>;</w:delText>
        </w:r>
      </w:del>
    </w:p>
    <w:p w14:paraId="39C5F737" w14:textId="77777777" w:rsidR="00C8540E" w:rsidDel="002F1DFB" w:rsidRDefault="00C8540E" w:rsidP="002F1DFB">
      <w:pPr>
        <w:numPr>
          <w:ilvl w:val="0"/>
          <w:numId w:val="11"/>
        </w:numPr>
        <w:ind w:firstLineChars="0" w:firstLine="480"/>
        <w:rPr>
          <w:del w:id="286" w:author="tao chaoquan" w:date="2018-05-17T22:13:00Z"/>
          <w:rFonts w:hint="eastAsia"/>
        </w:rPr>
        <w:pPrChange w:id="287" w:author="tao chaoquan" w:date="2018-05-17T22:13:00Z">
          <w:pPr>
            <w:ind w:firstLineChars="0" w:firstLine="0"/>
          </w:pPr>
        </w:pPrChange>
      </w:pPr>
    </w:p>
    <w:p w14:paraId="7AA9BB24" w14:textId="77777777" w:rsidR="00C8540E" w:rsidRDefault="00C8540E" w:rsidP="002F1DFB">
      <w:pPr>
        <w:pStyle w:val="afa"/>
        <w:numPr>
          <w:ilvl w:val="0"/>
          <w:numId w:val="11"/>
        </w:numPr>
        <w:ind w:firstLineChars="0"/>
        <w:rPr>
          <w:rFonts w:hint="eastAsia"/>
        </w:rPr>
        <w:pPrChange w:id="288" w:author="tao chaoquan" w:date="2018-05-17T22:13:00Z">
          <w:pPr>
            <w:pStyle w:val="afa"/>
            <w:ind w:left="900" w:firstLineChars="0" w:firstLine="0"/>
          </w:pPr>
        </w:pPrChange>
      </w:pPr>
    </w:p>
    <w:p w14:paraId="5C7D3CD4" w14:textId="08B5C024" w:rsidR="00C8540E" w:rsidRDefault="00C12CA9">
      <w:pPr>
        <w:pStyle w:val="afa"/>
        <w:ind w:left="900" w:firstLineChars="0" w:firstLine="0"/>
      </w:pPr>
      <w:r>
        <w:rPr>
          <w:noProof/>
        </w:rPr>
        <mc:AlternateContent>
          <mc:Choice Requires="wpg">
            <w:drawing>
              <wp:anchor distT="0" distB="0" distL="114300" distR="114300" simplePos="0" relativeHeight="251658240" behindDoc="0" locked="0" layoutInCell="1" allowOverlap="1" wp14:anchorId="7F761EC1" wp14:editId="5A8A5A44">
                <wp:simplePos x="0" y="0"/>
                <wp:positionH relativeFrom="column">
                  <wp:posOffset>1245870</wp:posOffset>
                </wp:positionH>
                <wp:positionV relativeFrom="paragraph">
                  <wp:posOffset>102870</wp:posOffset>
                </wp:positionV>
                <wp:extent cx="3671570" cy="2346325"/>
                <wp:effectExtent l="13335" t="7620" r="1270" b="8255"/>
                <wp:wrapNone/>
                <wp:docPr id="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1570" cy="2346325"/>
                          <a:chOff x="3096" y="5484"/>
                          <a:chExt cx="5782" cy="3695"/>
                        </a:xfrm>
                      </wpg:grpSpPr>
                      <wps:wsp>
                        <wps:cNvPr id="4" name="文本框 27"/>
                        <wps:cNvSpPr txBox="1">
                          <a:spLocks noChangeArrowheads="1"/>
                        </wps:cNvSpPr>
                        <wps:spPr bwMode="auto">
                          <a:xfrm>
                            <a:off x="4044" y="8602"/>
                            <a:ext cx="1584" cy="575"/>
                          </a:xfrm>
                          <a:prstGeom prst="rect">
                            <a:avLst/>
                          </a:prstGeom>
                          <a:solidFill>
                            <a:srgbClr val="FFFFFF"/>
                          </a:solidFill>
                          <a:ln w="6350">
                            <a:solidFill>
                              <a:srgbClr val="FFFFFF"/>
                            </a:solidFill>
                            <a:miter lim="800000"/>
                            <a:headEnd/>
                            <a:tailEnd/>
                          </a:ln>
                        </wps:spPr>
                        <wps:txbx>
                          <w:txbxContent>
                            <w:p w14:paraId="32A63BFA" w14:textId="77777777" w:rsidR="00C8540E" w:rsidRDefault="00C8540E">
                              <w:pPr>
                                <w:ind w:firstLine="480"/>
                              </w:pPr>
                              <w:r>
                                <w:rPr>
                                  <w:rFonts w:hint="eastAsia"/>
                                </w:rPr>
                                <w:t>noise</w:t>
                              </w:r>
                            </w:p>
                          </w:txbxContent>
                        </wps:txbx>
                        <wps:bodyPr rot="0" vert="horz" wrap="square" lIns="91440" tIns="45720" rIns="91440" bIns="45720" anchor="t" anchorCtr="0" upright="1">
                          <a:noAutofit/>
                        </wps:bodyPr>
                      </wps:wsp>
                      <wps:wsp>
                        <wps:cNvPr id="5" name="直接连接符 26"/>
                        <wps:cNvCnPr>
                          <a:cxnSpLocks noChangeShapeType="1"/>
                        </wps:cNvCnPr>
                        <wps:spPr bwMode="auto">
                          <a:xfrm>
                            <a:off x="5292" y="8568"/>
                            <a:ext cx="11" cy="611"/>
                          </a:xfrm>
                          <a:prstGeom prst="line">
                            <a:avLst/>
                          </a:prstGeom>
                          <a:noFill/>
                          <a:ln w="9525" algn="ctr">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 name="文本框 18"/>
                        <wps:cNvSpPr txBox="1">
                          <a:spLocks noChangeArrowheads="1"/>
                        </wps:cNvSpPr>
                        <wps:spPr bwMode="auto">
                          <a:xfrm>
                            <a:off x="3096" y="5484"/>
                            <a:ext cx="1440" cy="576"/>
                          </a:xfrm>
                          <a:prstGeom prst="rect">
                            <a:avLst/>
                          </a:prstGeom>
                          <a:solidFill>
                            <a:srgbClr val="FFFFFF"/>
                          </a:solidFill>
                          <a:ln w="6350">
                            <a:solidFill>
                              <a:srgbClr val="000000">
                                <a:alpha val="0"/>
                              </a:srgbClr>
                            </a:solidFill>
                            <a:miter lim="800000"/>
                            <a:headEnd/>
                            <a:tailEnd/>
                          </a:ln>
                        </wps:spPr>
                        <wps:txbx>
                          <w:txbxContent>
                            <w:p w14:paraId="7746A93A" w14:textId="77777777" w:rsidR="00C8540E" w:rsidRDefault="00C8540E">
                              <w:pPr>
                                <w:ind w:firstLine="480"/>
                              </w:pPr>
                              <w:r>
                                <w:t>k-dist</w:t>
                              </w:r>
                            </w:p>
                          </w:txbxContent>
                        </wps:txbx>
                        <wps:bodyPr rot="0" vert="horz" wrap="square" lIns="91440" tIns="45720" rIns="91440" bIns="45720" anchor="t" anchorCtr="0" upright="1">
                          <a:noAutofit/>
                        </wps:bodyPr>
                      </wps:wsp>
                      <wps:wsp>
                        <wps:cNvPr id="7" name="文本框 28"/>
                        <wps:cNvSpPr txBox="1">
                          <a:spLocks noChangeArrowheads="1"/>
                        </wps:cNvSpPr>
                        <wps:spPr bwMode="auto">
                          <a:xfrm>
                            <a:off x="5388" y="8602"/>
                            <a:ext cx="2160" cy="503"/>
                          </a:xfrm>
                          <a:prstGeom prst="rect">
                            <a:avLst/>
                          </a:prstGeom>
                          <a:solidFill>
                            <a:srgbClr val="FFFFFF"/>
                          </a:solidFill>
                          <a:ln w="6350">
                            <a:solidFill>
                              <a:srgbClr val="FFFFFF"/>
                            </a:solidFill>
                            <a:miter lim="800000"/>
                            <a:headEnd/>
                            <a:tailEnd/>
                          </a:ln>
                        </wps:spPr>
                        <wps:txbx>
                          <w:txbxContent>
                            <w:p w14:paraId="123C3014" w14:textId="77777777" w:rsidR="00C8540E" w:rsidRDefault="00C8540E">
                              <w:pPr>
                                <w:ind w:firstLine="480"/>
                              </w:pPr>
                              <w:r>
                                <w:t>Core points</w:t>
                              </w:r>
                            </w:p>
                          </w:txbxContent>
                        </wps:txbx>
                        <wps:bodyPr rot="0" vert="horz" wrap="square" lIns="91440" tIns="45720" rIns="91440" bIns="45720" anchor="t" anchorCtr="0" upright="1">
                          <a:noAutofit/>
                        </wps:bodyPr>
                      </wps:wsp>
                      <wps:wsp>
                        <wps:cNvPr id="9" name="文本框 20"/>
                        <wps:cNvSpPr txBox="1">
                          <a:spLocks noChangeArrowheads="1"/>
                        </wps:cNvSpPr>
                        <wps:spPr bwMode="auto">
                          <a:xfrm>
                            <a:off x="5460" y="6072"/>
                            <a:ext cx="2674" cy="540"/>
                          </a:xfrm>
                          <a:prstGeom prst="rect">
                            <a:avLst/>
                          </a:prstGeom>
                          <a:solidFill>
                            <a:srgbClr val="FFFFFF"/>
                          </a:solidFill>
                          <a:ln w="6350">
                            <a:solidFill>
                              <a:srgbClr val="000000">
                                <a:alpha val="0"/>
                              </a:srgbClr>
                            </a:solidFill>
                            <a:miter lim="800000"/>
                            <a:headEnd/>
                            <a:tailEnd/>
                          </a:ln>
                        </wps:spPr>
                        <wps:txbx>
                          <w:txbxContent>
                            <w:p w14:paraId="57A1062C" w14:textId="77777777" w:rsidR="00C8540E" w:rsidRDefault="00C8540E">
                              <w:pPr>
                                <w:ind w:firstLine="480"/>
                              </w:pPr>
                              <w:r>
                                <w:t>Threshold point</w:t>
                              </w:r>
                            </w:p>
                          </w:txbxContent>
                        </wps:txbx>
                        <wps:bodyPr rot="0" vert="horz" wrap="square" lIns="91440" tIns="45720" rIns="91440" bIns="45720" anchor="t" anchorCtr="0" upright="1">
                          <a:noAutofit/>
                        </wps:bodyPr>
                      </wps:wsp>
                      <wps:wsp>
                        <wps:cNvPr id="10" name="直接箭头连接符 4"/>
                        <wps:cNvCnPr>
                          <a:cxnSpLocks noChangeShapeType="1"/>
                        </wps:cNvCnPr>
                        <wps:spPr bwMode="auto">
                          <a:xfrm>
                            <a:off x="4536" y="8219"/>
                            <a:ext cx="4006" cy="12"/>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1" name="直接箭头连接符 7"/>
                        <wps:cNvCnPr>
                          <a:cxnSpLocks noChangeShapeType="1"/>
                        </wps:cNvCnPr>
                        <wps:spPr bwMode="auto">
                          <a:xfrm flipH="1" flipV="1">
                            <a:off x="4548" y="5568"/>
                            <a:ext cx="12" cy="2651"/>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5" name="任意多边形 13"/>
                        <wps:cNvSpPr>
                          <a:spLocks/>
                        </wps:cNvSpPr>
                        <wps:spPr bwMode="auto">
                          <a:xfrm>
                            <a:off x="5028" y="5892"/>
                            <a:ext cx="2573" cy="1715"/>
                          </a:xfrm>
                          <a:custGeom>
                            <a:avLst/>
                            <a:gdLst>
                              <a:gd name="T0" fmla="*/ 3857 w 1634537"/>
                              <a:gd name="T1" fmla="*/ 0 h 1089660"/>
                              <a:gd name="T2" fmla="*/ 255317 w 1634537"/>
                              <a:gd name="T3" fmla="*/ 784860 h 1089660"/>
                              <a:gd name="T4" fmla="*/ 1634537 w 1634537"/>
                              <a:gd name="T5" fmla="*/ 1089660 h 1089660"/>
                              <a:gd name="T6" fmla="*/ 0 60000 65536"/>
                              <a:gd name="T7" fmla="*/ 0 60000 65536"/>
                              <a:gd name="T8" fmla="*/ 0 60000 65536"/>
                            </a:gdLst>
                            <a:ahLst/>
                            <a:cxnLst>
                              <a:cxn ang="T6">
                                <a:pos x="T0" y="T1"/>
                              </a:cxn>
                              <a:cxn ang="T7">
                                <a:pos x="T2" y="T3"/>
                              </a:cxn>
                              <a:cxn ang="T8">
                                <a:pos x="T4" y="T5"/>
                              </a:cxn>
                            </a:cxnLst>
                            <a:rect l="0" t="0" r="r" b="b"/>
                            <a:pathLst>
                              <a:path w="1634537" h="1089660">
                                <a:moveTo>
                                  <a:pt x="3857" y="0"/>
                                </a:moveTo>
                                <a:cubicBezTo>
                                  <a:pt x="-6303" y="301625"/>
                                  <a:pt x="-16463" y="603250"/>
                                  <a:pt x="255317" y="784860"/>
                                </a:cubicBezTo>
                                <a:cubicBezTo>
                                  <a:pt x="527097" y="966470"/>
                                  <a:pt x="1080817" y="1028065"/>
                                  <a:pt x="1634537" y="1089660"/>
                                </a:cubicBezTo>
                              </a:path>
                            </a:pathLst>
                          </a:custGeom>
                          <a:noFill/>
                          <a:ln w="12700" cap="flat" cmpd="sng" algn="ctr">
                            <a:solidFill>
                              <a:srgbClr val="41719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 name="直接连接符 15"/>
                        <wps:cNvCnPr>
                          <a:cxnSpLocks noChangeShapeType="1"/>
                        </wps:cNvCnPr>
                        <wps:spPr bwMode="auto">
                          <a:xfrm>
                            <a:off x="5232" y="6972"/>
                            <a:ext cx="24" cy="1235"/>
                          </a:xfrm>
                          <a:prstGeom prst="line">
                            <a:avLst/>
                          </a:prstGeom>
                          <a:noFill/>
                          <a:ln w="9525" algn="ctr">
                            <a:solidFill>
                              <a:srgbClr val="5B9BD5"/>
                            </a:solidFill>
                            <a:prstDash val="dash"/>
                            <a:round/>
                            <a:headEnd/>
                            <a:tailEnd/>
                          </a:ln>
                          <a:extLst>
                            <a:ext uri="{909E8E84-426E-40DD-AFC4-6F175D3DCCD1}">
                              <a14:hiddenFill xmlns:a14="http://schemas.microsoft.com/office/drawing/2010/main">
                                <a:noFill/>
                              </a14:hiddenFill>
                            </a:ext>
                          </a:extLst>
                        </wps:spPr>
                        <wps:bodyPr/>
                      </wps:wsp>
                      <wps:wsp>
                        <wps:cNvPr id="17" name="直接连接符 16"/>
                        <wps:cNvCnPr>
                          <a:cxnSpLocks noChangeShapeType="1"/>
                        </wps:cNvCnPr>
                        <wps:spPr bwMode="auto">
                          <a:xfrm flipH="1">
                            <a:off x="4572" y="6972"/>
                            <a:ext cx="696" cy="12"/>
                          </a:xfrm>
                          <a:prstGeom prst="line">
                            <a:avLst/>
                          </a:prstGeom>
                          <a:noFill/>
                          <a:ln w="9525" algn="ctr">
                            <a:solidFill>
                              <a:srgbClr val="5B9BD5"/>
                            </a:solidFill>
                            <a:prstDash val="dash"/>
                            <a:round/>
                            <a:headEnd/>
                            <a:tailEnd/>
                          </a:ln>
                          <a:extLst>
                            <a:ext uri="{909E8E84-426E-40DD-AFC4-6F175D3DCCD1}">
                              <a14:hiddenFill xmlns:a14="http://schemas.microsoft.com/office/drawing/2010/main">
                                <a:noFill/>
                              </a14:hiddenFill>
                            </a:ext>
                          </a:extLst>
                        </wps:spPr>
                        <wps:bodyPr/>
                      </wps:wsp>
                      <wps:wsp>
                        <wps:cNvPr id="18" name="文本框 17"/>
                        <wps:cNvSpPr txBox="1">
                          <a:spLocks noChangeArrowheads="1"/>
                        </wps:cNvSpPr>
                        <wps:spPr bwMode="auto">
                          <a:xfrm>
                            <a:off x="7331" y="8327"/>
                            <a:ext cx="1547" cy="73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087492B" w14:textId="77777777" w:rsidR="00C8540E" w:rsidRDefault="00C8540E">
                              <w:pPr>
                                <w:ind w:firstLine="480"/>
                                <w:jc w:val="left"/>
                              </w:pPr>
                              <w:r>
                                <w:rPr>
                                  <w:rFonts w:hint="eastAsia"/>
                                </w:rPr>
                                <w:t>p</w:t>
                              </w:r>
                              <w:r>
                                <w:t>oints</w:t>
                              </w:r>
                            </w:p>
                          </w:txbxContent>
                        </wps:txbx>
                        <wps:bodyPr rot="0" vert="horz" wrap="square" lIns="91440" tIns="45720" rIns="91440" bIns="45720" anchor="t" anchorCtr="0" upright="1">
                          <a:noAutofit/>
                        </wps:bodyPr>
                      </wps:wsp>
                      <wps:wsp>
                        <wps:cNvPr id="19" name="直接连接符 23"/>
                        <wps:cNvCnPr>
                          <a:cxnSpLocks noChangeShapeType="1"/>
                        </wps:cNvCnPr>
                        <wps:spPr bwMode="auto">
                          <a:xfrm flipV="1">
                            <a:off x="5303" y="6576"/>
                            <a:ext cx="624" cy="372"/>
                          </a:xfrm>
                          <a:prstGeom prst="line">
                            <a:avLst/>
                          </a:prstGeom>
                          <a:noFill/>
                          <a:ln w="6350" algn="ctr">
                            <a:solidFill>
                              <a:srgbClr val="5B9BD5"/>
                            </a:solidFill>
                            <a:miter lim="800000"/>
                            <a:headEnd type="triangle" w="med" len="med"/>
                            <a:tailEnd/>
                          </a:ln>
                          <a:extLst>
                            <a:ext uri="{909E8E84-426E-40DD-AFC4-6F175D3DCCD1}">
                              <a14:hiddenFill xmlns:a14="http://schemas.microsoft.com/office/drawing/2010/main">
                                <a:noFill/>
                              </a14:hiddenFill>
                            </a:ext>
                          </a:extLst>
                        </wps:spPr>
                        <wps:bodyPr/>
                      </wps:wsp>
                      <wps:wsp>
                        <wps:cNvPr id="20" name="直接连接符 25"/>
                        <wps:cNvCnPr>
                          <a:cxnSpLocks noChangeShapeType="1"/>
                        </wps:cNvCnPr>
                        <wps:spPr bwMode="auto">
                          <a:xfrm>
                            <a:off x="4572" y="8567"/>
                            <a:ext cx="12" cy="612"/>
                          </a:xfrm>
                          <a:prstGeom prst="line">
                            <a:avLst/>
                          </a:prstGeom>
                          <a:noFill/>
                          <a:ln w="9525" algn="ctr">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761EC1" id="Group 20" o:spid="_x0000_s1026" style="position:absolute;left:0;text-align:left;margin-left:98.1pt;margin-top:8.1pt;width:289.1pt;height:184.75pt;z-index:251658240" coordorigin="3096,5484" coordsize="5782,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">
                <v:shapetype id="_x0000_t202" coordsize="21600,21600" o:spt="202" path="m,l,21600r21600,l21600,xe">
                  <v:stroke joinstyle="miter"/>
                  <v:path gradientshapeok="t" o:connecttype="rect"/>
                </v:shapetype>
                <v:shape id="文本框 27" o:spid="_x0000_s1027" type="#_x0000_t202" style="position:absolute;left:4044;top:8602;width:1584;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" strokecolor="white" strokeweight=".5pt">
                  <v:textbox>
                    <w:txbxContent>
                      <w:p w14:paraId="32A63BFA" w14:textId="77777777" w:rsidR="00C8540E" w:rsidRDefault="00C8540E">
                        <w:pPr>
                          <w:ind w:firstLine="480"/>
                        </w:pPr>
                        <w:r>
                          <w:rPr>
                            <w:rFonts w:hint="eastAsia"/>
                          </w:rPr>
                          <w:t>noise</w:t>
                        </w:r>
                      </w:p>
                    </w:txbxContent>
                  </v:textbox>
                </v:shape>
                <v:line id="直接连接符 26" o:spid="_x0000_s1028" style="position:absolute;visibility:visible;mso-wrap-style:square" from="5292,8568" to="5303,9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">
                  <v:stroke dashstyle="dash"/>
                </v:line>
                <v:shape id="文本框 18" o:spid="_x0000_s1029" type="#_x0000_t202" style="position:absolute;left:3096;top:5484;width:144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" strokeweight=".5pt">
                  <v:stroke opacity="0"/>
                  <v:textbox>
                    <w:txbxContent>
                      <w:p w14:paraId="7746A93A" w14:textId="77777777" w:rsidR="00C8540E" w:rsidRDefault="00C8540E">
                        <w:pPr>
                          <w:ind w:firstLine="480"/>
                        </w:pPr>
                        <w:r>
                          <w:t>k-dist</w:t>
                        </w:r>
                      </w:p>
                    </w:txbxContent>
                  </v:textbox>
                </v:shape>
                <v:shape id="文本框 28" o:spid="_x0000_s1030" type="#_x0000_t202" style="position:absolute;left:5388;top:8602;width:2160;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" strokecolor="white" strokeweight=".5pt">
                  <v:textbox>
                    <w:txbxContent>
                      <w:p w14:paraId="123C3014" w14:textId="77777777" w:rsidR="00C8540E" w:rsidRDefault="00C8540E">
                        <w:pPr>
                          <w:ind w:firstLine="480"/>
                        </w:pPr>
                        <w:r>
                          <w:t>Core points</w:t>
                        </w:r>
                      </w:p>
                    </w:txbxContent>
                  </v:textbox>
                </v:shape>
                <v:shape id="文本框 20" o:spid="_x0000_s1031" type="#_x0000_t202" style="position:absolute;left:5460;top:6072;width:26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" strokeweight=".5pt">
                  <v:stroke opacity="0"/>
                  <v:textbox>
                    <w:txbxContent>
                      <w:p w14:paraId="57A1062C" w14:textId="77777777" w:rsidR="00C8540E" w:rsidRDefault="00C8540E">
                        <w:pPr>
                          <w:ind w:firstLine="480"/>
                        </w:pPr>
                        <w:r>
                          <w:t>Threshold point</w:t>
                        </w:r>
                      </w:p>
                    </w:txbxContent>
                  </v:textbox>
                </v:shape>
                <v:shapetype id="_x0000_t32" coordsize="21600,21600" o:spt="32" o:oned="t" path="m,l21600,21600e" filled="f">
                  <v:path arrowok="t" fillok="f" o:connecttype="none"/>
                  <o:lock v:ext="edit" shapetype="t"/>
                </v:shapetype>
                <v:shape id="直接箭头连接符 4" o:spid="_x0000_s1032" type="#_x0000_t32" style="position:absolute;left:4536;top:8219;width:400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" strokecolor="#5b9bd5" strokeweight=".5pt">
                  <v:stroke endarrow="block" joinstyle="miter"/>
                </v:shape>
                <v:shape id="直接箭头连接符 7" o:spid="_x0000_s1033" type="#_x0000_t32" style="position:absolute;left:4548;top:5568;width:12;height:26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" strokecolor="#5b9bd5" strokeweight=".5pt">
                  <v:stroke endarrow="block" joinstyle="miter"/>
                </v:shape>
                <v:shape id="任意多边形 13" o:spid="_x0000_s1034" style="position:absolute;left:5028;top:5892;width:2573;height:1715;visibility:visible;mso-wrap-style:square;v-text-anchor:middle" coordsize="1634537,108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" path="m3857,c-6303,301625,-16463,603250,255317,784860v271780,181610,825500,243205,1379220,304800e" filled="f" strokecolor="#41719c" strokeweight="1pt">
                  <v:stroke joinstyle="miter"/>
                  <v:path arrowok="t" o:connecttype="custom" o:connectlocs="6,0;402,1235;2573,1715" o:connectangles="0,0,0"/>
                </v:shape>
                <v:line id="直接连接符 15" o:spid="_x0000_s1035" style="position:absolute;visibility:visible;mso-wrap-style:square" from="5232,6972" to="5256,8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" strokecolor="#5b9bd5">
                  <v:stroke dashstyle="dash"/>
                </v:line>
                <v:line id="直接连接符 16" o:spid="_x0000_s1036" style="position:absolute;flip:x;visibility:visible;mso-wrap-style:square" from="4572,6972" to="5268,6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" strokecolor="#5b9bd5">
                  <v:stroke dashstyle="dash"/>
                </v:line>
                <v:shape id="文本框 17" o:spid="_x0000_s1037" type="#_x0000_t202" style="position:absolute;left:7331;top:8327;width:1547;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" stroked="f" strokeweight=".5pt">
                  <v:textbox>
                    <w:txbxContent>
                      <w:p w14:paraId="0087492B" w14:textId="77777777" w:rsidR="00C8540E" w:rsidRDefault="00C8540E">
                        <w:pPr>
                          <w:ind w:firstLine="480"/>
                          <w:jc w:val="left"/>
                        </w:pPr>
                        <w:r>
                          <w:rPr>
                            <w:rFonts w:hint="eastAsia"/>
                          </w:rPr>
                          <w:t>p</w:t>
                        </w:r>
                        <w:r>
                          <w:t>oints</w:t>
                        </w:r>
                      </w:p>
                    </w:txbxContent>
                  </v:textbox>
                </v:shape>
                <v:line id="直接连接符 23" o:spid="_x0000_s1038" style="position:absolute;flip:y;visibility:visible;mso-wrap-style:square" from="5303,6576" to="5927,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" strokecolor="#5b9bd5" strokeweight=".5pt">
                  <v:stroke startarrow="block" joinstyle="miter"/>
                </v:line>
                <v:line id="直接连接符 25" o:spid="_x0000_s1039" style="position:absolute;visibility:visible;mso-wrap-style:square" from="4572,8567" to="4584,9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">
                  <v:stroke dashstyle="dash"/>
                </v:line>
              </v:group>
            </w:pict>
          </mc:Fallback>
        </mc:AlternateContent>
      </w:r>
    </w:p>
    <w:p w14:paraId="4B936875" w14:textId="77777777" w:rsidR="00C8540E" w:rsidRDefault="00C8540E">
      <w:pPr>
        <w:pStyle w:val="afa"/>
        <w:ind w:left="900" w:firstLineChars="0" w:firstLine="0"/>
      </w:pPr>
    </w:p>
    <w:p w14:paraId="711B295E" w14:textId="77777777" w:rsidR="00C8540E" w:rsidRDefault="00C8540E">
      <w:pPr>
        <w:pStyle w:val="afa"/>
        <w:ind w:left="900" w:firstLineChars="0" w:firstLine="0"/>
      </w:pPr>
    </w:p>
    <w:p w14:paraId="3A0EE553" w14:textId="77777777" w:rsidR="00C8540E" w:rsidRDefault="00C8540E">
      <w:pPr>
        <w:pStyle w:val="afa"/>
        <w:ind w:left="900" w:firstLineChars="0" w:firstLine="0"/>
      </w:pPr>
    </w:p>
    <w:p w14:paraId="68806376" w14:textId="77777777" w:rsidR="00C8540E" w:rsidRDefault="00C8540E">
      <w:pPr>
        <w:pStyle w:val="afa"/>
        <w:ind w:left="900" w:firstLineChars="0" w:firstLine="0"/>
      </w:pPr>
    </w:p>
    <w:p w14:paraId="20749C8E" w14:textId="77777777" w:rsidR="00C8540E" w:rsidRDefault="00C8540E">
      <w:pPr>
        <w:pStyle w:val="afa"/>
        <w:ind w:left="900" w:firstLineChars="0" w:firstLine="0"/>
      </w:pPr>
    </w:p>
    <w:p w14:paraId="34A6C2A3" w14:textId="010F115C" w:rsidR="00C8540E" w:rsidRDefault="00C12CA9">
      <w:pPr>
        <w:pStyle w:val="afa"/>
        <w:ind w:left="900" w:firstLineChars="0" w:firstLine="0"/>
      </w:pPr>
      <w:r>
        <w:rPr>
          <w:noProof/>
        </w:rPr>
        <mc:AlternateContent>
          <mc:Choice Requires="wps">
            <w:drawing>
              <wp:anchor distT="0" distB="0" distL="114300" distR="114300" simplePos="0" relativeHeight="251657216" behindDoc="0" locked="0" layoutInCell="1" allowOverlap="1" wp14:anchorId="7186C520" wp14:editId="3BE95282">
                <wp:simplePos x="0" y="0"/>
                <wp:positionH relativeFrom="column">
                  <wp:posOffset>1695450</wp:posOffset>
                </wp:positionH>
                <wp:positionV relativeFrom="paragraph">
                  <wp:posOffset>18415</wp:posOffset>
                </wp:positionV>
                <wp:extent cx="647700" cy="351155"/>
                <wp:effectExtent l="5715" t="10795" r="13335" b="9525"/>
                <wp:wrapNone/>
                <wp:docPr id="2"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51155"/>
                        </a:xfrm>
                        <a:prstGeom prst="rect">
                          <a:avLst/>
                        </a:prstGeom>
                        <a:solidFill>
                          <a:srgbClr val="FFFFFF"/>
                        </a:solidFill>
                        <a:ln w="6350">
                          <a:solidFill>
                            <a:srgbClr val="000000">
                              <a:alpha val="0"/>
                            </a:srgbClr>
                          </a:solidFill>
                          <a:miter lim="800000"/>
                          <a:headEnd/>
                          <a:tailEnd/>
                        </a:ln>
                      </wps:spPr>
                      <wps:txbx>
                        <w:txbxContent>
                          <w:p w14:paraId="0A7254D4" w14:textId="77777777" w:rsidR="00C8540E" w:rsidRDefault="00C8540E">
                            <w:pPr>
                              <w:ind w:firstLine="480"/>
                            </w:pPr>
                            <w:r>
                              <w:rPr>
                                <w:rFonts w:hint="eastAsia"/>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6C520" id="文本框 19" o:spid="_x0000_s1040" type="#_x0000_t202" style="position:absolute;left:0;text-align:left;margin-left:133.5pt;margin-top:1.45pt;width:51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" strokeweight=".5pt">
                <v:stroke opacity="0"/>
                <v:textbox>
                  <w:txbxContent>
                    <w:p w14:paraId="0A7254D4" w14:textId="77777777" w:rsidR="00C8540E" w:rsidRDefault="00C8540E">
                      <w:pPr>
                        <w:ind w:firstLine="480"/>
                      </w:pPr>
                      <w:r>
                        <w:rPr>
                          <w:rFonts w:hint="eastAsia"/>
                        </w:rPr>
                        <w:t>O</w:t>
                      </w:r>
                    </w:p>
                  </w:txbxContent>
                </v:textbox>
              </v:shape>
            </w:pict>
          </mc:Fallback>
        </mc:AlternateContent>
      </w:r>
    </w:p>
    <w:p w14:paraId="7C85B2E4" w14:textId="77777777" w:rsidR="00C8540E" w:rsidDel="002F1DFB" w:rsidRDefault="00C8540E">
      <w:pPr>
        <w:pStyle w:val="afa"/>
        <w:ind w:left="900" w:firstLineChars="0" w:firstLine="0"/>
        <w:rPr>
          <w:del w:id="289" w:author="tao chaoquan" w:date="2018-05-17T22:13:00Z"/>
        </w:rPr>
      </w:pPr>
    </w:p>
    <w:p w14:paraId="302CC034" w14:textId="77777777" w:rsidR="00C8540E" w:rsidDel="002F1DFB" w:rsidRDefault="00C8540E">
      <w:pPr>
        <w:pStyle w:val="afa"/>
        <w:ind w:left="900" w:firstLineChars="0" w:firstLine="0"/>
        <w:rPr>
          <w:del w:id="290" w:author="tao chaoquan" w:date="2018-05-17T22:13:00Z"/>
          <w:rFonts w:hint="eastAsia"/>
        </w:rPr>
      </w:pPr>
    </w:p>
    <w:p w14:paraId="3FD6499B" w14:textId="77777777" w:rsidR="00C8540E" w:rsidDel="002F1DFB" w:rsidRDefault="00C8540E">
      <w:pPr>
        <w:pStyle w:val="afa"/>
        <w:ind w:left="900" w:firstLineChars="0" w:firstLine="0"/>
        <w:rPr>
          <w:del w:id="291" w:author="tao chaoquan" w:date="2018-05-17T22:13:00Z"/>
          <w:rFonts w:hint="eastAsia"/>
        </w:rPr>
      </w:pPr>
    </w:p>
    <w:p w14:paraId="1AD29A6D" w14:textId="77777777" w:rsidR="00C8540E" w:rsidRDefault="00C8540E" w:rsidP="002F1DFB">
      <w:pPr>
        <w:pStyle w:val="afa"/>
        <w:ind w:firstLineChars="0" w:firstLine="0"/>
        <w:rPr>
          <w:rFonts w:hint="eastAsia"/>
        </w:rPr>
        <w:pPrChange w:id="292" w:author="tao chaoquan" w:date="2018-05-17T22:13:00Z">
          <w:pPr>
            <w:pStyle w:val="afa"/>
            <w:ind w:left="900" w:firstLineChars="0" w:firstLine="0"/>
          </w:pPr>
        </w:pPrChange>
      </w:pPr>
    </w:p>
    <w:p w14:paraId="1C7AF648" w14:textId="77777777" w:rsidR="00C8540E" w:rsidRDefault="00C8540E">
      <w:pPr>
        <w:pStyle w:val="afa"/>
        <w:ind w:left="900" w:firstLineChars="0" w:firstLine="0"/>
        <w:rPr>
          <w:rFonts w:hint="eastAsia"/>
        </w:rPr>
      </w:pPr>
    </w:p>
    <w:p w14:paraId="3446E1DA" w14:textId="4ED13119" w:rsidR="00C8540E" w:rsidRDefault="00C8540E">
      <w:pPr>
        <w:pStyle w:val="afa"/>
        <w:ind w:left="900" w:firstLineChars="0" w:firstLine="0"/>
        <w:jc w:val="center"/>
        <w:rPr>
          <w:rFonts w:ascii="黑体" w:eastAsia="黑体" w:hAnsi="黑体"/>
        </w:rPr>
      </w:pPr>
      <w:r>
        <w:rPr>
          <w:rFonts w:ascii="黑体" w:eastAsia="黑体" w:hAnsi="黑体" w:hint="eastAsia"/>
        </w:rPr>
        <w:t>图4.</w:t>
      </w:r>
      <w:r w:rsidR="006C2424">
        <w:rPr>
          <w:rFonts w:ascii="黑体" w:eastAsia="黑体" w:hAnsi="黑体" w:hint="eastAsia"/>
        </w:rPr>
        <w:t>7</w:t>
      </w:r>
    </w:p>
    <w:p w14:paraId="1E533CCB" w14:textId="77777777" w:rsidR="00C8540E" w:rsidRDefault="00C8540E">
      <w:pPr>
        <w:pStyle w:val="afa"/>
        <w:ind w:left="900" w:firstLineChars="0" w:firstLine="0"/>
      </w:pPr>
    </w:p>
    <w:p w14:paraId="7A4FEDFE" w14:textId="77777777" w:rsidR="00C8540E" w:rsidRDefault="00C8540E">
      <w:pPr>
        <w:ind w:firstLine="480"/>
      </w:pPr>
      <w:r>
        <w:rPr>
          <w:rFonts w:hint="eastAsia"/>
        </w:rPr>
        <w:t>基于上述算法，本文首先</w:t>
      </w:r>
      <w:del w:id="293" w:author="qzuser" w:date="2018-05-17T18:10:00Z">
        <w:r>
          <w:rPr>
            <w:rFonts w:hint="eastAsia"/>
          </w:rPr>
          <w:delText>按照</w:delText>
        </w:r>
      </w:del>
      <w:ins w:id="294" w:author="qzuser" w:date="2018-05-17T18:10:00Z">
        <w:r>
          <w:rPr>
            <w:rFonts w:hint="eastAsia"/>
          </w:rPr>
          <w:t>根据</w:t>
        </w:r>
      </w:ins>
      <w:r>
        <w:rPr>
          <w:rFonts w:hint="eastAsia"/>
        </w:rPr>
        <w:t>isW</w:t>
      </w:r>
      <w:r>
        <w:t>orkDay</w:t>
      </w:r>
      <w:r>
        <w:rPr>
          <w:rFonts w:hint="eastAsia"/>
        </w:rPr>
        <w:t>和</w:t>
      </w:r>
      <w:r>
        <w:rPr>
          <w:rFonts w:hint="eastAsia"/>
        </w:rPr>
        <w:t>timeID</w:t>
      </w:r>
      <w:r>
        <w:rPr>
          <w:rFonts w:hint="eastAsia"/>
        </w:rPr>
        <w:t>将营运数据分为八组，然后对每组数据中的点计算其</w:t>
      </w:r>
      <w:r>
        <w:rPr>
          <w:rFonts w:hint="eastAsia"/>
        </w:rPr>
        <w:t>k</w:t>
      </w:r>
      <w:r>
        <w:t>-distance</w:t>
      </w:r>
      <w:del w:id="295" w:author="qzuser" w:date="2018-05-17T18:11:00Z">
        <w:r>
          <w:delText>,</w:delText>
        </w:r>
      </w:del>
      <w:ins w:id="296" w:author="qzuser" w:date="2018-05-17T18:11:00Z">
        <w:r>
          <w:rPr>
            <w:rFonts w:hint="eastAsia"/>
          </w:rPr>
          <w:t>，</w:t>
        </w:r>
      </w:ins>
      <w:r>
        <w:rPr>
          <w:rFonts w:hint="eastAsia"/>
        </w:rPr>
        <w:t>并将结果降序排列，得到如下图表。</w:t>
      </w:r>
    </w:p>
    <w:p w14:paraId="676A1697" w14:textId="4D05FC65" w:rsidR="00C8540E" w:rsidRDefault="00C12CA9">
      <w:pPr>
        <w:ind w:firstLine="480"/>
        <w:jc w:val="center"/>
      </w:pPr>
      <w:r>
        <w:rPr>
          <w:noProof/>
        </w:rPr>
        <w:lastRenderedPageBreak/>
        <w:drawing>
          <wp:inline distT="0" distB="0" distL="0" distR="0" wp14:anchorId="5A4555EF" wp14:editId="6437D57D">
            <wp:extent cx="4568825" cy="2740025"/>
            <wp:effectExtent l="0" t="0" r="0" b="0"/>
            <wp:docPr id="34" name="图表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BF19FA8" w14:textId="6A0296BD" w:rsidR="00C8540E" w:rsidRDefault="00C8540E">
      <w:pPr>
        <w:pStyle w:val="afa"/>
        <w:ind w:left="900" w:firstLineChars="0" w:firstLine="0"/>
        <w:jc w:val="center"/>
      </w:pPr>
      <w:r>
        <w:rPr>
          <w:rFonts w:hint="eastAsia"/>
        </w:rPr>
        <w:t>图</w:t>
      </w:r>
      <w:r w:rsidR="00D44EF4">
        <w:rPr>
          <w:rFonts w:hint="eastAsia"/>
        </w:rPr>
        <w:t>4.</w:t>
      </w:r>
      <w:r w:rsidR="006C2424">
        <w:rPr>
          <w:rFonts w:hint="eastAsia"/>
        </w:rPr>
        <w:t>8</w:t>
      </w:r>
      <w:r>
        <w:t xml:space="preserve"> </w:t>
      </w:r>
      <w:r>
        <w:rPr>
          <w:rFonts w:hint="eastAsia"/>
        </w:rPr>
        <w:t>w</w:t>
      </w:r>
      <w:r>
        <w:t>orkDay:</w:t>
      </w:r>
      <w:proofErr w:type="gramStart"/>
      <w:r>
        <w:t>false,timeID</w:t>
      </w:r>
      <w:proofErr w:type="gramEnd"/>
      <w:r>
        <w:t>=0</w:t>
      </w:r>
    </w:p>
    <w:p w14:paraId="2F86D316" w14:textId="77777777" w:rsidR="00C8540E" w:rsidRDefault="00C8540E">
      <w:pPr>
        <w:pStyle w:val="afa"/>
        <w:ind w:left="900" w:firstLineChars="0" w:firstLine="0"/>
      </w:pPr>
    </w:p>
    <w:p w14:paraId="625CD1ED" w14:textId="0497F182" w:rsidR="00C8540E" w:rsidRDefault="00C12CA9">
      <w:pPr>
        <w:pStyle w:val="afa"/>
        <w:ind w:left="900" w:firstLineChars="0" w:firstLine="0"/>
        <w:jc w:val="center"/>
      </w:pPr>
      <w:r>
        <w:rPr>
          <w:noProof/>
        </w:rPr>
        <w:drawing>
          <wp:inline distT="0" distB="0" distL="0" distR="0" wp14:anchorId="30FE8EA9" wp14:editId="7880E9D8">
            <wp:extent cx="4568825" cy="2740025"/>
            <wp:effectExtent l="0" t="0" r="0" b="0"/>
            <wp:docPr id="35" name="图表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DEE5042" w14:textId="39302D96" w:rsidR="00C8540E" w:rsidRDefault="00C8540E">
      <w:pPr>
        <w:pStyle w:val="afa"/>
        <w:ind w:left="900" w:firstLineChars="0" w:firstLine="0"/>
        <w:jc w:val="center"/>
      </w:pPr>
      <w:r>
        <w:rPr>
          <w:rFonts w:hint="eastAsia"/>
        </w:rPr>
        <w:t>图</w:t>
      </w:r>
      <w:r w:rsidR="00D44EF4">
        <w:rPr>
          <w:rFonts w:hint="eastAsia"/>
        </w:rPr>
        <w:t>4.</w:t>
      </w:r>
      <w:r w:rsidR="006C2424">
        <w:rPr>
          <w:rFonts w:hint="eastAsia"/>
        </w:rPr>
        <w:t>9</w:t>
      </w:r>
      <w:r>
        <w:t xml:space="preserve"> </w:t>
      </w:r>
      <w:r>
        <w:rPr>
          <w:rFonts w:hint="eastAsia"/>
        </w:rPr>
        <w:t>w</w:t>
      </w:r>
      <w:r>
        <w:t>orkDy:</w:t>
      </w:r>
      <w:proofErr w:type="gramStart"/>
      <w:r>
        <w:t>false,timeID</w:t>
      </w:r>
      <w:proofErr w:type="gramEnd"/>
      <w:r>
        <w:t>=1</w:t>
      </w:r>
    </w:p>
    <w:p w14:paraId="5A89C1AD" w14:textId="77777777" w:rsidR="00C8540E" w:rsidRDefault="00C8540E">
      <w:pPr>
        <w:pStyle w:val="afa"/>
        <w:ind w:left="900" w:firstLineChars="0" w:firstLine="0"/>
        <w:jc w:val="center"/>
      </w:pPr>
    </w:p>
    <w:p w14:paraId="71D7F18C" w14:textId="77777777" w:rsidR="00C8540E" w:rsidRDefault="00C8540E">
      <w:pPr>
        <w:pStyle w:val="afa"/>
        <w:ind w:left="900" w:firstLineChars="0" w:firstLine="0"/>
        <w:jc w:val="center"/>
      </w:pPr>
    </w:p>
    <w:p w14:paraId="045A70B0" w14:textId="13ECE128" w:rsidR="00C8540E" w:rsidRDefault="00C12CA9">
      <w:pPr>
        <w:pStyle w:val="afa"/>
        <w:ind w:left="900" w:firstLineChars="0" w:firstLine="0"/>
        <w:jc w:val="center"/>
      </w:pPr>
      <w:r>
        <w:rPr>
          <w:noProof/>
        </w:rPr>
        <w:lastRenderedPageBreak/>
        <w:drawing>
          <wp:inline distT="0" distB="0" distL="0" distR="0" wp14:anchorId="30B3C542" wp14:editId="231C68CA">
            <wp:extent cx="4568825" cy="2740025"/>
            <wp:effectExtent l="0" t="0" r="0" b="0"/>
            <wp:docPr id="36" name="图表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CA1C7E9" w14:textId="2838383F" w:rsidR="00C8540E" w:rsidRDefault="00C8540E">
      <w:pPr>
        <w:tabs>
          <w:tab w:val="left" w:pos="4035"/>
        </w:tabs>
        <w:ind w:firstLine="480"/>
      </w:pPr>
      <w:r>
        <w:tab/>
      </w:r>
      <w:r>
        <w:rPr>
          <w:rFonts w:hint="eastAsia"/>
        </w:rPr>
        <w:t>图</w:t>
      </w:r>
      <w:r w:rsidR="00D44EF4">
        <w:rPr>
          <w:rFonts w:hint="eastAsia"/>
        </w:rPr>
        <w:t>4.</w:t>
      </w:r>
      <w:r w:rsidR="006C2424">
        <w:rPr>
          <w:rFonts w:hint="eastAsia"/>
        </w:rPr>
        <w:t>10</w:t>
      </w:r>
      <w:r>
        <w:t xml:space="preserve"> </w:t>
      </w:r>
      <w:r>
        <w:rPr>
          <w:rFonts w:hint="eastAsia"/>
        </w:rPr>
        <w:t>wor</w:t>
      </w:r>
      <w:r>
        <w:t>kDay:</w:t>
      </w:r>
      <w:proofErr w:type="gramStart"/>
      <w:r>
        <w:t>true,timeID</w:t>
      </w:r>
      <w:proofErr w:type="gramEnd"/>
      <w:r>
        <w:t>=0</w:t>
      </w:r>
    </w:p>
    <w:p w14:paraId="057F036D" w14:textId="77777777" w:rsidR="00C8540E" w:rsidRDefault="00C8540E">
      <w:pPr>
        <w:tabs>
          <w:tab w:val="left" w:pos="4035"/>
        </w:tabs>
        <w:ind w:firstLine="480"/>
      </w:pPr>
    </w:p>
    <w:p w14:paraId="74B30E8A" w14:textId="5419D102" w:rsidR="00C8540E" w:rsidRDefault="00C12CA9">
      <w:pPr>
        <w:tabs>
          <w:tab w:val="left" w:pos="4035"/>
        </w:tabs>
        <w:ind w:firstLine="480"/>
        <w:jc w:val="center"/>
      </w:pPr>
      <w:r>
        <w:rPr>
          <w:noProof/>
        </w:rPr>
        <w:drawing>
          <wp:inline distT="0" distB="0" distL="0" distR="0" wp14:anchorId="7BA342F9" wp14:editId="57F10356">
            <wp:extent cx="4568825" cy="2740025"/>
            <wp:effectExtent l="0" t="0" r="0" b="0"/>
            <wp:docPr id="37" name="图表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441A8D7" w14:textId="43801D0A" w:rsidR="00C8540E" w:rsidRDefault="00C8540E">
      <w:pPr>
        <w:tabs>
          <w:tab w:val="left" w:pos="4035"/>
        </w:tabs>
        <w:ind w:firstLine="480"/>
        <w:jc w:val="center"/>
      </w:pPr>
      <w:r>
        <w:rPr>
          <w:rFonts w:hint="eastAsia"/>
        </w:rPr>
        <w:t>图</w:t>
      </w:r>
      <w:r w:rsidR="00D44EF4">
        <w:rPr>
          <w:rFonts w:hint="eastAsia"/>
        </w:rPr>
        <w:t>4.1</w:t>
      </w:r>
      <w:r w:rsidR="006C2424">
        <w:rPr>
          <w:rFonts w:hint="eastAsia"/>
        </w:rPr>
        <w:t>1</w:t>
      </w:r>
      <w:r>
        <w:t xml:space="preserve"> </w:t>
      </w:r>
      <w:r>
        <w:rPr>
          <w:rFonts w:hint="eastAsia"/>
        </w:rPr>
        <w:t>wor</w:t>
      </w:r>
      <w:r>
        <w:t>kDay:</w:t>
      </w:r>
      <w:proofErr w:type="gramStart"/>
      <w:r>
        <w:t>true,timeID</w:t>
      </w:r>
      <w:proofErr w:type="gramEnd"/>
      <w:r>
        <w:t>=1</w:t>
      </w:r>
    </w:p>
    <w:p w14:paraId="35F6F861" w14:textId="77777777" w:rsidR="00C8540E" w:rsidRDefault="00C8540E">
      <w:pPr>
        <w:tabs>
          <w:tab w:val="left" w:pos="4035"/>
        </w:tabs>
        <w:ind w:firstLine="480"/>
        <w:jc w:val="center"/>
      </w:pPr>
    </w:p>
    <w:p w14:paraId="5EA36486" w14:textId="0358150A" w:rsidR="00C8540E" w:rsidRDefault="00C12CA9">
      <w:pPr>
        <w:tabs>
          <w:tab w:val="left" w:pos="4035"/>
        </w:tabs>
        <w:ind w:firstLine="480"/>
        <w:jc w:val="center"/>
      </w:pPr>
      <w:r>
        <w:rPr>
          <w:noProof/>
        </w:rPr>
        <w:lastRenderedPageBreak/>
        <w:drawing>
          <wp:inline distT="0" distB="0" distL="0" distR="0" wp14:anchorId="414D4E08" wp14:editId="1CB2684D">
            <wp:extent cx="4568825" cy="2740025"/>
            <wp:effectExtent l="0" t="0" r="0" b="0"/>
            <wp:docPr id="38" name="图表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D5446DD" w14:textId="60014A89" w:rsidR="00C8540E" w:rsidRDefault="00C8540E">
      <w:pPr>
        <w:tabs>
          <w:tab w:val="left" w:pos="4035"/>
        </w:tabs>
        <w:ind w:firstLine="480"/>
        <w:jc w:val="center"/>
      </w:pPr>
      <w:r>
        <w:rPr>
          <w:rFonts w:hint="eastAsia"/>
        </w:rPr>
        <w:t>图</w:t>
      </w:r>
      <w:r w:rsidR="00D44EF4">
        <w:rPr>
          <w:rFonts w:hint="eastAsia"/>
        </w:rPr>
        <w:t>4.1</w:t>
      </w:r>
      <w:r w:rsidR="006C2424">
        <w:rPr>
          <w:rFonts w:hint="eastAsia"/>
        </w:rPr>
        <w:t>2</w:t>
      </w:r>
      <w:r>
        <w:t xml:space="preserve"> workDay:</w:t>
      </w:r>
      <w:proofErr w:type="gramStart"/>
      <w:r>
        <w:t>true,timeID</w:t>
      </w:r>
      <w:proofErr w:type="gramEnd"/>
      <w:r>
        <w:t>=2</w:t>
      </w:r>
    </w:p>
    <w:p w14:paraId="652F727C" w14:textId="77777777" w:rsidR="00C8540E" w:rsidRDefault="00C8540E">
      <w:pPr>
        <w:tabs>
          <w:tab w:val="left" w:pos="4035"/>
        </w:tabs>
        <w:ind w:firstLine="480"/>
        <w:jc w:val="center"/>
      </w:pPr>
    </w:p>
    <w:p w14:paraId="6847F5F5" w14:textId="0B2E5B1C" w:rsidR="00C8540E" w:rsidRDefault="00C12CA9">
      <w:pPr>
        <w:tabs>
          <w:tab w:val="left" w:pos="4035"/>
        </w:tabs>
        <w:ind w:firstLine="480"/>
        <w:jc w:val="center"/>
      </w:pPr>
      <w:r>
        <w:rPr>
          <w:noProof/>
        </w:rPr>
        <w:drawing>
          <wp:inline distT="0" distB="0" distL="0" distR="0" wp14:anchorId="4DB7613F" wp14:editId="39C30F4A">
            <wp:extent cx="4568825" cy="2740025"/>
            <wp:effectExtent l="0" t="0" r="0" b="0"/>
            <wp:docPr id="39" name="图表 3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BB39BF6" w14:textId="361C1945" w:rsidR="00C8540E" w:rsidRDefault="00C8540E">
      <w:pPr>
        <w:tabs>
          <w:tab w:val="left" w:pos="4035"/>
        </w:tabs>
        <w:ind w:firstLine="480"/>
        <w:jc w:val="center"/>
      </w:pPr>
      <w:r>
        <w:rPr>
          <w:rFonts w:hint="eastAsia"/>
        </w:rPr>
        <w:t>图</w:t>
      </w:r>
      <w:r w:rsidR="00D44EF4">
        <w:rPr>
          <w:rFonts w:hint="eastAsia"/>
        </w:rPr>
        <w:t>4.1</w:t>
      </w:r>
      <w:r w:rsidR="006C2424">
        <w:rPr>
          <w:rFonts w:hint="eastAsia"/>
        </w:rPr>
        <w:t>3</w:t>
      </w:r>
      <w:r>
        <w:t xml:space="preserve"> workDay:</w:t>
      </w:r>
      <w:proofErr w:type="gramStart"/>
      <w:r>
        <w:t>true,timeID</w:t>
      </w:r>
      <w:proofErr w:type="gramEnd"/>
      <w:r>
        <w:t>=3</w:t>
      </w:r>
    </w:p>
    <w:p w14:paraId="2472EBAF" w14:textId="77777777" w:rsidR="00C8540E" w:rsidRDefault="00C8540E">
      <w:pPr>
        <w:tabs>
          <w:tab w:val="left" w:pos="4035"/>
        </w:tabs>
        <w:ind w:firstLine="480"/>
        <w:jc w:val="center"/>
      </w:pPr>
    </w:p>
    <w:p w14:paraId="67C85EB4" w14:textId="6D0B1800" w:rsidR="00C8540E" w:rsidRDefault="00C12CA9">
      <w:pPr>
        <w:tabs>
          <w:tab w:val="left" w:pos="4035"/>
        </w:tabs>
        <w:ind w:firstLine="480"/>
        <w:jc w:val="center"/>
      </w:pPr>
      <w:r>
        <w:rPr>
          <w:noProof/>
        </w:rPr>
        <w:lastRenderedPageBreak/>
        <w:drawing>
          <wp:inline distT="0" distB="0" distL="0" distR="0" wp14:anchorId="0F1A8DA6" wp14:editId="0DAAD070">
            <wp:extent cx="4568825" cy="2740025"/>
            <wp:effectExtent l="0" t="0" r="0" b="0"/>
            <wp:docPr id="40" name="图表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CE62032" w14:textId="77C2412B" w:rsidR="00C8540E" w:rsidRDefault="00C8540E">
      <w:pPr>
        <w:tabs>
          <w:tab w:val="left" w:pos="4035"/>
        </w:tabs>
        <w:ind w:firstLine="480"/>
        <w:jc w:val="center"/>
      </w:pPr>
      <w:r>
        <w:rPr>
          <w:rFonts w:hint="eastAsia"/>
        </w:rPr>
        <w:t>图</w:t>
      </w:r>
      <w:r w:rsidR="00D44EF4">
        <w:rPr>
          <w:rFonts w:hint="eastAsia"/>
        </w:rPr>
        <w:t>4.1</w:t>
      </w:r>
      <w:r w:rsidR="006C2424">
        <w:rPr>
          <w:rFonts w:hint="eastAsia"/>
        </w:rPr>
        <w:t>4</w:t>
      </w:r>
      <w:r>
        <w:t xml:space="preserve"> </w:t>
      </w:r>
      <w:r>
        <w:rPr>
          <w:rFonts w:hint="eastAsia"/>
        </w:rPr>
        <w:t>work</w:t>
      </w:r>
      <w:r>
        <w:t>Day=true,timeID=4</w:t>
      </w:r>
    </w:p>
    <w:p w14:paraId="736DDADA" w14:textId="77777777" w:rsidR="00C8540E" w:rsidRDefault="00C8540E">
      <w:pPr>
        <w:tabs>
          <w:tab w:val="left" w:pos="4035"/>
        </w:tabs>
        <w:ind w:firstLine="480"/>
        <w:jc w:val="center"/>
      </w:pPr>
    </w:p>
    <w:p w14:paraId="5871E257" w14:textId="4FE18CB1" w:rsidR="00C8540E" w:rsidRDefault="00C12CA9">
      <w:pPr>
        <w:tabs>
          <w:tab w:val="left" w:pos="4035"/>
        </w:tabs>
        <w:ind w:firstLine="480"/>
        <w:jc w:val="center"/>
      </w:pPr>
      <w:r>
        <w:rPr>
          <w:noProof/>
        </w:rPr>
        <w:drawing>
          <wp:inline distT="0" distB="0" distL="0" distR="0" wp14:anchorId="08B8D207" wp14:editId="5EE9F179">
            <wp:extent cx="4568825" cy="2740025"/>
            <wp:effectExtent l="0" t="0" r="0" b="0"/>
            <wp:docPr id="41" name="图表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4051B45" w14:textId="78FDA5B5" w:rsidR="00C8540E" w:rsidRDefault="00C8540E">
      <w:pPr>
        <w:tabs>
          <w:tab w:val="left" w:pos="4035"/>
        </w:tabs>
        <w:ind w:firstLine="480"/>
        <w:jc w:val="center"/>
      </w:pPr>
      <w:r>
        <w:rPr>
          <w:rFonts w:hint="eastAsia"/>
        </w:rPr>
        <w:t>图</w:t>
      </w:r>
      <w:r w:rsidR="00D44EF4">
        <w:rPr>
          <w:rFonts w:hint="eastAsia"/>
        </w:rPr>
        <w:t>4.1</w:t>
      </w:r>
      <w:r w:rsidR="006C2424">
        <w:rPr>
          <w:rFonts w:hint="eastAsia"/>
        </w:rPr>
        <w:t>5</w:t>
      </w:r>
      <w:r>
        <w:t xml:space="preserve"> </w:t>
      </w:r>
      <w:r>
        <w:rPr>
          <w:rFonts w:hint="eastAsia"/>
        </w:rPr>
        <w:t>work</w:t>
      </w:r>
      <w:r>
        <w:t>Day=true,timeID=5</w:t>
      </w:r>
    </w:p>
    <w:p w14:paraId="72F3DC9D" w14:textId="77777777" w:rsidR="00C8540E" w:rsidRDefault="00C8540E">
      <w:pPr>
        <w:tabs>
          <w:tab w:val="left" w:pos="4035"/>
        </w:tabs>
        <w:ind w:firstLine="480"/>
        <w:jc w:val="center"/>
      </w:pPr>
    </w:p>
    <w:p w14:paraId="106355DE" w14:textId="77777777" w:rsidR="00C8540E" w:rsidRDefault="00C8540E">
      <w:pPr>
        <w:ind w:firstLine="480"/>
      </w:pPr>
      <w:r>
        <w:rPr>
          <w:rFonts w:hint="eastAsia"/>
        </w:rPr>
        <w:t>观察上述图表</w:t>
      </w:r>
      <w:del w:id="297" w:author="qzuser" w:date="2018-05-17T18:11:00Z">
        <w:r>
          <w:rPr>
            <w:rFonts w:hint="eastAsia"/>
          </w:rPr>
          <w:delText>,</w:delText>
        </w:r>
      </w:del>
      <w:ins w:id="298" w:author="qzuser" w:date="2018-05-17T18:11:00Z">
        <w:r>
          <w:rPr>
            <w:rFonts w:hint="eastAsia"/>
          </w:rPr>
          <w:t>，</w:t>
        </w:r>
      </w:ins>
      <w:r>
        <w:rPr>
          <w:rFonts w:hint="eastAsia"/>
        </w:rPr>
        <w:t>在图</w:t>
      </w:r>
      <w:r>
        <w:rPr>
          <w:rFonts w:hint="eastAsia"/>
        </w:rPr>
        <w:t>4.2</w:t>
      </w:r>
      <w:r>
        <w:rPr>
          <w:rFonts w:hint="eastAsia"/>
        </w:rPr>
        <w:t>中，取</w:t>
      </w:r>
      <w:r>
        <w:rPr>
          <w:rFonts w:hint="eastAsia"/>
        </w:rPr>
        <w:t>eps</w:t>
      </w:r>
      <w:r>
        <w:t>=1000</w:t>
      </w:r>
      <w:del w:id="299" w:author="qzuser" w:date="2018-05-17T18:11:00Z">
        <w:r>
          <w:delText>,</w:delText>
        </w:r>
      </w:del>
      <w:ins w:id="300" w:author="qzuser" w:date="2018-05-17T18:11:00Z">
        <w:r>
          <w:rPr>
            <w:rFonts w:hint="eastAsia"/>
          </w:rPr>
          <w:t>；</w:t>
        </w:r>
      </w:ins>
      <w:r>
        <w:rPr>
          <w:rFonts w:hint="eastAsia"/>
        </w:rPr>
        <w:t>图</w:t>
      </w:r>
      <w:r>
        <w:rPr>
          <w:rFonts w:hint="eastAsia"/>
        </w:rPr>
        <w:t>4.</w:t>
      </w:r>
      <w:ins w:id="301" w:author="qzuser" w:date="2018-05-17T18:11:00Z">
        <w:r>
          <w:rPr>
            <w:rFonts w:hint="eastAsia"/>
          </w:rPr>
          <w:t>3</w:t>
        </w:r>
      </w:ins>
      <w:r>
        <w:rPr>
          <w:rFonts w:hint="eastAsia"/>
        </w:rPr>
        <w:t>中，取</w:t>
      </w:r>
      <w:r>
        <w:rPr>
          <w:rFonts w:hint="eastAsia"/>
        </w:rPr>
        <w:t>eps</w:t>
      </w:r>
      <w:r>
        <w:t>=</w:t>
      </w:r>
      <w:r>
        <w:rPr>
          <w:rFonts w:hint="eastAsia"/>
        </w:rPr>
        <w:t>30</w:t>
      </w:r>
      <w:r>
        <w:t>00</w:t>
      </w:r>
      <w:del w:id="302" w:author="qzuser" w:date="2018-05-17T18:12:00Z">
        <w:r>
          <w:delText>,</w:delText>
        </w:r>
      </w:del>
      <w:ins w:id="303" w:author="qzuser" w:date="2018-05-17T18:12:00Z">
        <w:r>
          <w:rPr>
            <w:rFonts w:hint="eastAsia"/>
          </w:rPr>
          <w:t>；</w:t>
        </w:r>
      </w:ins>
      <w:r>
        <w:rPr>
          <w:rFonts w:hint="eastAsia"/>
        </w:rPr>
        <w:t>图</w:t>
      </w:r>
      <w:r>
        <w:rPr>
          <w:rFonts w:hint="eastAsia"/>
        </w:rPr>
        <w:t>4.4</w:t>
      </w:r>
      <w:r>
        <w:rPr>
          <w:rFonts w:hint="eastAsia"/>
        </w:rPr>
        <w:t>中，取</w:t>
      </w:r>
      <w:r>
        <w:rPr>
          <w:rFonts w:hint="eastAsia"/>
        </w:rPr>
        <w:t>eps</w:t>
      </w:r>
      <w:r>
        <w:t>=2000</w:t>
      </w:r>
      <w:del w:id="304" w:author="qzuser" w:date="2018-05-17T18:12:00Z">
        <w:r>
          <w:delText>,</w:delText>
        </w:r>
      </w:del>
      <w:ins w:id="305" w:author="qzuser" w:date="2018-05-17T18:12:00Z">
        <w:r>
          <w:rPr>
            <w:rFonts w:hint="eastAsia"/>
          </w:rPr>
          <w:t>；</w:t>
        </w:r>
      </w:ins>
      <w:r>
        <w:rPr>
          <w:rFonts w:hint="eastAsia"/>
        </w:rPr>
        <w:t>图</w:t>
      </w:r>
      <w:r>
        <w:rPr>
          <w:rFonts w:hint="eastAsia"/>
        </w:rPr>
        <w:t>4.5</w:t>
      </w:r>
      <w:r>
        <w:rPr>
          <w:rFonts w:hint="eastAsia"/>
        </w:rPr>
        <w:t>中，取</w:t>
      </w:r>
      <w:r>
        <w:rPr>
          <w:rFonts w:hint="eastAsia"/>
        </w:rPr>
        <w:t>eps</w:t>
      </w:r>
      <w:r>
        <w:t>=</w:t>
      </w:r>
      <w:r>
        <w:rPr>
          <w:rFonts w:hint="eastAsia"/>
        </w:rPr>
        <w:t>30</w:t>
      </w:r>
      <w:r>
        <w:t>00</w:t>
      </w:r>
      <w:del w:id="306" w:author="qzuser" w:date="2018-05-17T18:12:00Z">
        <w:r>
          <w:delText>,</w:delText>
        </w:r>
      </w:del>
      <w:ins w:id="307" w:author="qzuser" w:date="2018-05-17T18:12:00Z">
        <w:r>
          <w:rPr>
            <w:rFonts w:hint="eastAsia"/>
          </w:rPr>
          <w:t>；</w:t>
        </w:r>
      </w:ins>
      <w:r>
        <w:rPr>
          <w:rFonts w:hint="eastAsia"/>
        </w:rPr>
        <w:t>图</w:t>
      </w:r>
      <w:r>
        <w:rPr>
          <w:rFonts w:hint="eastAsia"/>
        </w:rPr>
        <w:t>4.6</w:t>
      </w:r>
      <w:r>
        <w:rPr>
          <w:rFonts w:hint="eastAsia"/>
        </w:rPr>
        <w:t>中，取</w:t>
      </w:r>
      <w:r>
        <w:rPr>
          <w:rFonts w:hint="eastAsia"/>
        </w:rPr>
        <w:t>eps</w:t>
      </w:r>
      <w:r>
        <w:t>=2000</w:t>
      </w:r>
      <w:del w:id="308" w:author="qzuser" w:date="2018-05-17T18:12:00Z">
        <w:r>
          <w:delText>,</w:delText>
        </w:r>
      </w:del>
      <w:ins w:id="309" w:author="qzuser" w:date="2018-05-17T18:12:00Z">
        <w:r>
          <w:rPr>
            <w:rFonts w:hint="eastAsia"/>
          </w:rPr>
          <w:t>；</w:t>
        </w:r>
      </w:ins>
      <w:r>
        <w:rPr>
          <w:rFonts w:hint="eastAsia"/>
        </w:rPr>
        <w:t>图</w:t>
      </w:r>
      <w:r>
        <w:rPr>
          <w:rFonts w:hint="eastAsia"/>
        </w:rPr>
        <w:t>4.7</w:t>
      </w:r>
      <w:r>
        <w:rPr>
          <w:rFonts w:hint="eastAsia"/>
        </w:rPr>
        <w:t>中，</w:t>
      </w:r>
      <w:del w:id="310" w:author="qzuser" w:date="2018-05-17T18:12:00Z">
        <w:r>
          <w:rPr>
            <w:rFonts w:hint="eastAsia"/>
          </w:rPr>
          <w:delText>去</w:delText>
        </w:r>
      </w:del>
      <w:ins w:id="311" w:author="qzuser" w:date="2018-05-17T18:12:00Z">
        <w:r>
          <w:rPr>
            <w:rFonts w:hint="eastAsia"/>
          </w:rPr>
          <w:t>取</w:t>
        </w:r>
      </w:ins>
      <w:r>
        <w:rPr>
          <w:rFonts w:hint="eastAsia"/>
        </w:rPr>
        <w:t>eps=</w:t>
      </w:r>
      <w:r>
        <w:t>2400</w:t>
      </w:r>
      <w:del w:id="312" w:author="qzuser" w:date="2018-05-17T18:12:00Z">
        <w:r>
          <w:delText>,</w:delText>
        </w:r>
      </w:del>
      <w:ins w:id="313" w:author="qzuser" w:date="2018-05-17T18:12:00Z">
        <w:r>
          <w:rPr>
            <w:rFonts w:hint="eastAsia"/>
          </w:rPr>
          <w:t>；</w:t>
        </w:r>
      </w:ins>
      <w:r>
        <w:rPr>
          <w:rFonts w:hint="eastAsia"/>
        </w:rPr>
        <w:t>图</w:t>
      </w:r>
      <w:r>
        <w:rPr>
          <w:rFonts w:hint="eastAsia"/>
        </w:rPr>
        <w:t>4.8</w:t>
      </w:r>
      <w:r>
        <w:rPr>
          <w:rFonts w:hint="eastAsia"/>
        </w:rPr>
        <w:t>中，取</w:t>
      </w:r>
      <w:r>
        <w:rPr>
          <w:rFonts w:hint="eastAsia"/>
        </w:rPr>
        <w:t>eps</w:t>
      </w:r>
      <w:r>
        <w:t>=3500</w:t>
      </w:r>
      <w:del w:id="314" w:author="qzuser" w:date="2018-05-17T18:12:00Z">
        <w:r>
          <w:delText>,</w:delText>
        </w:r>
      </w:del>
      <w:ins w:id="315" w:author="qzuser" w:date="2018-05-17T18:12:00Z">
        <w:r>
          <w:rPr>
            <w:rFonts w:hint="eastAsia"/>
          </w:rPr>
          <w:t>；</w:t>
        </w:r>
      </w:ins>
      <w:r>
        <w:rPr>
          <w:rFonts w:hint="eastAsia"/>
        </w:rPr>
        <w:t>图</w:t>
      </w:r>
      <w:r>
        <w:rPr>
          <w:rFonts w:hint="eastAsia"/>
        </w:rPr>
        <w:t>4.9</w:t>
      </w:r>
      <w:r>
        <w:rPr>
          <w:rFonts w:hint="eastAsia"/>
        </w:rPr>
        <w:t>中，取</w:t>
      </w:r>
      <w:r>
        <w:rPr>
          <w:rFonts w:hint="eastAsia"/>
        </w:rPr>
        <w:t>eps</w:t>
      </w:r>
      <w:r>
        <w:t>=</w:t>
      </w:r>
      <w:r>
        <w:rPr>
          <w:rFonts w:hint="eastAsia"/>
        </w:rPr>
        <w:t>3</w:t>
      </w:r>
      <w:r>
        <w:t>000</w:t>
      </w:r>
      <w:del w:id="316" w:author="qzuser" w:date="2018-05-17T18:12:00Z">
        <w:r>
          <w:delText>.</w:delText>
        </w:r>
      </w:del>
      <w:ins w:id="317" w:author="qzuser" w:date="2018-05-17T18:12:00Z">
        <w:r>
          <w:rPr>
            <w:rFonts w:hint="eastAsia"/>
          </w:rPr>
          <w:t>。</w:t>
        </w:r>
      </w:ins>
    </w:p>
    <w:p w14:paraId="4DE1EF9A" w14:textId="77777777" w:rsidR="00C8540E" w:rsidRDefault="00C8540E">
      <w:pPr>
        <w:ind w:firstLine="480"/>
      </w:pPr>
      <w:r>
        <w:rPr>
          <w:rFonts w:hint="eastAsia"/>
        </w:rPr>
        <w:t>在聚类算法中，按照不同的类使用不同的</w:t>
      </w:r>
      <w:r>
        <w:rPr>
          <w:rFonts w:hint="eastAsia"/>
        </w:rPr>
        <w:t>eps</w:t>
      </w:r>
      <w:r>
        <w:rPr>
          <w:rFonts w:hint="eastAsia"/>
        </w:rPr>
        <w:t>和</w:t>
      </w:r>
      <w:r>
        <w:rPr>
          <w:rFonts w:hint="eastAsia"/>
        </w:rPr>
        <w:t>Min</w:t>
      </w:r>
      <w:r>
        <w:t>Pts</w:t>
      </w:r>
      <w:r>
        <w:rPr>
          <w:rFonts w:hint="eastAsia"/>
        </w:rPr>
        <w:t>值进行聚类，最后</w:t>
      </w:r>
      <w:proofErr w:type="gramStart"/>
      <w:r>
        <w:rPr>
          <w:rFonts w:hint="eastAsia"/>
        </w:rPr>
        <w:t>得到簇数如下</w:t>
      </w:r>
      <w:proofErr w:type="gramEnd"/>
      <w:r>
        <w:rPr>
          <w:rFonts w:hint="eastAsia"/>
        </w:rPr>
        <w:t>图所示。</w:t>
      </w:r>
    </w:p>
    <w:p w14:paraId="6FB1CB7F" w14:textId="1B6DD3AA" w:rsidR="00C8540E" w:rsidRDefault="00C12CA9">
      <w:pPr>
        <w:ind w:firstLine="480"/>
        <w:jc w:val="center"/>
      </w:pPr>
      <w:r w:rsidRPr="003B4BA1">
        <w:rPr>
          <w:noProof/>
        </w:rPr>
        <w:lastRenderedPageBreak/>
        <w:drawing>
          <wp:inline distT="0" distB="0" distL="0" distR="0" wp14:anchorId="355E1D47" wp14:editId="601B8944">
            <wp:extent cx="4568825" cy="2740025"/>
            <wp:effectExtent l="0" t="0" r="0" b="0"/>
            <wp:docPr id="42"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2D8BE33" w14:textId="4853E786" w:rsidR="00C8540E" w:rsidRPr="00D44EF4" w:rsidRDefault="00C8540E">
      <w:pPr>
        <w:ind w:firstLine="420"/>
        <w:jc w:val="center"/>
        <w:rPr>
          <w:rFonts w:ascii="黑体" w:eastAsia="黑体" w:hAnsi="黑体"/>
          <w:sz w:val="21"/>
          <w:szCs w:val="21"/>
        </w:rPr>
      </w:pPr>
      <w:r w:rsidRPr="00D44EF4">
        <w:rPr>
          <w:rFonts w:ascii="黑体" w:eastAsia="黑体" w:hAnsi="黑体" w:hint="eastAsia"/>
          <w:sz w:val="21"/>
          <w:szCs w:val="21"/>
        </w:rPr>
        <w:t>图</w:t>
      </w:r>
      <w:r w:rsidR="00D44EF4" w:rsidRPr="00D44EF4">
        <w:rPr>
          <w:rFonts w:ascii="黑体" w:eastAsia="黑体" w:hAnsi="黑体" w:hint="eastAsia"/>
          <w:sz w:val="21"/>
          <w:szCs w:val="21"/>
        </w:rPr>
        <w:t>4.1</w:t>
      </w:r>
      <w:r w:rsidR="006C2424">
        <w:rPr>
          <w:rFonts w:ascii="黑体" w:eastAsia="黑体" w:hAnsi="黑体" w:hint="eastAsia"/>
          <w:sz w:val="21"/>
          <w:szCs w:val="21"/>
        </w:rPr>
        <w:t>6</w:t>
      </w:r>
      <w:r w:rsidRPr="00D44EF4">
        <w:rPr>
          <w:rFonts w:ascii="黑体" w:eastAsia="黑体" w:hAnsi="黑体"/>
          <w:sz w:val="21"/>
          <w:szCs w:val="21"/>
        </w:rPr>
        <w:t xml:space="preserve"> </w:t>
      </w:r>
      <w:commentRangeStart w:id="318"/>
      <w:r w:rsidRPr="00D44EF4">
        <w:rPr>
          <w:rFonts w:ascii="黑体" w:eastAsia="黑体" w:hAnsi="黑体" w:hint="eastAsia"/>
          <w:sz w:val="21"/>
          <w:szCs w:val="21"/>
        </w:rPr>
        <w:t>不同时段</w:t>
      </w:r>
      <w:proofErr w:type="gramStart"/>
      <w:r w:rsidRPr="00D44EF4">
        <w:rPr>
          <w:rFonts w:ascii="黑体" w:eastAsia="黑体" w:hAnsi="黑体" w:hint="eastAsia"/>
          <w:sz w:val="21"/>
          <w:szCs w:val="21"/>
        </w:rPr>
        <w:t>的簇数</w:t>
      </w:r>
      <w:commentRangeEnd w:id="318"/>
      <w:proofErr w:type="gramEnd"/>
      <w:r w:rsidRPr="00D44EF4">
        <w:rPr>
          <w:rFonts w:ascii="黑体" w:eastAsia="黑体" w:hAnsi="黑体"/>
          <w:sz w:val="21"/>
          <w:szCs w:val="21"/>
        </w:rPr>
        <w:commentReference w:id="318"/>
      </w:r>
    </w:p>
    <w:p w14:paraId="20057622" w14:textId="77777777" w:rsidR="00C8540E" w:rsidRDefault="00C8540E">
      <w:pPr>
        <w:ind w:firstLine="480"/>
      </w:pPr>
      <w:r>
        <w:rPr>
          <w:rFonts w:hint="eastAsia"/>
        </w:rPr>
        <w:t>从上图可以看出，在工作日中，</w:t>
      </w:r>
      <w:r>
        <w:rPr>
          <w:rFonts w:hint="eastAsia"/>
        </w:rPr>
        <w:t>time</w:t>
      </w:r>
      <w:r>
        <w:t>ID=2</w:t>
      </w:r>
      <w:del w:id="319" w:author="qzuser" w:date="2018-05-17T18:14:00Z">
        <w:r>
          <w:delText>,</w:delText>
        </w:r>
      </w:del>
      <w:ins w:id="320" w:author="qzuser" w:date="2018-05-17T18:14:00Z">
        <w:r>
          <w:rPr>
            <w:rFonts w:hint="eastAsia"/>
          </w:rPr>
          <w:t>，</w:t>
        </w:r>
      </w:ins>
      <w:r>
        <w:t>3</w:t>
      </w:r>
      <w:del w:id="321" w:author="qzuser" w:date="2018-05-17T18:14:00Z">
        <w:r>
          <w:delText>,</w:delText>
        </w:r>
      </w:del>
      <w:ins w:id="322" w:author="qzuser" w:date="2018-05-17T18:14:00Z">
        <w:r>
          <w:rPr>
            <w:rFonts w:hint="eastAsia"/>
          </w:rPr>
          <w:t>，</w:t>
        </w:r>
      </w:ins>
      <w:r>
        <w:t>4</w:t>
      </w:r>
      <w:r>
        <w:rPr>
          <w:rFonts w:hint="eastAsia"/>
        </w:rPr>
        <w:t>时（即</w:t>
      </w:r>
      <w:r>
        <w:rPr>
          <w:rFonts w:hint="eastAsia"/>
        </w:rPr>
        <w:t>11</w:t>
      </w:r>
      <w:r>
        <w:rPr>
          <w:rFonts w:hint="eastAsia"/>
        </w:rPr>
        <w:t>点到</w:t>
      </w:r>
      <w:r>
        <w:rPr>
          <w:rFonts w:hint="eastAsia"/>
        </w:rPr>
        <w:t>20</w:t>
      </w:r>
      <w:r>
        <w:rPr>
          <w:rFonts w:hint="eastAsia"/>
        </w:rPr>
        <w:t>点）热点</w:t>
      </w:r>
      <w:proofErr w:type="gramStart"/>
      <w:r>
        <w:rPr>
          <w:rFonts w:hint="eastAsia"/>
        </w:rPr>
        <w:t>簇</w:t>
      </w:r>
      <w:proofErr w:type="gramEnd"/>
      <w:r>
        <w:rPr>
          <w:rFonts w:hint="eastAsia"/>
        </w:rPr>
        <w:t>比较多，而在周末白天时段的热点</w:t>
      </w:r>
      <w:proofErr w:type="gramStart"/>
      <w:r>
        <w:rPr>
          <w:rFonts w:hint="eastAsia"/>
        </w:rPr>
        <w:t>簇</w:t>
      </w:r>
      <w:proofErr w:type="gramEnd"/>
      <w:r>
        <w:rPr>
          <w:rFonts w:hint="eastAsia"/>
        </w:rPr>
        <w:t>比较多。</w:t>
      </w:r>
    </w:p>
    <w:p w14:paraId="0C91B465" w14:textId="77777777" w:rsidR="00C8540E" w:rsidRDefault="00C8540E">
      <w:pPr>
        <w:ind w:firstLine="480"/>
      </w:pPr>
      <w:r>
        <w:rPr>
          <w:rFonts w:hint="eastAsia"/>
        </w:rPr>
        <w:t>为了证明本文所述阈值选择算法的正确性，下面进行横向对比</w:t>
      </w:r>
      <w:ins w:id="323" w:author="qzuser" w:date="2018-05-17T18:15:00Z">
        <w:r>
          <w:rPr>
            <w:rFonts w:hint="eastAsia"/>
          </w:rPr>
          <w:t>。</w:t>
        </w:r>
      </w:ins>
      <w:del w:id="324" w:author="qzuser" w:date="2018-05-17T18:15:00Z">
        <w:r>
          <w:rPr>
            <w:rFonts w:hint="eastAsia"/>
          </w:rPr>
          <w:delText>，</w:delText>
        </w:r>
      </w:del>
      <w:r>
        <w:rPr>
          <w:rFonts w:hint="eastAsia"/>
        </w:rPr>
        <w:t>当</w:t>
      </w:r>
      <w:r>
        <w:rPr>
          <w:rFonts w:hint="eastAsia"/>
        </w:rPr>
        <w:t>MinPts</w:t>
      </w:r>
      <w:r>
        <w:rPr>
          <w:rFonts w:hint="eastAsia"/>
        </w:rPr>
        <w:t>为</w:t>
      </w:r>
      <w:r>
        <w:rPr>
          <w:rFonts w:hint="eastAsia"/>
        </w:rPr>
        <w:t>5</w:t>
      </w:r>
      <w:r>
        <w:rPr>
          <w:rFonts w:hint="eastAsia"/>
        </w:rPr>
        <w:t>时，本文将选择一系列递增的</w:t>
      </w:r>
      <w:r>
        <w:rPr>
          <w:rFonts w:hint="eastAsia"/>
        </w:rPr>
        <w:t>eps</w:t>
      </w:r>
      <w:r>
        <w:rPr>
          <w:rFonts w:hint="eastAsia"/>
        </w:rPr>
        <w:t>值计算</w:t>
      </w:r>
      <w:r>
        <w:rPr>
          <w:rFonts w:hint="eastAsia"/>
        </w:rPr>
        <w:t>clusters</w:t>
      </w:r>
      <w:r>
        <w:rPr>
          <w:rFonts w:hint="eastAsia"/>
        </w:rPr>
        <w:t>，并将结果和图</w:t>
      </w:r>
      <w:r>
        <w:rPr>
          <w:rFonts w:hint="eastAsia"/>
        </w:rPr>
        <w:t>4.10</w:t>
      </w:r>
      <w:r>
        <w:rPr>
          <w:rFonts w:hint="eastAsia"/>
        </w:rPr>
        <w:t>进行比较。可以发现，当每个时间段进行个性化取值时，</w:t>
      </w:r>
      <w:proofErr w:type="gramStart"/>
      <w:r>
        <w:rPr>
          <w:rFonts w:hint="eastAsia"/>
        </w:rPr>
        <w:t>所得簇数最大</w:t>
      </w:r>
      <w:proofErr w:type="gramEnd"/>
      <w:r>
        <w:rPr>
          <w:rFonts w:hint="eastAsia"/>
        </w:rPr>
        <w:t>。</w:t>
      </w:r>
    </w:p>
    <w:p w14:paraId="4CC24974" w14:textId="37D6A4D0" w:rsidR="00C8540E" w:rsidRDefault="00C12CA9">
      <w:pPr>
        <w:ind w:firstLine="480"/>
      </w:pPr>
      <w:r w:rsidRPr="003B4BA1">
        <w:rPr>
          <w:noProof/>
        </w:rPr>
        <w:lastRenderedPageBreak/>
        <w:drawing>
          <wp:inline distT="0" distB="0" distL="0" distR="0" wp14:anchorId="7695F240" wp14:editId="2E92265E">
            <wp:extent cx="6121400" cy="4015105"/>
            <wp:effectExtent l="0" t="0" r="0" b="0"/>
            <wp:docPr id="4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88BAE9" w14:textId="43C848A4" w:rsidR="00C8540E" w:rsidRPr="00D44EF4" w:rsidRDefault="00C8540E">
      <w:pPr>
        <w:ind w:firstLine="420"/>
        <w:jc w:val="center"/>
        <w:rPr>
          <w:rFonts w:ascii="黑体" w:eastAsia="黑体" w:hAnsi="黑体"/>
          <w:sz w:val="21"/>
          <w:szCs w:val="21"/>
        </w:rPr>
      </w:pPr>
      <w:r w:rsidRPr="00D44EF4">
        <w:rPr>
          <w:rFonts w:ascii="黑体" w:eastAsia="黑体" w:hAnsi="黑体" w:hint="eastAsia"/>
          <w:sz w:val="21"/>
          <w:szCs w:val="21"/>
        </w:rPr>
        <w:t>图</w:t>
      </w:r>
      <w:r w:rsidR="00D44EF4" w:rsidRPr="00D44EF4">
        <w:rPr>
          <w:rFonts w:ascii="黑体" w:eastAsia="黑体" w:hAnsi="黑体" w:hint="eastAsia"/>
          <w:sz w:val="21"/>
          <w:szCs w:val="21"/>
        </w:rPr>
        <w:t>4.1</w:t>
      </w:r>
      <w:r w:rsidR="006C2424">
        <w:rPr>
          <w:rFonts w:ascii="黑体" w:eastAsia="黑体" w:hAnsi="黑体" w:hint="eastAsia"/>
          <w:sz w:val="21"/>
          <w:szCs w:val="21"/>
        </w:rPr>
        <w:t>7</w:t>
      </w:r>
      <w:r w:rsidRPr="00D44EF4">
        <w:rPr>
          <w:rFonts w:ascii="黑体" w:eastAsia="黑体" w:hAnsi="黑体"/>
          <w:sz w:val="21"/>
          <w:szCs w:val="21"/>
        </w:rPr>
        <w:t xml:space="preserve"> </w:t>
      </w:r>
      <w:commentRangeStart w:id="325"/>
      <w:r w:rsidRPr="00D44EF4">
        <w:rPr>
          <w:rFonts w:ascii="黑体" w:eastAsia="黑体" w:hAnsi="黑体" w:hint="eastAsia"/>
          <w:sz w:val="21"/>
          <w:szCs w:val="21"/>
        </w:rPr>
        <w:t>不同eps对应</w:t>
      </w:r>
      <w:proofErr w:type="gramStart"/>
      <w:r w:rsidRPr="00D44EF4">
        <w:rPr>
          <w:rFonts w:ascii="黑体" w:eastAsia="黑体" w:hAnsi="黑体" w:hint="eastAsia"/>
          <w:sz w:val="21"/>
          <w:szCs w:val="21"/>
        </w:rPr>
        <w:t>的簇数</w:t>
      </w:r>
      <w:commentRangeEnd w:id="325"/>
      <w:proofErr w:type="gramEnd"/>
      <w:r w:rsidRPr="00D44EF4">
        <w:rPr>
          <w:rFonts w:ascii="黑体" w:eastAsia="黑体" w:hAnsi="黑体"/>
          <w:sz w:val="21"/>
          <w:szCs w:val="21"/>
        </w:rPr>
        <w:commentReference w:id="325"/>
      </w:r>
    </w:p>
    <w:p w14:paraId="1C775955" w14:textId="77777777" w:rsidR="00C8540E" w:rsidRDefault="00C8540E">
      <w:pPr>
        <w:pStyle w:val="2"/>
      </w:pPr>
      <w:bookmarkStart w:id="326" w:name="_Toc514149510"/>
      <w:r>
        <w:rPr>
          <w:rFonts w:hint="eastAsia"/>
        </w:rPr>
        <w:t>热点区域可视化</w:t>
      </w:r>
      <w:bookmarkEnd w:id="326"/>
    </w:p>
    <w:p w14:paraId="29AADFCE" w14:textId="77777777" w:rsidR="00C8540E" w:rsidRDefault="00C8540E">
      <w:pPr>
        <w:ind w:firstLine="480"/>
      </w:pPr>
      <w:r>
        <w:rPr>
          <w:rFonts w:hint="eastAsia"/>
        </w:rPr>
        <w:t>通过上述算法，按照不同时间段聚类将会得到八个结果集</w:t>
      </w:r>
      <w:ins w:id="327" w:author="qzuser" w:date="2018-05-17T18:17:00Z">
        <w:r>
          <w:rPr>
            <w:rFonts w:hint="eastAsia"/>
          </w:rPr>
          <w:t>。</w:t>
        </w:r>
      </w:ins>
      <w:del w:id="328" w:author="qzuser" w:date="2018-05-17T18:17:00Z">
        <w:r>
          <w:rPr>
            <w:rFonts w:hint="eastAsia"/>
          </w:rPr>
          <w:delText>，</w:delText>
        </w:r>
      </w:del>
      <w:r>
        <w:rPr>
          <w:rFonts w:hint="eastAsia"/>
        </w:rPr>
        <w:t>本文通过高德地图</w:t>
      </w:r>
      <w:r>
        <w:rPr>
          <w:rFonts w:hint="eastAsia"/>
        </w:rPr>
        <w:t>API</w:t>
      </w:r>
      <w:r>
        <w:rPr>
          <w:rFonts w:hint="eastAsia"/>
        </w:rPr>
        <w:t>，将热点区域显示在</w:t>
      </w:r>
      <w:r>
        <w:rPr>
          <w:rFonts w:hint="eastAsia"/>
        </w:rPr>
        <w:t>Web</w:t>
      </w:r>
      <w:r>
        <w:rPr>
          <w:rFonts w:hint="eastAsia"/>
        </w:rPr>
        <w:t>端。在工作日中，当</w:t>
      </w:r>
      <w:r>
        <w:rPr>
          <w:rFonts w:hint="eastAsia"/>
        </w:rPr>
        <w:t>timeID</w:t>
      </w:r>
      <w:r>
        <w:rPr>
          <w:rFonts w:hint="eastAsia"/>
        </w:rPr>
        <w:t>为</w:t>
      </w:r>
      <w:r>
        <w:rPr>
          <w:rFonts w:hint="eastAsia"/>
        </w:rPr>
        <w:t>4</w:t>
      </w:r>
      <w:r>
        <w:rPr>
          <w:rFonts w:hint="eastAsia"/>
        </w:rPr>
        <w:t>时，所得热点区域如下图所示。下图中红点代表热点区域</w:t>
      </w:r>
      <w:del w:id="329" w:author="qzuser" w:date="2018-05-17T18:18:00Z">
        <w:r>
          <w:rPr>
            <w:rFonts w:hint="eastAsia"/>
          </w:rPr>
          <w:delText>，</w:delText>
        </w:r>
      </w:del>
      <w:ins w:id="330" w:author="qzuser" w:date="2018-05-17T18:18:00Z">
        <w:r>
          <w:rPr>
            <w:rFonts w:hint="eastAsia"/>
          </w:rPr>
          <w:t>。</w:t>
        </w:r>
      </w:ins>
      <w:r>
        <w:rPr>
          <w:rFonts w:hint="eastAsia"/>
        </w:rPr>
        <w:t>由于</w:t>
      </w:r>
      <w:r>
        <w:rPr>
          <w:rFonts w:hint="eastAsia"/>
        </w:rPr>
        <w:t>API</w:t>
      </w:r>
      <w:r>
        <w:rPr>
          <w:rFonts w:hint="eastAsia"/>
        </w:rPr>
        <w:t>对</w:t>
      </w:r>
      <w:del w:id="331" w:author="qzuser" w:date="2018-05-17T18:17:00Z">
        <w:r>
          <w:rPr>
            <w:rFonts w:hint="eastAsia"/>
          </w:rPr>
          <w:delText>下</w:delText>
        </w:r>
      </w:del>
      <w:r>
        <w:rPr>
          <w:rFonts w:hint="eastAsia"/>
        </w:rPr>
        <w:t>海量点在一定比例尺下按照四叉树算法只显示其中的</w:t>
      </w:r>
      <w:r>
        <w:rPr>
          <w:rFonts w:hint="eastAsia"/>
        </w:rPr>
        <w:t>top</w:t>
      </w:r>
      <w:r>
        <w:t>N</w:t>
      </w:r>
      <w:proofErr w:type="gramStart"/>
      <w:r>
        <w:rPr>
          <w:rFonts w:hint="eastAsia"/>
        </w:rPr>
        <w:t>个</w:t>
      </w:r>
      <w:proofErr w:type="gramEnd"/>
      <w:r>
        <w:rPr>
          <w:rFonts w:hint="eastAsia"/>
        </w:rPr>
        <w:t>点，所以将局部地图放大后可以看到更明显的聚类效果。可以看到在工作日</w:t>
      </w:r>
      <w:r>
        <w:rPr>
          <w:rFonts w:hint="eastAsia"/>
        </w:rPr>
        <w:t>time</w:t>
      </w:r>
      <w:r>
        <w:t>ID</w:t>
      </w:r>
      <w:r>
        <w:rPr>
          <w:rFonts w:hint="eastAsia"/>
        </w:rPr>
        <w:t>为</w:t>
      </w:r>
      <w:r>
        <w:rPr>
          <w:rFonts w:hint="eastAsia"/>
        </w:rPr>
        <w:t>4</w:t>
      </w:r>
      <w:r>
        <w:rPr>
          <w:rFonts w:hint="eastAsia"/>
        </w:rPr>
        <w:t>时，南京站和南京南站附近上车点较多，符合常规认识。</w:t>
      </w:r>
    </w:p>
    <w:p w14:paraId="1B58B815" w14:textId="6D9D75B1" w:rsidR="00C8540E" w:rsidRDefault="00C12CA9">
      <w:pPr>
        <w:ind w:firstLine="480"/>
      </w:pPr>
      <w:r>
        <w:rPr>
          <w:noProof/>
        </w:rPr>
        <w:lastRenderedPageBreak/>
        <w:drawing>
          <wp:inline distT="0" distB="0" distL="0" distR="0" wp14:anchorId="717B69B3" wp14:editId="645A0C79">
            <wp:extent cx="6115050" cy="4772025"/>
            <wp:effectExtent l="0" t="0" r="0" b="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4772025"/>
                    </a:xfrm>
                    <a:prstGeom prst="rect">
                      <a:avLst/>
                    </a:prstGeom>
                    <a:noFill/>
                    <a:ln>
                      <a:noFill/>
                    </a:ln>
                  </pic:spPr>
                </pic:pic>
              </a:graphicData>
            </a:graphic>
          </wp:inline>
        </w:drawing>
      </w:r>
    </w:p>
    <w:p w14:paraId="359AB3BA" w14:textId="47BF83C1" w:rsidR="00C8540E" w:rsidRPr="00D44EF4" w:rsidRDefault="00C8540E">
      <w:pPr>
        <w:ind w:firstLine="420"/>
        <w:jc w:val="center"/>
        <w:rPr>
          <w:rFonts w:ascii="黑体" w:eastAsia="黑体" w:hAnsi="黑体"/>
          <w:sz w:val="21"/>
          <w:szCs w:val="21"/>
        </w:rPr>
      </w:pPr>
      <w:r w:rsidRPr="00D44EF4">
        <w:rPr>
          <w:rFonts w:ascii="黑体" w:eastAsia="黑体" w:hAnsi="黑体" w:hint="eastAsia"/>
          <w:sz w:val="21"/>
          <w:szCs w:val="21"/>
        </w:rPr>
        <w:t>图</w:t>
      </w:r>
      <w:r w:rsidR="00D44EF4" w:rsidRPr="00D44EF4">
        <w:rPr>
          <w:rFonts w:ascii="黑体" w:eastAsia="黑体" w:hAnsi="黑体" w:hint="eastAsia"/>
          <w:sz w:val="21"/>
          <w:szCs w:val="21"/>
        </w:rPr>
        <w:t>4.1</w:t>
      </w:r>
      <w:r w:rsidR="006C2424">
        <w:rPr>
          <w:rFonts w:ascii="黑体" w:eastAsia="黑体" w:hAnsi="黑体" w:hint="eastAsia"/>
          <w:sz w:val="21"/>
          <w:szCs w:val="21"/>
        </w:rPr>
        <w:t>8</w:t>
      </w:r>
      <w:r w:rsidRPr="00D44EF4">
        <w:rPr>
          <w:rFonts w:ascii="黑体" w:eastAsia="黑体" w:hAnsi="黑体"/>
          <w:sz w:val="21"/>
          <w:szCs w:val="21"/>
        </w:rPr>
        <w:t xml:space="preserve"> </w:t>
      </w:r>
      <w:r w:rsidRPr="00D44EF4">
        <w:rPr>
          <w:rFonts w:ascii="黑体" w:eastAsia="黑体" w:hAnsi="黑体" w:hint="eastAsia"/>
          <w:sz w:val="21"/>
          <w:szCs w:val="21"/>
        </w:rPr>
        <w:t>整体热点区域</w:t>
      </w:r>
    </w:p>
    <w:p w14:paraId="0AEDC5F5" w14:textId="5CB0A09F" w:rsidR="00C8540E" w:rsidRDefault="00C12CA9">
      <w:pPr>
        <w:ind w:firstLine="480"/>
      </w:pPr>
      <w:r>
        <w:rPr>
          <w:noProof/>
        </w:rPr>
        <w:drawing>
          <wp:inline distT="0" distB="0" distL="0" distR="0" wp14:anchorId="2692D9F6" wp14:editId="3C3F1FB8">
            <wp:extent cx="6124575" cy="241935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575" cy="2419350"/>
                    </a:xfrm>
                    <a:prstGeom prst="rect">
                      <a:avLst/>
                    </a:prstGeom>
                    <a:noFill/>
                    <a:ln>
                      <a:noFill/>
                    </a:ln>
                  </pic:spPr>
                </pic:pic>
              </a:graphicData>
            </a:graphic>
          </wp:inline>
        </w:drawing>
      </w:r>
    </w:p>
    <w:p w14:paraId="5ED0043F" w14:textId="0000BB57" w:rsidR="00C8540E" w:rsidRPr="00D44EF4" w:rsidRDefault="00C8540E">
      <w:pPr>
        <w:ind w:firstLine="420"/>
        <w:jc w:val="center"/>
        <w:rPr>
          <w:rFonts w:ascii="黑体" w:eastAsia="黑体" w:hAnsi="黑体"/>
          <w:sz w:val="21"/>
          <w:szCs w:val="21"/>
        </w:rPr>
      </w:pPr>
      <w:r w:rsidRPr="00D44EF4">
        <w:rPr>
          <w:rFonts w:ascii="黑体" w:eastAsia="黑体" w:hAnsi="黑体" w:hint="eastAsia"/>
          <w:sz w:val="21"/>
          <w:szCs w:val="21"/>
        </w:rPr>
        <w:t>图</w:t>
      </w:r>
      <w:r w:rsidR="00D44EF4" w:rsidRPr="00D44EF4">
        <w:rPr>
          <w:rFonts w:ascii="黑体" w:eastAsia="黑体" w:hAnsi="黑体" w:hint="eastAsia"/>
          <w:sz w:val="21"/>
          <w:szCs w:val="21"/>
        </w:rPr>
        <w:t>4.1</w:t>
      </w:r>
      <w:r w:rsidR="006C2424">
        <w:rPr>
          <w:rFonts w:ascii="黑体" w:eastAsia="黑体" w:hAnsi="黑体" w:hint="eastAsia"/>
          <w:sz w:val="21"/>
          <w:szCs w:val="21"/>
        </w:rPr>
        <w:t>9</w:t>
      </w:r>
      <w:r w:rsidRPr="00D44EF4">
        <w:rPr>
          <w:rFonts w:ascii="黑体" w:eastAsia="黑体" w:hAnsi="黑体"/>
          <w:sz w:val="21"/>
          <w:szCs w:val="21"/>
        </w:rPr>
        <w:t xml:space="preserve"> </w:t>
      </w:r>
      <w:r w:rsidRPr="00D44EF4">
        <w:rPr>
          <w:rFonts w:ascii="黑体" w:eastAsia="黑体" w:hAnsi="黑体" w:hint="eastAsia"/>
          <w:sz w:val="21"/>
          <w:szCs w:val="21"/>
        </w:rPr>
        <w:t>局部热点区域一</w:t>
      </w:r>
    </w:p>
    <w:p w14:paraId="6D3FC039" w14:textId="6E5D84EC" w:rsidR="00C8540E" w:rsidRDefault="00C12CA9">
      <w:pPr>
        <w:ind w:firstLine="480"/>
        <w:jc w:val="center"/>
      </w:pPr>
      <w:r>
        <w:rPr>
          <w:noProof/>
        </w:rPr>
        <w:lastRenderedPageBreak/>
        <w:drawing>
          <wp:inline distT="0" distB="0" distL="0" distR="0" wp14:anchorId="6AC0756D" wp14:editId="0D6ECA8F">
            <wp:extent cx="5086350" cy="5219700"/>
            <wp:effectExtent l="0" t="0" r="0" b="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5219700"/>
                    </a:xfrm>
                    <a:prstGeom prst="rect">
                      <a:avLst/>
                    </a:prstGeom>
                    <a:noFill/>
                    <a:ln>
                      <a:noFill/>
                    </a:ln>
                  </pic:spPr>
                </pic:pic>
              </a:graphicData>
            </a:graphic>
          </wp:inline>
        </w:drawing>
      </w:r>
    </w:p>
    <w:p w14:paraId="41BE34A8" w14:textId="22BCB70C" w:rsidR="00C8540E" w:rsidRPr="00D44EF4" w:rsidRDefault="00C8540E">
      <w:pPr>
        <w:ind w:firstLine="420"/>
        <w:jc w:val="center"/>
        <w:rPr>
          <w:rFonts w:ascii="黑体" w:eastAsia="黑体" w:hAnsi="黑体"/>
          <w:sz w:val="21"/>
          <w:szCs w:val="21"/>
        </w:rPr>
      </w:pPr>
      <w:r w:rsidRPr="00D44EF4">
        <w:rPr>
          <w:rFonts w:ascii="黑体" w:eastAsia="黑体" w:hAnsi="黑体" w:hint="eastAsia"/>
          <w:sz w:val="21"/>
          <w:szCs w:val="21"/>
        </w:rPr>
        <w:t>图</w:t>
      </w:r>
      <w:r w:rsidR="006C2424">
        <w:rPr>
          <w:rFonts w:ascii="黑体" w:eastAsia="黑体" w:hAnsi="黑体" w:hint="eastAsia"/>
          <w:sz w:val="21"/>
          <w:szCs w:val="21"/>
        </w:rPr>
        <w:t>4.20</w:t>
      </w:r>
      <w:r w:rsidRPr="00D44EF4">
        <w:rPr>
          <w:rFonts w:ascii="黑体" w:eastAsia="黑体" w:hAnsi="黑体"/>
          <w:sz w:val="21"/>
          <w:szCs w:val="21"/>
        </w:rPr>
        <w:t xml:space="preserve"> </w:t>
      </w:r>
      <w:r w:rsidRPr="00D44EF4">
        <w:rPr>
          <w:rFonts w:ascii="黑体" w:eastAsia="黑体" w:hAnsi="黑体" w:hint="eastAsia"/>
          <w:sz w:val="21"/>
          <w:szCs w:val="21"/>
        </w:rPr>
        <w:t>局部热点区域二</w:t>
      </w:r>
    </w:p>
    <w:p w14:paraId="38F6E4E0" w14:textId="77777777" w:rsidR="00C8540E" w:rsidRDefault="00C8540E">
      <w:pPr>
        <w:ind w:firstLine="480"/>
        <w:jc w:val="center"/>
      </w:pPr>
    </w:p>
    <w:p w14:paraId="72B74907" w14:textId="77777777" w:rsidR="00C8540E" w:rsidRDefault="00C8540E">
      <w:pPr>
        <w:pStyle w:val="2"/>
      </w:pPr>
      <w:bookmarkStart w:id="332" w:name="_Toc514149511"/>
      <w:r>
        <w:rPr>
          <w:rFonts w:hint="eastAsia"/>
        </w:rPr>
        <w:t>本章小结</w:t>
      </w:r>
      <w:bookmarkEnd w:id="332"/>
    </w:p>
    <w:p w14:paraId="7C7981B5" w14:textId="77777777" w:rsidR="00C8540E" w:rsidRDefault="00C8540E">
      <w:pPr>
        <w:ind w:firstLine="480"/>
      </w:pPr>
      <w:r>
        <w:rPr>
          <w:rFonts w:hint="eastAsia"/>
        </w:rPr>
        <w:t>本章主要阐述了乘车热点区域的具体挖掘过程。首先讲述了实验环境以及基于</w:t>
      </w:r>
      <w:r>
        <w:rPr>
          <w:rFonts w:hint="eastAsia"/>
        </w:rPr>
        <w:t>Mong</w:t>
      </w:r>
      <w:r>
        <w:t>oDB</w:t>
      </w:r>
      <w:r>
        <w:rPr>
          <w:rFonts w:hint="eastAsia"/>
        </w:rPr>
        <w:t>数据库的</w:t>
      </w:r>
      <w:r>
        <w:rPr>
          <w:rFonts w:hint="eastAsia"/>
        </w:rPr>
        <w:t>MapReduce</w:t>
      </w:r>
      <w:r>
        <w:rPr>
          <w:rFonts w:hint="eastAsia"/>
        </w:rPr>
        <w:t>框架</w:t>
      </w:r>
      <w:del w:id="333" w:author="qzuser" w:date="2018-05-17T18:19:00Z">
        <w:r>
          <w:rPr>
            <w:rFonts w:hint="eastAsia"/>
          </w:rPr>
          <w:delText>，</w:delText>
        </w:r>
      </w:del>
      <w:ins w:id="334" w:author="qzuser" w:date="2018-05-17T18:19:00Z">
        <w:r>
          <w:rPr>
            <w:rFonts w:hint="eastAsia"/>
          </w:rPr>
          <w:t>；</w:t>
        </w:r>
      </w:ins>
      <w:r>
        <w:rPr>
          <w:rFonts w:hint="eastAsia"/>
        </w:rPr>
        <w:t>然后阐述了</w:t>
      </w:r>
      <w:r>
        <w:rPr>
          <w:rFonts w:hint="eastAsia"/>
        </w:rPr>
        <w:t>DBSCAN</w:t>
      </w:r>
      <w:r>
        <w:rPr>
          <w:rFonts w:hint="eastAsia"/>
        </w:rPr>
        <w:t>算法在此框架下的实现流程，并分析了</w:t>
      </w:r>
      <w:del w:id="335" w:author="qzuser" w:date="2018-05-17T18:19:00Z">
        <w:r>
          <w:rPr>
            <w:rFonts w:hint="eastAsia"/>
          </w:rPr>
          <w:delText>对于</w:delText>
        </w:r>
      </w:del>
      <w:r>
        <w:rPr>
          <w:rFonts w:hint="eastAsia"/>
        </w:rPr>
        <w:t>数据量大于</w:t>
      </w:r>
      <w:r>
        <w:rPr>
          <w:rFonts w:hint="eastAsia"/>
        </w:rPr>
        <w:t>16</w:t>
      </w:r>
      <w:r>
        <w:t>M</w:t>
      </w:r>
      <w:r>
        <w:rPr>
          <w:rFonts w:hint="eastAsia"/>
        </w:rPr>
        <w:t>时的结果集存储方案</w:t>
      </w:r>
      <w:del w:id="336" w:author="qzuser" w:date="2018-05-17T18:19:00Z">
        <w:r>
          <w:rPr>
            <w:rFonts w:hint="eastAsia"/>
          </w:rPr>
          <w:delText>，</w:delText>
        </w:r>
      </w:del>
      <w:ins w:id="337" w:author="qzuser" w:date="2018-05-17T18:19:00Z">
        <w:r>
          <w:rPr>
            <w:rFonts w:hint="eastAsia"/>
          </w:rPr>
          <w:t>；</w:t>
        </w:r>
      </w:ins>
      <w:r>
        <w:rPr>
          <w:rFonts w:hint="eastAsia"/>
        </w:rPr>
        <w:t>最后针对不同阈值，对聚类结果进行分析，并将最优聚类结果可视化在</w:t>
      </w:r>
      <w:r>
        <w:rPr>
          <w:rFonts w:hint="eastAsia"/>
        </w:rPr>
        <w:t>Web</w:t>
      </w:r>
      <w:r>
        <w:rPr>
          <w:rFonts w:hint="eastAsia"/>
        </w:rPr>
        <w:t>端。</w:t>
      </w:r>
    </w:p>
    <w:p w14:paraId="5C71F9CF" w14:textId="77777777" w:rsidR="00C8540E" w:rsidRDefault="00C8540E">
      <w:pPr>
        <w:pStyle w:val="1"/>
        <w:ind w:firstLine="600"/>
        <w:jc w:val="center"/>
        <w:rPr>
          <w:rFonts w:ascii="黑体" w:eastAsia="黑体" w:hAnsi="黑体"/>
          <w:b w:val="0"/>
          <w:sz w:val="30"/>
          <w:szCs w:val="30"/>
        </w:rPr>
      </w:pPr>
      <w:bookmarkStart w:id="338" w:name="_Toc514149512"/>
      <w:r>
        <w:rPr>
          <w:rFonts w:ascii="黑体" w:eastAsia="黑体" w:hAnsi="黑体" w:hint="eastAsia"/>
          <w:b w:val="0"/>
          <w:sz w:val="30"/>
          <w:szCs w:val="30"/>
        </w:rPr>
        <w:lastRenderedPageBreak/>
        <w:t xml:space="preserve">第五章 </w:t>
      </w:r>
      <w:r>
        <w:rPr>
          <w:rFonts w:ascii="黑体" w:eastAsia="黑体" w:hAnsi="黑体"/>
          <w:b w:val="0"/>
          <w:sz w:val="30"/>
          <w:szCs w:val="30"/>
        </w:rPr>
        <w:t xml:space="preserve"> </w:t>
      </w:r>
      <w:r>
        <w:rPr>
          <w:rFonts w:ascii="黑体" w:eastAsia="黑体" w:hAnsi="黑体" w:hint="eastAsia"/>
          <w:b w:val="0"/>
          <w:sz w:val="30"/>
          <w:szCs w:val="30"/>
        </w:rPr>
        <w:t>总结与展望</w:t>
      </w:r>
      <w:bookmarkEnd w:id="338"/>
    </w:p>
    <w:p w14:paraId="1B895A2F" w14:textId="77777777" w:rsidR="00C8540E" w:rsidRDefault="00C8540E">
      <w:pPr>
        <w:pStyle w:val="afa"/>
        <w:keepNext/>
        <w:keepLines/>
        <w:widowControl/>
        <w:numPr>
          <w:ilvl w:val="0"/>
          <w:numId w:val="1"/>
        </w:numPr>
        <w:spacing w:before="260" w:after="260" w:line="415" w:lineRule="auto"/>
        <w:ind w:firstLineChars="0"/>
        <w:jc w:val="left"/>
        <w:outlineLvl w:val="1"/>
        <w:rPr>
          <w:rFonts w:ascii="Calibri Light" w:eastAsia="黑体" w:hAnsi="Calibri Light"/>
          <w:bCs/>
          <w:vanish/>
          <w:sz w:val="28"/>
          <w:szCs w:val="32"/>
        </w:rPr>
      </w:pPr>
      <w:bookmarkStart w:id="339" w:name="_Toc514149513"/>
      <w:bookmarkEnd w:id="339"/>
    </w:p>
    <w:p w14:paraId="7F558AB2" w14:textId="77777777" w:rsidR="00C8540E" w:rsidRDefault="00C8540E">
      <w:pPr>
        <w:pStyle w:val="2"/>
      </w:pPr>
      <w:bookmarkStart w:id="340" w:name="_Toc514149514"/>
      <w:r>
        <w:rPr>
          <w:rFonts w:hint="eastAsia"/>
        </w:rPr>
        <w:t>总结</w:t>
      </w:r>
      <w:bookmarkEnd w:id="340"/>
    </w:p>
    <w:p w14:paraId="0FB6D5C3" w14:textId="77777777" w:rsidR="00C8540E" w:rsidRDefault="00C8540E">
      <w:pPr>
        <w:ind w:firstLine="480"/>
      </w:pPr>
      <w:r>
        <w:rPr>
          <w:rFonts w:hint="eastAsia"/>
        </w:rPr>
        <w:t>本文针对出租车的营运数据进行分析，其间涉及对数据库的选择、聚类算法的选择以及存储和计算的优化等问题。从数据预处理到数据挖掘</w:t>
      </w:r>
      <w:ins w:id="341" w:author="qzuser" w:date="2018-05-17T18:20:00Z">
        <w:r>
          <w:rPr>
            <w:rFonts w:hint="eastAsia"/>
          </w:rPr>
          <w:t>再</w:t>
        </w:r>
      </w:ins>
      <w:r>
        <w:rPr>
          <w:rFonts w:hint="eastAsia"/>
        </w:rPr>
        <w:t>到最终结果可视化，本文通过比较不同阈值取值所得到的结果，最后得到了每天不同时段的乘车热点区域。本文研究内容主要有</w:t>
      </w:r>
      <w:del w:id="342" w:author="qzuser" w:date="2018-05-17T18:20:00Z">
        <w:r>
          <w:rPr>
            <w:rFonts w:hint="eastAsia"/>
          </w:rPr>
          <w:delText>一</w:delText>
        </w:r>
      </w:del>
      <w:ins w:id="343" w:author="qzuser" w:date="2018-05-17T18:20:00Z">
        <w:r>
          <w:rPr>
            <w:rFonts w:hint="eastAsia"/>
          </w:rPr>
          <w:t>以</w:t>
        </w:r>
      </w:ins>
      <w:r>
        <w:rPr>
          <w:rFonts w:hint="eastAsia"/>
        </w:rPr>
        <w:t>下几个方面。</w:t>
      </w:r>
    </w:p>
    <w:p w14:paraId="7433607F" w14:textId="77777777" w:rsidR="00C8540E" w:rsidRDefault="00C8540E">
      <w:pPr>
        <w:pStyle w:val="afa"/>
        <w:numPr>
          <w:ilvl w:val="0"/>
          <w:numId w:val="12"/>
        </w:numPr>
        <w:ind w:firstLineChars="0"/>
      </w:pPr>
      <w:r>
        <w:rPr>
          <w:rFonts w:hint="eastAsia"/>
        </w:rPr>
        <w:t>数据预处理</w:t>
      </w:r>
    </w:p>
    <w:p w14:paraId="7209CCFD" w14:textId="77777777" w:rsidR="00C8540E" w:rsidRDefault="00C8540E">
      <w:pPr>
        <w:ind w:firstLine="480"/>
      </w:pPr>
      <w:r>
        <w:rPr>
          <w:rFonts w:hint="eastAsia"/>
        </w:rPr>
        <w:t>由于原始</w:t>
      </w:r>
      <w:r>
        <w:rPr>
          <w:rFonts w:hint="eastAsia"/>
        </w:rPr>
        <w:t>Oracle</w:t>
      </w:r>
      <w:r>
        <w:rPr>
          <w:rFonts w:hint="eastAsia"/>
        </w:rPr>
        <w:t>数据库中存在很多重复数据和空数据，为了提高数据挖掘算法的准确性，本文需要在进行数据挖掘之前对</w:t>
      </w:r>
      <w:proofErr w:type="gramStart"/>
      <w:r>
        <w:rPr>
          <w:rFonts w:hint="eastAsia"/>
        </w:rPr>
        <w:t>脏数据</w:t>
      </w:r>
      <w:proofErr w:type="gramEnd"/>
      <w:r>
        <w:rPr>
          <w:rFonts w:hint="eastAsia"/>
        </w:rPr>
        <w:t>进行剔除。</w:t>
      </w:r>
    </w:p>
    <w:p w14:paraId="7D09F2A1" w14:textId="77777777" w:rsidR="00C8540E" w:rsidRDefault="00C8540E">
      <w:pPr>
        <w:pStyle w:val="afa"/>
        <w:numPr>
          <w:ilvl w:val="0"/>
          <w:numId w:val="12"/>
        </w:numPr>
        <w:ind w:firstLineChars="0"/>
      </w:pPr>
      <w:r>
        <w:rPr>
          <w:rFonts w:hint="eastAsia"/>
        </w:rPr>
        <w:t>数据库的选择</w:t>
      </w:r>
    </w:p>
    <w:p w14:paraId="01ADF9E9" w14:textId="77777777" w:rsidR="00C8540E" w:rsidRDefault="00C8540E">
      <w:pPr>
        <w:ind w:firstLine="480"/>
      </w:pPr>
      <w:r>
        <w:rPr>
          <w:rFonts w:hint="eastAsia"/>
        </w:rPr>
        <w:t>G</w:t>
      </w:r>
      <w:r>
        <w:t>PS</w:t>
      </w:r>
      <w:r>
        <w:rPr>
          <w:rFonts w:hint="eastAsia"/>
        </w:rPr>
        <w:t>终端将数据库传到了</w:t>
      </w:r>
      <w:r>
        <w:rPr>
          <w:rFonts w:hint="eastAsia"/>
        </w:rPr>
        <w:t>Oracle</w:t>
      </w:r>
      <w:r>
        <w:rPr>
          <w:rFonts w:hint="eastAsia"/>
        </w:rPr>
        <w:t>数据库，用传统的关系型数据库来做数据分析费时费力，相比之下，非关系型数据库</w:t>
      </w:r>
      <w:r>
        <w:rPr>
          <w:rFonts w:hint="eastAsia"/>
        </w:rPr>
        <w:t>Mong</w:t>
      </w:r>
      <w:r>
        <w:t>oDB</w:t>
      </w:r>
      <w:r>
        <w:rPr>
          <w:rFonts w:hint="eastAsia"/>
        </w:rPr>
        <w:t>自身支持</w:t>
      </w:r>
      <w:r>
        <w:rPr>
          <w:rFonts w:hint="eastAsia"/>
        </w:rPr>
        <w:t>MapReduce</w:t>
      </w:r>
      <w:r>
        <w:rPr>
          <w:rFonts w:hint="eastAsia"/>
        </w:rPr>
        <w:t>框架，为数据分析提供了良好平台，并且对存储和处理非结构化数据都较为方便，因此本文选择使用</w:t>
      </w:r>
      <w:r>
        <w:rPr>
          <w:rFonts w:hint="eastAsia"/>
        </w:rPr>
        <w:t>Mong</w:t>
      </w:r>
      <w:r>
        <w:t>oDB</w:t>
      </w:r>
      <w:r>
        <w:rPr>
          <w:rFonts w:hint="eastAsia"/>
        </w:rPr>
        <w:t>作为数据分析所用的数据库。</w:t>
      </w:r>
    </w:p>
    <w:p w14:paraId="0A591705" w14:textId="77777777" w:rsidR="00C8540E" w:rsidRDefault="00C8540E">
      <w:pPr>
        <w:pStyle w:val="afa"/>
        <w:numPr>
          <w:ilvl w:val="0"/>
          <w:numId w:val="12"/>
        </w:numPr>
        <w:ind w:firstLineChars="0"/>
      </w:pPr>
      <w:r>
        <w:rPr>
          <w:rFonts w:hint="eastAsia"/>
        </w:rPr>
        <w:t>聚类算法的选择</w:t>
      </w:r>
    </w:p>
    <w:p w14:paraId="65CF7D5A" w14:textId="3EB8E86D" w:rsidR="006C2424" w:rsidRDefault="00C8540E" w:rsidP="006C2424">
      <w:pPr>
        <w:ind w:firstLine="480"/>
        <w:rPr>
          <w:rFonts w:hint="eastAsia"/>
        </w:rPr>
      </w:pPr>
      <w:r>
        <w:rPr>
          <w:rFonts w:hint="eastAsia"/>
        </w:rPr>
        <w:t>目前常用的聚类算法有</w:t>
      </w:r>
      <w:r>
        <w:rPr>
          <w:rFonts w:hint="eastAsia"/>
        </w:rPr>
        <w:t>K-</w:t>
      </w:r>
      <w:r>
        <w:t>Means</w:t>
      </w:r>
      <w:r>
        <w:rPr>
          <w:rFonts w:hint="eastAsia"/>
        </w:rPr>
        <w:t>和</w:t>
      </w:r>
      <w:r>
        <w:rPr>
          <w:rFonts w:hint="eastAsia"/>
        </w:rPr>
        <w:t>D</w:t>
      </w:r>
      <w:r>
        <w:t>BSCAN</w:t>
      </w:r>
      <w:del w:id="344" w:author="qzuser" w:date="2018-05-17T18:21:00Z">
        <w:r>
          <w:delText>,</w:delText>
        </w:r>
      </w:del>
      <w:ins w:id="345" w:author="qzuser" w:date="2018-05-17T18:21:00Z">
        <w:r>
          <w:rPr>
            <w:rFonts w:hint="eastAsia"/>
          </w:rPr>
          <w:t>。</w:t>
        </w:r>
      </w:ins>
      <w:r>
        <w:rPr>
          <w:rFonts w:hint="eastAsia"/>
        </w:rPr>
        <w:t>对于</w:t>
      </w:r>
      <w:r>
        <w:rPr>
          <w:rFonts w:hint="eastAsia"/>
        </w:rPr>
        <w:t>K-</w:t>
      </w:r>
      <w:r>
        <w:t>M</w:t>
      </w:r>
      <w:r>
        <w:rPr>
          <w:rFonts w:hint="eastAsia"/>
        </w:rPr>
        <w:t>eans</w:t>
      </w:r>
      <w:r>
        <w:rPr>
          <w:rFonts w:hint="eastAsia"/>
        </w:rPr>
        <w:t>算法，首先需要根据先验</w:t>
      </w:r>
      <w:del w:id="346" w:author="qzuser" w:date="2018-05-17T18:22:00Z">
        <w:r>
          <w:rPr>
            <w:rFonts w:hint="eastAsia"/>
          </w:rPr>
          <w:delText>经验</w:delText>
        </w:r>
      </w:del>
      <w:ins w:id="347" w:author="qzuser" w:date="2018-05-17T18:23:00Z">
        <w:r>
          <w:rPr>
            <w:rFonts w:hint="eastAsia"/>
          </w:rPr>
          <w:t>知识</w:t>
        </w:r>
      </w:ins>
      <w:r>
        <w:rPr>
          <w:rFonts w:hint="eastAsia"/>
        </w:rPr>
        <w:t>选择一个合适的</w:t>
      </w:r>
      <w:r>
        <w:rPr>
          <w:rFonts w:hint="eastAsia"/>
        </w:rPr>
        <w:t>K</w:t>
      </w:r>
      <w:r>
        <w:rPr>
          <w:rFonts w:hint="eastAsia"/>
        </w:rPr>
        <w:t>值，由于本文所面临的数据较大，选择合适的</w:t>
      </w:r>
      <w:r>
        <w:rPr>
          <w:rFonts w:hint="eastAsia"/>
        </w:rPr>
        <w:t>K</w:t>
      </w:r>
      <w:r>
        <w:rPr>
          <w:rFonts w:hint="eastAsia"/>
        </w:rPr>
        <w:t>值较难，所以不采用这种方法。</w:t>
      </w:r>
      <w:r>
        <w:t>DBSCAN</w:t>
      </w:r>
      <w:r>
        <w:rPr>
          <w:rFonts w:hint="eastAsia"/>
        </w:rPr>
        <w:t>算法是一种基于密度的聚类算法，通过样本分布的紧密程度来决定每个簇，同一类别的样本紧密相连，它能够有效处理噪声点并且发现任意形状的空间聚类，本文考虑到交通路网形状的多样性，认为所得的聚类</w:t>
      </w:r>
      <w:proofErr w:type="gramStart"/>
      <w:r>
        <w:rPr>
          <w:rFonts w:hint="eastAsia"/>
        </w:rPr>
        <w:t>簇</w:t>
      </w:r>
      <w:proofErr w:type="gramEnd"/>
      <w:r>
        <w:rPr>
          <w:rFonts w:hint="eastAsia"/>
        </w:rPr>
        <w:t>形状也是依据路网呈现多样性的，因此选用</w:t>
      </w:r>
      <w:r>
        <w:t>DBSCAN</w:t>
      </w:r>
      <w:r>
        <w:rPr>
          <w:rFonts w:hint="eastAsia"/>
        </w:rPr>
        <w:t>算法。在计算样本点之间的距离时，通过对余弦函数进行泰勒展开，极大的提高了程序的计算效率。</w:t>
      </w:r>
    </w:p>
    <w:p w14:paraId="7E510C85" w14:textId="2A55307E" w:rsidR="00C8540E" w:rsidRDefault="006C2424">
      <w:pPr>
        <w:pStyle w:val="afa"/>
        <w:numPr>
          <w:ilvl w:val="0"/>
          <w:numId w:val="12"/>
        </w:numPr>
        <w:ind w:firstLineChars="0"/>
      </w:pPr>
      <w:r>
        <w:rPr>
          <w:rFonts w:hint="eastAsia"/>
        </w:rPr>
        <w:t>距离计算的优化</w:t>
      </w:r>
    </w:p>
    <w:p w14:paraId="21322146" w14:textId="685E043A" w:rsidR="006C2424" w:rsidRDefault="006C2424" w:rsidP="006C2424">
      <w:pPr>
        <w:ind w:firstLine="480"/>
        <w:rPr>
          <w:rFonts w:hint="eastAsia"/>
        </w:rPr>
      </w:pPr>
      <w:r>
        <w:rPr>
          <w:rFonts w:hint="eastAsia"/>
        </w:rPr>
        <w:t>实验发现，通过原始三角函数计算距离非常耗时，即使多线程也不能达到一个令人满意的效果。本文所用数据均为南京市内营运数据，因此在计算距离时认为经线和纬线相互垂直，</w:t>
      </w:r>
      <w:r>
        <w:rPr>
          <w:rFonts w:hint="eastAsia"/>
        </w:rPr>
        <w:lastRenderedPageBreak/>
        <w:t>而且把三角函数的计算转化为泰</w:t>
      </w:r>
      <w:proofErr w:type="gramStart"/>
      <w:r>
        <w:rPr>
          <w:rFonts w:hint="eastAsia"/>
        </w:rPr>
        <w:t>勒展开</w:t>
      </w:r>
      <w:proofErr w:type="gramEnd"/>
      <w:r>
        <w:rPr>
          <w:rFonts w:hint="eastAsia"/>
        </w:rPr>
        <w:t>来计算，极大的提高了程序运行速率。</w:t>
      </w:r>
    </w:p>
    <w:p w14:paraId="5DBD7CE3" w14:textId="41F93DBE" w:rsidR="006C2424" w:rsidRDefault="006C2424">
      <w:pPr>
        <w:pStyle w:val="afa"/>
        <w:numPr>
          <w:ilvl w:val="0"/>
          <w:numId w:val="12"/>
        </w:numPr>
        <w:ind w:firstLineChars="0"/>
      </w:pPr>
      <w:r>
        <w:rPr>
          <w:rFonts w:hint="eastAsia"/>
        </w:rPr>
        <w:t>阈值的选择</w:t>
      </w:r>
    </w:p>
    <w:p w14:paraId="065A3A13" w14:textId="77777777" w:rsidR="00C8540E" w:rsidRDefault="00C8540E">
      <w:pPr>
        <w:ind w:firstLine="480"/>
      </w:pPr>
      <w:r>
        <w:rPr>
          <w:rFonts w:hint="eastAsia"/>
        </w:rPr>
        <w:t>阈值邻域半径</w:t>
      </w:r>
      <w:r>
        <w:t>ϵ</w:t>
      </w:r>
      <w:r>
        <w:rPr>
          <w:rFonts w:hint="eastAsia"/>
        </w:rPr>
        <w:t>和邻域密度</w:t>
      </w:r>
      <w:r>
        <w:rPr>
          <w:rFonts w:hint="eastAsia"/>
        </w:rPr>
        <w:t>Min</w:t>
      </w:r>
      <w:r>
        <w:t>Pts</w:t>
      </w:r>
      <w:r>
        <w:rPr>
          <w:rFonts w:hint="eastAsia"/>
        </w:rPr>
        <w:t>的选择直接影响</w:t>
      </w:r>
      <w:r>
        <w:t>DBSCAN</w:t>
      </w:r>
      <w:r>
        <w:rPr>
          <w:rFonts w:hint="eastAsia"/>
        </w:rPr>
        <w:t>算法的优劣性，本文提出了基于样本点</w:t>
      </w:r>
      <w:r>
        <w:t>k-dist</w:t>
      </w:r>
      <w:r>
        <w:rPr>
          <w:rFonts w:hint="eastAsia"/>
        </w:rPr>
        <w:t>距离降序排序来选择</w:t>
      </w:r>
      <w:r>
        <w:t>ϵ</w:t>
      </w:r>
      <w:r>
        <w:rPr>
          <w:rFonts w:hint="eastAsia"/>
        </w:rPr>
        <w:t>的启发式算法，通过横向对比，证实了该方法的正确性。</w:t>
      </w:r>
    </w:p>
    <w:p w14:paraId="4E72AE6A" w14:textId="77777777" w:rsidR="00C8540E" w:rsidRDefault="00C8540E">
      <w:pPr>
        <w:pStyle w:val="afa"/>
        <w:numPr>
          <w:ilvl w:val="0"/>
          <w:numId w:val="12"/>
        </w:numPr>
        <w:ind w:firstLineChars="0"/>
      </w:pPr>
      <w:r>
        <w:rPr>
          <w:rFonts w:hint="eastAsia"/>
        </w:rPr>
        <w:t>聚类结果可视化</w:t>
      </w:r>
    </w:p>
    <w:p w14:paraId="2099E53D" w14:textId="77777777" w:rsidR="00C8540E" w:rsidRDefault="00C8540E">
      <w:pPr>
        <w:ind w:firstLine="480"/>
      </w:pPr>
      <w:r>
        <w:rPr>
          <w:rFonts w:hint="eastAsia"/>
        </w:rPr>
        <w:t>为了更加形象直观的观察聚类结果，本文</w:t>
      </w:r>
      <w:proofErr w:type="gramStart"/>
      <w:r>
        <w:rPr>
          <w:rFonts w:hint="eastAsia"/>
        </w:rPr>
        <w:t>结合高</w:t>
      </w:r>
      <w:proofErr w:type="gramEnd"/>
      <w:r>
        <w:rPr>
          <w:rFonts w:hint="eastAsia"/>
        </w:rPr>
        <w:t>德地图</w:t>
      </w:r>
      <w:r>
        <w:rPr>
          <w:rFonts w:hint="eastAsia"/>
        </w:rPr>
        <w:t>A</w:t>
      </w:r>
      <w:r>
        <w:t>PI</w:t>
      </w:r>
      <w:r>
        <w:rPr>
          <w:rFonts w:hint="eastAsia"/>
        </w:rPr>
        <w:t>，将聚类结果通过</w:t>
      </w:r>
      <w:r>
        <w:rPr>
          <w:rFonts w:hint="eastAsia"/>
        </w:rPr>
        <w:t>Web</w:t>
      </w:r>
      <w:proofErr w:type="gramStart"/>
      <w:r>
        <w:rPr>
          <w:rFonts w:hint="eastAsia"/>
        </w:rPr>
        <w:t>端显示</w:t>
      </w:r>
      <w:proofErr w:type="gramEnd"/>
      <w:r>
        <w:rPr>
          <w:rFonts w:hint="eastAsia"/>
        </w:rPr>
        <w:t>在地图上，可以使司机或乘客更加直观的看到不同时段的热点区域。</w:t>
      </w:r>
    </w:p>
    <w:p w14:paraId="4AFC08A3" w14:textId="77777777" w:rsidR="00C8540E" w:rsidRDefault="00C8540E">
      <w:pPr>
        <w:pStyle w:val="2"/>
      </w:pPr>
      <w:bookmarkStart w:id="348" w:name="_Toc514149515"/>
      <w:r>
        <w:rPr>
          <w:rFonts w:hint="eastAsia"/>
        </w:rPr>
        <w:t>展望</w:t>
      </w:r>
      <w:bookmarkEnd w:id="348"/>
    </w:p>
    <w:p w14:paraId="41E426E3" w14:textId="77777777" w:rsidR="00C8540E" w:rsidRDefault="00C8540E">
      <w:pPr>
        <w:ind w:firstLine="480"/>
      </w:pPr>
      <w:r>
        <w:rPr>
          <w:rFonts w:hint="eastAsia"/>
        </w:rPr>
        <w:t>本文通过对</w:t>
      </w:r>
      <w:r>
        <w:rPr>
          <w:rFonts w:hint="eastAsia"/>
        </w:rPr>
        <w:t>2018</w:t>
      </w:r>
      <w:r>
        <w:rPr>
          <w:rFonts w:hint="eastAsia"/>
        </w:rPr>
        <w:t>年</w:t>
      </w:r>
      <w:r>
        <w:rPr>
          <w:rFonts w:hint="eastAsia"/>
        </w:rPr>
        <w:t>4</w:t>
      </w:r>
      <w:r>
        <w:rPr>
          <w:rFonts w:hint="eastAsia"/>
        </w:rPr>
        <w:t>月</w:t>
      </w:r>
      <w:r>
        <w:rPr>
          <w:rFonts w:hint="eastAsia"/>
        </w:rPr>
        <w:t>25</w:t>
      </w:r>
      <w:r>
        <w:rPr>
          <w:rFonts w:hint="eastAsia"/>
        </w:rPr>
        <w:t>日到</w:t>
      </w:r>
      <w:r>
        <w:rPr>
          <w:rFonts w:hint="eastAsia"/>
        </w:rPr>
        <w:t>2</w:t>
      </w:r>
      <w:r>
        <w:t>018</w:t>
      </w:r>
      <w:r>
        <w:rPr>
          <w:rFonts w:hint="eastAsia"/>
        </w:rPr>
        <w:t>年</w:t>
      </w:r>
      <w:r>
        <w:t>5</w:t>
      </w:r>
      <w:r>
        <w:rPr>
          <w:rFonts w:hint="eastAsia"/>
        </w:rPr>
        <w:t>月</w:t>
      </w:r>
      <w:r>
        <w:rPr>
          <w:rFonts w:hint="eastAsia"/>
        </w:rPr>
        <w:t>2</w:t>
      </w:r>
      <w:r>
        <w:rPr>
          <w:rFonts w:hint="eastAsia"/>
        </w:rPr>
        <w:t>日期间</w:t>
      </w:r>
      <w:r>
        <w:rPr>
          <w:rFonts w:hint="eastAsia"/>
        </w:rPr>
        <w:t>17</w:t>
      </w:r>
      <w:r>
        <w:rPr>
          <w:rFonts w:hint="eastAsia"/>
        </w:rPr>
        <w:t>万条数据的分析，</w:t>
      </w:r>
      <w:del w:id="349" w:author="qzuser" w:date="2018-05-17T18:29:00Z">
        <w:r>
          <w:rPr>
            <w:rFonts w:hint="eastAsia"/>
          </w:rPr>
          <w:delText>最后</w:delText>
        </w:r>
      </w:del>
      <w:r>
        <w:rPr>
          <w:rFonts w:hint="eastAsia"/>
        </w:rPr>
        <w:t>得到周内和周末不同时段内的乘车热点区域并可视化在</w:t>
      </w:r>
      <w:r>
        <w:rPr>
          <w:rFonts w:hint="eastAsia"/>
        </w:rPr>
        <w:t>Web</w:t>
      </w:r>
      <w:r>
        <w:rPr>
          <w:rFonts w:hint="eastAsia"/>
        </w:rPr>
        <w:t>端。但同时由于各方面原因，本文存在</w:t>
      </w:r>
      <w:del w:id="350" w:author="qzuser" w:date="2018-05-17T18:30:00Z">
        <w:r>
          <w:rPr>
            <w:rFonts w:hint="eastAsia"/>
          </w:rPr>
          <w:delText>一</w:delText>
        </w:r>
      </w:del>
      <w:ins w:id="351" w:author="qzuser" w:date="2018-05-17T18:30:00Z">
        <w:r>
          <w:rPr>
            <w:rFonts w:hint="eastAsia"/>
          </w:rPr>
          <w:t>以</w:t>
        </w:r>
      </w:ins>
      <w:r>
        <w:rPr>
          <w:rFonts w:hint="eastAsia"/>
        </w:rPr>
        <w:t>下几点不足之处。</w:t>
      </w:r>
    </w:p>
    <w:p w14:paraId="68B4ABDA" w14:textId="77777777" w:rsidR="00C8540E" w:rsidRDefault="00C8540E">
      <w:pPr>
        <w:pStyle w:val="afa"/>
        <w:numPr>
          <w:ilvl w:val="0"/>
          <w:numId w:val="13"/>
        </w:numPr>
        <w:ind w:firstLineChars="0"/>
      </w:pPr>
      <w:r>
        <w:rPr>
          <w:rFonts w:hint="eastAsia"/>
        </w:rPr>
        <w:t>由于数据量较大，在单个机器上进行数据分析耗时良久，为进一步提高运行速率，后期可以在</w:t>
      </w:r>
      <w:r>
        <w:rPr>
          <w:rFonts w:hint="eastAsia"/>
        </w:rPr>
        <w:t>Ha</w:t>
      </w:r>
      <w:r>
        <w:t>doop</w:t>
      </w:r>
      <w:r>
        <w:rPr>
          <w:rFonts w:hint="eastAsia"/>
        </w:rPr>
        <w:t>平台上进行集群计算，以减少数据挖掘时间。</w:t>
      </w:r>
    </w:p>
    <w:p w14:paraId="7631BEC8" w14:textId="77777777" w:rsidR="00C8540E" w:rsidRDefault="00C8540E">
      <w:pPr>
        <w:pStyle w:val="afa"/>
        <w:numPr>
          <w:ilvl w:val="0"/>
          <w:numId w:val="13"/>
        </w:numPr>
        <w:ind w:firstLineChars="0"/>
      </w:pPr>
      <w:r>
        <w:rPr>
          <w:rFonts w:hint="eastAsia"/>
        </w:rPr>
        <w:t>在对阈值选择进行分析时，本文只提出了如何改进邻域半径</w:t>
      </w:r>
      <w:r>
        <w:t>ϵ</w:t>
      </w:r>
      <w:r>
        <w:rPr>
          <w:rFonts w:hint="eastAsia"/>
        </w:rPr>
        <w:t>使聚类结果达到最优</w:t>
      </w:r>
      <w:ins w:id="352" w:author="qzuser" w:date="2018-05-17T18:30:00Z">
        <w:r>
          <w:rPr>
            <w:rFonts w:hint="eastAsia"/>
          </w:rPr>
          <w:t>的方法</w:t>
        </w:r>
      </w:ins>
      <w:r>
        <w:rPr>
          <w:rFonts w:hint="eastAsia"/>
        </w:rPr>
        <w:t>，并未对</w:t>
      </w:r>
      <w:r>
        <w:rPr>
          <w:rFonts w:hint="eastAsia"/>
        </w:rPr>
        <w:t>Min</w:t>
      </w:r>
      <w:r>
        <w:t>Pts</w:t>
      </w:r>
      <w:r>
        <w:rPr>
          <w:rFonts w:hint="eastAsia"/>
        </w:rPr>
        <w:t>的取值进行比较</w:t>
      </w:r>
      <w:ins w:id="353" w:author="qzuser" w:date="2018-05-17T18:30:00Z">
        <w:r>
          <w:rPr>
            <w:rFonts w:hint="eastAsia"/>
          </w:rPr>
          <w:t>。</w:t>
        </w:r>
      </w:ins>
      <w:del w:id="354" w:author="qzuser" w:date="2018-05-17T18:31:00Z">
        <w:r>
          <w:rPr>
            <w:rFonts w:hint="eastAsia"/>
          </w:rPr>
          <w:delText>，本文认为</w:delText>
        </w:r>
      </w:del>
      <w:r>
        <w:rPr>
          <w:rFonts w:hint="eastAsia"/>
        </w:rPr>
        <w:t>后期可以通过机器学习的方法来进一步比较不同</w:t>
      </w:r>
      <w:r>
        <w:rPr>
          <w:rFonts w:hint="eastAsia"/>
        </w:rPr>
        <w:t>Min</w:t>
      </w:r>
      <w:r>
        <w:t>Pts</w:t>
      </w:r>
      <w:r>
        <w:rPr>
          <w:rFonts w:hint="eastAsia"/>
        </w:rPr>
        <w:t>取值对聚类结果的影响。</w:t>
      </w:r>
    </w:p>
    <w:p w14:paraId="6D70F0C5" w14:textId="77777777" w:rsidR="00C8540E" w:rsidRDefault="00C8540E">
      <w:pPr>
        <w:pStyle w:val="aa"/>
        <w:ind w:firstLine="600"/>
        <w:rPr>
          <w:rFonts w:ascii="黑体" w:eastAsia="黑体" w:hAnsi="黑体"/>
          <w:b w:val="0"/>
          <w:sz w:val="30"/>
          <w:szCs w:val="30"/>
        </w:rPr>
      </w:pPr>
    </w:p>
    <w:p w14:paraId="20D1A7FC" w14:textId="77777777" w:rsidR="00C8540E" w:rsidRDefault="00C8540E">
      <w:pPr>
        <w:pStyle w:val="aa"/>
        <w:ind w:firstLine="600"/>
        <w:rPr>
          <w:rFonts w:ascii="黑体" w:eastAsia="黑体" w:hAnsi="黑体"/>
          <w:b w:val="0"/>
          <w:sz w:val="30"/>
          <w:szCs w:val="30"/>
        </w:rPr>
      </w:pPr>
    </w:p>
    <w:p w14:paraId="2626301C" w14:textId="77777777" w:rsidR="00C8540E" w:rsidRDefault="00C8540E">
      <w:pPr>
        <w:pStyle w:val="aa"/>
        <w:ind w:firstLine="600"/>
        <w:rPr>
          <w:rFonts w:ascii="黑体" w:eastAsia="黑体" w:hAnsi="黑体"/>
          <w:b w:val="0"/>
          <w:sz w:val="30"/>
          <w:szCs w:val="30"/>
        </w:rPr>
      </w:pPr>
    </w:p>
    <w:p w14:paraId="2210798A" w14:textId="77777777" w:rsidR="00C8540E" w:rsidRDefault="00C8540E">
      <w:pPr>
        <w:pStyle w:val="aa"/>
        <w:ind w:firstLine="600"/>
        <w:rPr>
          <w:rFonts w:ascii="黑体" w:eastAsia="黑体" w:hAnsi="黑体"/>
          <w:b w:val="0"/>
          <w:sz w:val="30"/>
          <w:szCs w:val="30"/>
        </w:rPr>
      </w:pPr>
    </w:p>
    <w:p w14:paraId="6D137507" w14:textId="77777777" w:rsidR="00C8540E" w:rsidRDefault="00C8540E">
      <w:pPr>
        <w:pStyle w:val="aa"/>
        <w:ind w:firstLine="600"/>
        <w:rPr>
          <w:rFonts w:ascii="黑体" w:eastAsia="黑体" w:hAnsi="黑体"/>
          <w:b w:val="0"/>
          <w:sz w:val="30"/>
          <w:szCs w:val="30"/>
        </w:rPr>
      </w:pPr>
    </w:p>
    <w:p w14:paraId="1E7D7BD7" w14:textId="77777777" w:rsidR="00C8540E" w:rsidRDefault="00C8540E">
      <w:pPr>
        <w:pStyle w:val="aa"/>
        <w:ind w:firstLine="600"/>
        <w:rPr>
          <w:rFonts w:ascii="黑体" w:eastAsia="黑体" w:hAnsi="黑体"/>
          <w:b w:val="0"/>
          <w:sz w:val="30"/>
          <w:szCs w:val="30"/>
        </w:rPr>
      </w:pPr>
    </w:p>
    <w:p w14:paraId="4F04A8F8" w14:textId="77777777" w:rsidR="00C8540E" w:rsidRPr="000868F6" w:rsidRDefault="00C8540E">
      <w:pPr>
        <w:pStyle w:val="aa"/>
        <w:ind w:firstLine="600"/>
        <w:rPr>
          <w:rFonts w:ascii="Times New Roman" w:eastAsia="黑体" w:hAnsi="Times New Roman"/>
          <w:b w:val="0"/>
          <w:sz w:val="30"/>
          <w:szCs w:val="30"/>
        </w:rPr>
      </w:pPr>
    </w:p>
    <w:p w14:paraId="00D2FEF9" w14:textId="77777777" w:rsidR="00C8540E" w:rsidRDefault="00C8540E">
      <w:pPr>
        <w:pStyle w:val="aa"/>
        <w:ind w:firstLine="600"/>
        <w:rPr>
          <w:rFonts w:ascii="黑体" w:eastAsia="黑体" w:hAnsi="黑体"/>
          <w:b w:val="0"/>
          <w:sz w:val="30"/>
          <w:szCs w:val="30"/>
        </w:rPr>
      </w:pPr>
      <w:r>
        <w:rPr>
          <w:rFonts w:ascii="黑体" w:eastAsia="黑体" w:hAnsi="黑体" w:hint="eastAsia"/>
          <w:b w:val="0"/>
          <w:sz w:val="30"/>
          <w:szCs w:val="30"/>
        </w:rPr>
        <w:t xml:space="preserve"> </w:t>
      </w:r>
      <w:bookmarkStart w:id="355" w:name="_Toc514149516"/>
      <w:commentRangeStart w:id="356"/>
      <w:r>
        <w:rPr>
          <w:rFonts w:ascii="黑体" w:eastAsia="黑体" w:hAnsi="黑体" w:hint="eastAsia"/>
          <w:b w:val="0"/>
          <w:sz w:val="30"/>
          <w:szCs w:val="30"/>
        </w:rPr>
        <w:t>参 考 文 献</w:t>
      </w:r>
      <w:bookmarkEnd w:id="355"/>
      <w:commentRangeEnd w:id="356"/>
      <w:r>
        <w:commentReference w:id="356"/>
      </w:r>
    </w:p>
    <w:p w14:paraId="398C57DF" w14:textId="77777777" w:rsidR="00C8540E" w:rsidRPr="000868F6" w:rsidRDefault="006D1D28" w:rsidP="000868F6">
      <w:pPr>
        <w:pStyle w:val="afe"/>
        <w:rPr>
          <w:rFonts w:ascii="Times New Roman" w:hAnsi="Times New Roman" w:cs="Times New Roman"/>
        </w:rPr>
        <w:pPrChange w:id="357" w:author="tao chaoquan" w:date="2018-05-17T22:15:00Z">
          <w:pPr>
            <w:ind w:firstLine="480"/>
            <w:jc w:val="left"/>
          </w:pPr>
        </w:pPrChange>
      </w:pPr>
      <w:ins w:id="358" w:author="tao chaoquan" w:date="2018-05-17T22:15:00Z">
        <w:r w:rsidRPr="000868F6">
          <w:rPr>
            <w:rFonts w:ascii="Times New Roman" w:hAnsi="Times New Roman" w:cs="Times New Roman"/>
          </w:rPr>
          <w:t>[1]</w:t>
        </w:r>
      </w:ins>
      <w:del w:id="359" w:author="tao chaoquan" w:date="2018-05-17T22:15:00Z">
        <w:r w:rsidR="00C8540E" w:rsidRPr="000868F6" w:rsidDel="006D1D28">
          <w:rPr>
            <w:rFonts w:ascii="Times New Roman" w:hAnsi="Times New Roman" w:cs="Times New Roman"/>
          </w:rPr>
          <w:delText>[1]</w:delText>
        </w:r>
      </w:del>
      <w:r w:rsidR="00C8540E" w:rsidRPr="000868F6">
        <w:rPr>
          <w:rFonts w:ascii="Times New Roman" w:hAnsi="Times New Roman" w:cs="Times New Roman"/>
        </w:rPr>
        <w:t xml:space="preserve"> Jeffrey Dean and Sanjay Ghemawat. 2008. MapReduce: simplified data processing on large clusters. </w:t>
      </w:r>
      <w:r w:rsidR="00C8540E" w:rsidRPr="000868F6">
        <w:rPr>
          <w:rStyle w:val="a5"/>
          <w:rFonts w:ascii="Times New Roman" w:hAnsi="Times New Roman" w:cs="Times New Roman"/>
          <w:i w:val="0"/>
          <w:iCs w:val="0"/>
        </w:rPr>
        <w:t>Commun. ACM</w:t>
      </w:r>
      <w:r w:rsidR="00C8540E" w:rsidRPr="000868F6">
        <w:rPr>
          <w:rFonts w:ascii="Times New Roman" w:hAnsi="Times New Roman" w:cs="Times New Roman"/>
        </w:rPr>
        <w:t xml:space="preserve"> 51, 1 (January 2008), 107-113. DOI: </w:t>
      </w:r>
    </w:p>
    <w:p w14:paraId="5813CF71" w14:textId="7BE60685" w:rsidR="00C8540E" w:rsidRPr="000868F6" w:rsidRDefault="00C8540E" w:rsidP="000868F6">
      <w:pPr>
        <w:pStyle w:val="afc"/>
        <w:ind w:left="368" w:hanging="368"/>
      </w:pPr>
      <w:r w:rsidRPr="000868F6">
        <w:rPr>
          <w:rStyle w:val="aff"/>
          <w:rFonts w:ascii="Times New Roman" w:eastAsia="宋体" w:hAnsi="Times New Roman" w:cs="Times New Roman"/>
        </w:rPr>
        <w:t>[2]</w:t>
      </w:r>
      <w:r w:rsidR="00505CC2">
        <w:rPr>
          <w:rStyle w:val="aff"/>
          <w:rFonts w:ascii="Times New Roman" w:eastAsia="宋体" w:hAnsi="Times New Roman" w:cs="Times New Roman"/>
        </w:rPr>
        <w:t xml:space="preserve"> </w:t>
      </w:r>
      <w:r w:rsidRPr="000868F6">
        <w:t>冯登国,张敏,李昊.大数据安全与隐私保护[J].计算机学报,2014,37(01):246-258.</w:t>
      </w:r>
    </w:p>
    <w:p w14:paraId="0B0A07A8" w14:textId="20CA68F1" w:rsidR="00C8540E" w:rsidRPr="000868F6" w:rsidRDefault="00C8540E" w:rsidP="000868F6">
      <w:pPr>
        <w:pStyle w:val="afe"/>
        <w:rPr>
          <w:rStyle w:val="HTML"/>
          <w:rFonts w:ascii="Times New Roman" w:hAnsi="Times New Roman" w:cs="Times New Roman"/>
          <w:i w:val="0"/>
          <w:iCs w:val="0"/>
        </w:rPr>
      </w:pPr>
      <w:r w:rsidRPr="000868F6">
        <w:rPr>
          <w:rFonts w:ascii="Times New Roman" w:hAnsi="Times New Roman" w:cs="Times New Roman"/>
        </w:rPr>
        <w:t>[3]</w:t>
      </w:r>
      <w:r w:rsidR="00505CC2">
        <w:rPr>
          <w:rFonts w:ascii="Times New Roman" w:hAnsi="Times New Roman" w:cs="Times New Roman"/>
        </w:rPr>
        <w:t xml:space="preserve"> </w:t>
      </w:r>
      <w:r w:rsidRPr="000868F6">
        <w:rPr>
          <w:rStyle w:val="HTML"/>
          <w:rFonts w:ascii="Times New Roman" w:hAnsi="Times New Roman" w:cs="Times New Roman"/>
          <w:i w:val="0"/>
          <w:iCs w:val="0"/>
        </w:rPr>
        <w:t>Douglas, Laney. 3D Data Management: Controlling Data Volume, Velocity and Variety(PDF). Gartner. </w:t>
      </w:r>
      <w:r w:rsidRPr="000868F6">
        <w:rPr>
          <w:rStyle w:val="reference-accessdate"/>
          <w:rFonts w:ascii="Times New Roman" w:hAnsi="Times New Roman" w:cs="Times New Roman"/>
        </w:rPr>
        <w:t>[</w:t>
      </w:r>
      <w:r w:rsidRPr="000868F6">
        <w:rPr>
          <w:rStyle w:val="nowrap"/>
          <w:rFonts w:ascii="Times New Roman" w:hAnsi="Times New Roman" w:cs="Times New Roman"/>
        </w:rPr>
        <w:t>2001-02-06</w:t>
      </w:r>
      <w:r w:rsidRPr="000868F6">
        <w:rPr>
          <w:rStyle w:val="reference-accessdate"/>
          <w:rFonts w:ascii="Times New Roman" w:hAnsi="Times New Roman" w:cs="Times New Roman"/>
        </w:rPr>
        <w:t>]</w:t>
      </w:r>
      <w:r w:rsidRPr="000868F6">
        <w:rPr>
          <w:rStyle w:val="HTML"/>
          <w:rFonts w:ascii="Times New Roman" w:hAnsi="Times New Roman" w:cs="Times New Roman"/>
          <w:i w:val="0"/>
          <w:iCs w:val="0"/>
        </w:rPr>
        <w:t>.</w:t>
      </w:r>
    </w:p>
    <w:p w14:paraId="1AD47733" w14:textId="279E5D6E" w:rsidR="00C8540E" w:rsidRDefault="00C8540E" w:rsidP="000868F6">
      <w:pPr>
        <w:pStyle w:val="afc"/>
        <w:ind w:left="368" w:hanging="368"/>
        <w:rPr>
          <w:shd w:val="clear" w:color="auto" w:fill="FFFFFF"/>
        </w:rPr>
      </w:pPr>
      <w:r w:rsidRPr="000868F6">
        <w:rPr>
          <w:rStyle w:val="aff"/>
          <w:rFonts w:ascii="Times New Roman" w:eastAsia="宋体" w:hAnsi="Times New Roman" w:cs="Times New Roman"/>
        </w:rPr>
        <w:t>[4]</w:t>
      </w:r>
      <w:r w:rsidR="00505CC2">
        <w:rPr>
          <w:rStyle w:val="aff"/>
          <w:rFonts w:ascii="Times New Roman" w:eastAsia="宋体" w:hAnsi="Times New Roman" w:cs="Times New Roman"/>
        </w:rPr>
        <w:t xml:space="preserve"> </w:t>
      </w:r>
      <w:proofErr w:type="gramStart"/>
      <w:r>
        <w:rPr>
          <w:shd w:val="clear" w:color="auto" w:fill="FFFFFF"/>
        </w:rPr>
        <w:t>侯士江</w:t>
      </w:r>
      <w:proofErr w:type="gramEnd"/>
      <w:r>
        <w:rPr>
          <w:shd w:val="clear" w:color="auto" w:fill="FFFFFF"/>
        </w:rPr>
        <w:t>. 基于空间k-匿名的位置隐私保护技术研究[D].燕山大学,2014.</w:t>
      </w:r>
    </w:p>
    <w:p w14:paraId="63ED97B9" w14:textId="638272FE" w:rsidR="00C8540E" w:rsidRPr="000868F6" w:rsidRDefault="00C8540E" w:rsidP="000868F6">
      <w:pPr>
        <w:pStyle w:val="afc"/>
        <w:ind w:left="368" w:hanging="368"/>
      </w:pPr>
      <w:r w:rsidRPr="000868F6">
        <w:rPr>
          <w:rStyle w:val="HTML"/>
          <w:rFonts w:ascii="Times New Roman" w:hAnsi="Times New Roman" w:cs="Times New Roman"/>
          <w:i w:val="0"/>
          <w:iCs w:val="0"/>
          <w:color w:val="222222"/>
        </w:rPr>
        <w:t>[5]</w:t>
      </w:r>
      <w:r w:rsidR="00505CC2">
        <w:rPr>
          <w:rStyle w:val="HTML"/>
          <w:rFonts w:ascii="Times New Roman" w:hAnsi="Times New Roman" w:cs="Times New Roman"/>
          <w:i w:val="0"/>
          <w:iCs w:val="0"/>
          <w:color w:val="222222"/>
        </w:rPr>
        <w:t xml:space="preserve"> </w:t>
      </w:r>
      <w:proofErr w:type="gramStart"/>
      <w:r w:rsidRPr="000868F6">
        <w:t>车延辙</w:t>
      </w:r>
      <w:proofErr w:type="gramEnd"/>
      <w:r w:rsidRPr="000868F6">
        <w:t>. 基于位置服务中用户位置隐私保护关键技术研究[D].浙江大学,2013.</w:t>
      </w:r>
    </w:p>
    <w:p w14:paraId="2CE276E4" w14:textId="287D6A39" w:rsidR="00C8540E" w:rsidRPr="000868F6" w:rsidRDefault="00C8540E" w:rsidP="000868F6">
      <w:pPr>
        <w:pStyle w:val="afe"/>
        <w:rPr>
          <w:rFonts w:ascii="Times New Roman" w:hAnsi="Times New Roman" w:cs="Times New Roman"/>
          <w:shd w:val="clear" w:color="auto" w:fill="FFFFFF"/>
        </w:rPr>
      </w:pPr>
      <w:r w:rsidRPr="000868F6">
        <w:rPr>
          <w:rFonts w:ascii="Times New Roman" w:hAnsi="Times New Roman" w:cs="Times New Roman"/>
          <w:shd w:val="clear" w:color="auto" w:fill="FFFFFF"/>
        </w:rPr>
        <w:t>[6]</w:t>
      </w:r>
      <w:r w:rsidR="00505CC2">
        <w:rPr>
          <w:rFonts w:ascii="Times New Roman" w:hAnsi="Times New Roman" w:cs="Times New Roman"/>
          <w:shd w:val="clear" w:color="auto" w:fill="FFFFFF"/>
        </w:rPr>
        <w:t xml:space="preserve"> </w:t>
      </w:r>
      <w:r w:rsidRPr="000868F6">
        <w:rPr>
          <w:rFonts w:ascii="Times New Roman" w:hAnsi="Times New Roman" w:cs="Times New Roman"/>
          <w:shd w:val="clear" w:color="auto" w:fill="FFFFFF"/>
        </w:rPr>
        <w:t>Gupta R, Rao U P. Achieving location privacy through CAST in location based services[J]. Journal of Communications and Networks, 2017, 19(3): 239-249.</w:t>
      </w:r>
    </w:p>
    <w:p w14:paraId="06F7C4C6" w14:textId="06EA0D70" w:rsidR="00C8540E" w:rsidRDefault="00C8540E" w:rsidP="00505CC2">
      <w:pPr>
        <w:pStyle w:val="afc"/>
        <w:ind w:left="368" w:hanging="368"/>
      </w:pPr>
      <w:r w:rsidRPr="00505CC2">
        <w:rPr>
          <w:rFonts w:ascii="Times New Roman" w:hAnsi="Times New Roman" w:cs="Times New Roman"/>
          <w:shd w:val="clear" w:color="auto" w:fill="FFFFFF"/>
        </w:rPr>
        <w:t>[7]</w:t>
      </w:r>
      <w:r w:rsidR="00505CC2">
        <w:rPr>
          <w:rFonts w:ascii="Times New Roman" w:hAnsi="Times New Roman" w:cs="Times New Roman"/>
          <w:shd w:val="clear" w:color="auto" w:fill="FFFFFF"/>
        </w:rPr>
        <w:t xml:space="preserve"> </w:t>
      </w:r>
      <w:proofErr w:type="gramStart"/>
      <w:r>
        <w:rPr>
          <w:shd w:val="clear" w:color="auto" w:fill="FFFFFF"/>
        </w:rPr>
        <w:t>周洋</w:t>
      </w:r>
      <w:proofErr w:type="gramEnd"/>
      <w:r>
        <w:rPr>
          <w:shd w:val="clear" w:color="auto" w:fill="FFFFFF"/>
        </w:rPr>
        <w:t>. 基于出租车数据的城市居民活动空间与网络时空特性研究[D].武汉大学,2016.</w:t>
      </w:r>
    </w:p>
    <w:p w14:paraId="6A449F64" w14:textId="604A6920" w:rsidR="00C8540E" w:rsidRDefault="00C8540E" w:rsidP="00505CC2">
      <w:pPr>
        <w:pStyle w:val="afc"/>
        <w:ind w:left="368" w:hanging="368"/>
      </w:pPr>
      <w:r w:rsidRPr="00505CC2">
        <w:rPr>
          <w:rFonts w:ascii="Times New Roman" w:hAnsi="Times New Roman" w:cs="Times New Roman"/>
          <w:shd w:val="clear" w:color="auto" w:fill="FFFFFF"/>
        </w:rPr>
        <w:t>[8]</w:t>
      </w:r>
      <w:r w:rsidR="00505CC2">
        <w:rPr>
          <w:rFonts w:ascii="Times New Roman" w:hAnsi="Times New Roman" w:cs="Times New Roman"/>
          <w:shd w:val="clear" w:color="auto" w:fill="FFFFFF"/>
        </w:rPr>
        <w:t xml:space="preserve"> </w:t>
      </w:r>
      <w:proofErr w:type="gramStart"/>
      <w:r>
        <w:rPr>
          <w:shd w:val="clear" w:color="auto" w:fill="FFFFFF"/>
        </w:rPr>
        <w:t>王郑委</w:t>
      </w:r>
      <w:proofErr w:type="gramEnd"/>
      <w:r>
        <w:rPr>
          <w:shd w:val="clear" w:color="auto" w:fill="FFFFFF"/>
        </w:rPr>
        <w:t>. 基于大数据Hadoop平台的出租车载客热点区域挖掘研究[D].北京交通大学,2016</w:t>
      </w:r>
      <w:r>
        <w:rPr>
          <w:rFonts w:ascii="Arial" w:hAnsi="Arial"/>
          <w:shd w:val="clear" w:color="auto" w:fill="FFFFFF"/>
        </w:rPr>
        <w:t>.</w:t>
      </w:r>
    </w:p>
    <w:p w14:paraId="65A3B9C2" w14:textId="473803C3" w:rsidR="00C8540E" w:rsidRPr="00505CC2" w:rsidRDefault="00C8540E" w:rsidP="00505CC2">
      <w:pPr>
        <w:pStyle w:val="afe"/>
        <w:rPr>
          <w:rFonts w:ascii="Times New Roman" w:hAnsi="Times New Roman" w:cs="Times New Roman"/>
          <w:b/>
        </w:rPr>
      </w:pPr>
      <w:r w:rsidRPr="00505CC2">
        <w:rPr>
          <w:rFonts w:ascii="Times New Roman" w:hAnsi="Times New Roman" w:cs="Times New Roman"/>
          <w:shd w:val="clear" w:color="auto" w:fill="FFFFFF"/>
        </w:rPr>
        <w:t>[9]</w:t>
      </w:r>
      <w:r w:rsidR="00505CC2">
        <w:rPr>
          <w:rFonts w:ascii="Times New Roman" w:hAnsi="Times New Roman" w:cs="Times New Roman"/>
          <w:shd w:val="clear" w:color="auto" w:fill="FFFFFF"/>
        </w:rPr>
        <w:t xml:space="preserve"> </w:t>
      </w:r>
      <w:r w:rsidRPr="00505CC2">
        <w:rPr>
          <w:rFonts w:ascii="Times New Roman" w:hAnsi="Times New Roman" w:cs="Times New Roman"/>
          <w:shd w:val="clear" w:color="auto" w:fill="FFFFFF"/>
        </w:rPr>
        <w:t>Putri F K, Kwon J. A Distributed System for Finding High Profit Areas over Big Taxi Trip Data with MognoDB and Spark[C]//Big Data (BigData Congress), 2017 IEEE International Congress on. IEEE, 2017: 533-536.</w:t>
      </w:r>
    </w:p>
    <w:p w14:paraId="551A4009" w14:textId="77777777" w:rsidR="00C8540E" w:rsidRPr="00505CC2" w:rsidRDefault="00C8540E" w:rsidP="00505CC2">
      <w:pPr>
        <w:pStyle w:val="afe"/>
        <w:rPr>
          <w:rFonts w:ascii="Times New Roman" w:hAnsi="Times New Roman" w:cs="Times New Roman"/>
        </w:rPr>
      </w:pPr>
      <w:r w:rsidRPr="00505CC2">
        <w:rPr>
          <w:rFonts w:ascii="Times New Roman" w:hAnsi="Times New Roman" w:cs="Times New Roman"/>
        </w:rPr>
        <w:t>[10] Deri J A, Franchetti F, Moura J M F. Big data computation of taxi movement in New York City[C]//Big Data (Big Data), 2016 IEEE International Conference on. IEEE, 2016: 2616-2625.</w:t>
      </w:r>
    </w:p>
    <w:p w14:paraId="6B177D12" w14:textId="16CD6192" w:rsidR="00C8540E" w:rsidRPr="00505CC2" w:rsidRDefault="00C8540E" w:rsidP="00505CC2">
      <w:pPr>
        <w:pStyle w:val="afc"/>
        <w:ind w:left="368" w:hanging="368"/>
      </w:pPr>
      <w:r w:rsidRPr="00505CC2">
        <w:rPr>
          <w:rFonts w:ascii="Times New Roman" w:hAnsi="Times New Roman" w:cs="Times New Roman"/>
        </w:rPr>
        <w:t>[11]</w:t>
      </w:r>
      <w:r w:rsidR="00505CC2">
        <w:rPr>
          <w:rFonts w:ascii="Times New Roman" w:hAnsi="Times New Roman" w:cs="Times New Roman"/>
        </w:rPr>
        <w:t xml:space="preserve"> </w:t>
      </w:r>
      <w:r w:rsidRPr="00505CC2">
        <w:t>刘</w:t>
      </w:r>
      <w:proofErr w:type="gramStart"/>
      <w:r w:rsidRPr="00505CC2">
        <w:t>坚</w:t>
      </w:r>
      <w:proofErr w:type="gramEnd"/>
      <w:r w:rsidRPr="00505CC2">
        <w:t>. K-匿名隐私保护问题的研究[D].东华大学,2010.</w:t>
      </w:r>
    </w:p>
    <w:p w14:paraId="7F2619A4" w14:textId="1953A95E" w:rsidR="00C8540E" w:rsidRPr="00505CC2" w:rsidRDefault="00C8540E" w:rsidP="00505CC2">
      <w:pPr>
        <w:pStyle w:val="afc"/>
        <w:ind w:left="368" w:hanging="368"/>
        <w:rPr>
          <w:rFonts w:ascii="Times New Roman" w:hAnsi="Times New Roman" w:cs="Times New Roman"/>
          <w:shd w:val="clear" w:color="auto" w:fill="FFFFFF"/>
        </w:rPr>
      </w:pPr>
      <w:r w:rsidRPr="00505CC2">
        <w:rPr>
          <w:rFonts w:ascii="Times New Roman" w:hAnsi="Times New Roman" w:cs="Times New Roman"/>
        </w:rPr>
        <w:t>[12]</w:t>
      </w:r>
      <w:r w:rsidR="00505CC2">
        <w:rPr>
          <w:rFonts w:ascii="Times New Roman" w:hAnsi="Times New Roman" w:cs="Times New Roman"/>
        </w:rPr>
        <w:t xml:space="preserve"> </w:t>
      </w:r>
      <w:r w:rsidRPr="00505CC2">
        <w:rPr>
          <w:rFonts w:ascii="Times New Roman" w:hAnsi="Times New Roman" w:cs="Times New Roman"/>
        </w:rPr>
        <w:t xml:space="preserve">Wei R, Shen H, Tian H. An Improved (k, p, l)-Anonymity Method for Privacy Preserving </w:t>
      </w:r>
      <w:r w:rsidRPr="00505CC2">
        <w:rPr>
          <w:rFonts w:ascii="Times New Roman" w:hAnsi="Times New Roman" w:cs="Times New Roman"/>
          <w:shd w:val="clear" w:color="auto" w:fill="FFFFFF"/>
        </w:rPr>
        <w:t>Collaborative Filtering[C]//GLOBECOM 2017-2017 IEEE Global Communications Conference. IEEE, 2017: 1-6.</w:t>
      </w:r>
    </w:p>
    <w:p w14:paraId="73B29D63" w14:textId="77777777" w:rsidR="00C8540E" w:rsidRPr="00505CC2" w:rsidRDefault="00C8540E" w:rsidP="00505CC2">
      <w:pPr>
        <w:pStyle w:val="afc"/>
        <w:ind w:left="368" w:hanging="368"/>
        <w:rPr>
          <w:rFonts w:ascii="Times New Roman" w:hAnsi="Times New Roman" w:cs="Times New Roman"/>
          <w:shd w:val="clear" w:color="auto" w:fill="FFFFFF"/>
        </w:rPr>
      </w:pPr>
      <w:r w:rsidRPr="00505CC2">
        <w:rPr>
          <w:rFonts w:ascii="Times New Roman" w:hAnsi="Times New Roman" w:cs="Times New Roman"/>
          <w:shd w:val="clear" w:color="auto" w:fill="FFFFFF"/>
        </w:rPr>
        <w:t>[13] Li N, Li T, Venkatasubramanian S. t-closeness: Privacy beyond k-anonymity and l-diversity[C]//Data Engineering, 2007. ICDE 2007. IEEE 23rd International Conference on. IEEE, 2007: 106-115.</w:t>
      </w:r>
    </w:p>
    <w:p w14:paraId="264CE610" w14:textId="77777777" w:rsidR="00C8540E" w:rsidRDefault="00C8540E" w:rsidP="00505CC2">
      <w:pPr>
        <w:pStyle w:val="afc"/>
        <w:ind w:left="368" w:hanging="368"/>
      </w:pPr>
      <w:r w:rsidRPr="00505CC2">
        <w:rPr>
          <w:rFonts w:ascii="Times New Roman" w:hAnsi="Times New Roman" w:cs="Times New Roman"/>
          <w:color w:val="222222"/>
          <w:shd w:val="clear" w:color="auto" w:fill="FFFFFF"/>
        </w:rPr>
        <w:t>[14]</w:t>
      </w:r>
      <w:r>
        <w:rPr>
          <w:rFonts w:ascii="Arial" w:hAnsi="Arial" w:cs="Arial"/>
          <w:color w:val="222222"/>
          <w:sz w:val="20"/>
          <w:szCs w:val="20"/>
          <w:shd w:val="clear" w:color="auto" w:fill="FFFFFF"/>
        </w:rPr>
        <w:t xml:space="preserve"> </w:t>
      </w:r>
      <w:r>
        <w:t>尹浩,林闯,邱锋,等.数字水印技术综述[J].计算机研究与发展,2005,42(7): 1093-1099.</w:t>
      </w:r>
    </w:p>
    <w:p w14:paraId="6F22BA78" w14:textId="77777777" w:rsidR="00C8540E" w:rsidRDefault="00C8540E" w:rsidP="00505CC2">
      <w:pPr>
        <w:pStyle w:val="afc"/>
        <w:ind w:left="368" w:hanging="368"/>
      </w:pPr>
      <w:r w:rsidRPr="00505CC2">
        <w:rPr>
          <w:rFonts w:ascii="Times New Roman" w:hAnsi="Times New Roman" w:cs="Times New Roman"/>
          <w:shd w:val="clear" w:color="auto" w:fill="FFFFFF"/>
        </w:rPr>
        <w:t>[15]</w:t>
      </w:r>
      <w:r>
        <w:rPr>
          <w:rFonts w:cs="Arial"/>
          <w:color w:val="222222"/>
          <w:shd w:val="clear" w:color="auto" w:fill="FFFFFF"/>
        </w:rPr>
        <w:t xml:space="preserve"> </w:t>
      </w:r>
      <w:r>
        <w:t>邵峰晶, 于忠清. 数据挖掘原理与算法[M]. DynoMedia Inc., 2003.</w:t>
      </w:r>
    </w:p>
    <w:p w14:paraId="22587273" w14:textId="618713EF" w:rsidR="00C8540E" w:rsidRDefault="00C8540E" w:rsidP="00505CC2">
      <w:pPr>
        <w:pStyle w:val="afc"/>
        <w:ind w:left="368" w:hanging="368"/>
      </w:pPr>
      <w:r w:rsidRPr="00505CC2">
        <w:rPr>
          <w:rFonts w:ascii="Times New Roman" w:hAnsi="Times New Roman" w:cs="Times New Roman"/>
          <w:color w:val="222222"/>
          <w:shd w:val="clear" w:color="auto" w:fill="FFFFFF"/>
        </w:rPr>
        <w:t>[16]</w:t>
      </w:r>
      <w:r w:rsidR="00505CC2">
        <w:rPr>
          <w:rFonts w:ascii="Times New Roman" w:hAnsi="Times New Roman" w:cs="Times New Roman"/>
          <w:color w:val="222222"/>
          <w:shd w:val="clear" w:color="auto" w:fill="FFFFFF"/>
        </w:rPr>
        <w:t xml:space="preserve"> </w:t>
      </w:r>
      <w:r>
        <w:rPr>
          <w:rFonts w:hint="eastAsia"/>
        </w:rPr>
        <w:t>贺玲,吴玲达,蔡益朝.数据挖掘中的聚类算法综述[J].计算机应用研究,2007(01):10-13.</w:t>
      </w:r>
    </w:p>
    <w:p w14:paraId="362B6C23" w14:textId="13EFCDFD" w:rsidR="00C8540E" w:rsidRDefault="00C8540E" w:rsidP="00505CC2">
      <w:pPr>
        <w:pStyle w:val="afc"/>
        <w:ind w:left="368" w:hanging="368"/>
      </w:pPr>
      <w:r w:rsidRPr="00505CC2">
        <w:rPr>
          <w:rFonts w:ascii="Times New Roman" w:hAnsi="Times New Roman" w:cs="Times New Roman"/>
        </w:rPr>
        <w:t>[17]</w:t>
      </w:r>
      <w:r w:rsidR="00505CC2">
        <w:rPr>
          <w:rFonts w:ascii="Times New Roman" w:hAnsi="Times New Roman" w:cs="Times New Roman"/>
        </w:rPr>
        <w:t xml:space="preserve"> </w:t>
      </w:r>
      <w:proofErr w:type="gramStart"/>
      <w:r>
        <w:rPr>
          <w:rFonts w:hint="eastAsia"/>
        </w:rPr>
        <w:t>伍育红</w:t>
      </w:r>
      <w:proofErr w:type="gramEnd"/>
      <w:r>
        <w:rPr>
          <w:rFonts w:hint="eastAsia"/>
        </w:rPr>
        <w:t>.聚类算法综述[J].计算机科学,2015,42(S1):491-499+524.</w:t>
      </w:r>
    </w:p>
    <w:p w14:paraId="3AE043B2" w14:textId="238E34E0" w:rsidR="00C8540E" w:rsidRPr="00505CC2" w:rsidRDefault="00C8540E" w:rsidP="00505CC2">
      <w:pPr>
        <w:pStyle w:val="afc"/>
        <w:ind w:left="368" w:hanging="368"/>
        <w:rPr>
          <w:rFonts w:ascii="Times New Roman" w:hAnsi="Times New Roman" w:cs="Times New Roman"/>
        </w:rPr>
      </w:pPr>
      <w:r w:rsidRPr="00505CC2">
        <w:rPr>
          <w:rFonts w:ascii="Times New Roman" w:hAnsi="Times New Roman" w:cs="Times New Roman"/>
        </w:rPr>
        <w:t>[18]</w:t>
      </w:r>
      <w:r w:rsidR="00505CC2">
        <w:rPr>
          <w:rFonts w:ascii="Times New Roman" w:hAnsi="Times New Roman" w:cs="Times New Roman"/>
        </w:rPr>
        <w:t xml:space="preserve"> </w:t>
      </w:r>
      <w:r w:rsidRPr="00505CC2">
        <w:rPr>
          <w:rFonts w:ascii="Times New Roman" w:hAnsi="Times New Roman" w:cs="Times New Roman"/>
        </w:rPr>
        <w:t xml:space="preserve">Hae-Sang </w:t>
      </w:r>
      <w:proofErr w:type="gramStart"/>
      <w:r w:rsidRPr="00505CC2">
        <w:rPr>
          <w:rFonts w:ascii="Times New Roman" w:hAnsi="Times New Roman" w:cs="Times New Roman"/>
        </w:rPr>
        <w:t>Park,Chi</w:t>
      </w:r>
      <w:proofErr w:type="gramEnd"/>
      <w:r w:rsidRPr="00505CC2">
        <w:rPr>
          <w:rFonts w:ascii="Times New Roman" w:hAnsi="Times New Roman" w:cs="Times New Roman"/>
        </w:rPr>
        <w:t xml:space="preserve">-Hyuck Jun. A simple and fast algorithm for K-medoids clustering[J]. Expert Systems </w:t>
      </w:r>
      <w:proofErr w:type="gramStart"/>
      <w:r w:rsidRPr="00505CC2">
        <w:rPr>
          <w:rFonts w:ascii="Times New Roman" w:hAnsi="Times New Roman" w:cs="Times New Roman"/>
        </w:rPr>
        <w:t>With</w:t>
      </w:r>
      <w:proofErr w:type="gramEnd"/>
      <w:r w:rsidRPr="00505CC2">
        <w:rPr>
          <w:rFonts w:ascii="Times New Roman" w:hAnsi="Times New Roman" w:cs="Times New Roman"/>
        </w:rPr>
        <w:t xml:space="preserve"> Applications,2008,36(2).</w:t>
      </w:r>
    </w:p>
    <w:p w14:paraId="4891DA5B" w14:textId="77777777" w:rsidR="00C8540E" w:rsidRPr="00505CC2" w:rsidRDefault="00C8540E" w:rsidP="00505CC2">
      <w:pPr>
        <w:pStyle w:val="afc"/>
        <w:ind w:left="368" w:hanging="368"/>
        <w:rPr>
          <w:rFonts w:ascii="Times New Roman" w:hAnsi="Times New Roman" w:cs="Times New Roman"/>
          <w:shd w:val="clear" w:color="auto" w:fill="FFFFFF"/>
        </w:rPr>
      </w:pPr>
      <w:r w:rsidRPr="00505CC2">
        <w:rPr>
          <w:rFonts w:ascii="Times New Roman" w:hAnsi="Times New Roman" w:cs="Times New Roman"/>
          <w:shd w:val="clear" w:color="auto" w:fill="FFFFFF"/>
        </w:rPr>
        <w:t>[</w:t>
      </w:r>
      <w:proofErr w:type="gramStart"/>
      <w:r w:rsidRPr="00505CC2">
        <w:rPr>
          <w:rFonts w:ascii="Times New Roman" w:hAnsi="Times New Roman" w:cs="Times New Roman"/>
          <w:shd w:val="clear" w:color="auto" w:fill="FFFFFF"/>
        </w:rPr>
        <w:t>19]Ester</w:t>
      </w:r>
      <w:proofErr w:type="gramEnd"/>
      <w:r w:rsidRPr="00505CC2">
        <w:rPr>
          <w:rFonts w:ascii="Times New Roman" w:hAnsi="Times New Roman" w:cs="Times New Roman"/>
          <w:shd w:val="clear" w:color="auto" w:fill="FFFFFF"/>
        </w:rPr>
        <w:t xml:space="preserve"> M, Kriegel H P, Sander J, et al. A density-based algorithm for discovering clusters in large spatial databases with noise[C]//Kdd. 1996, 96(34): 226-231.</w:t>
      </w:r>
    </w:p>
    <w:p w14:paraId="1E72B4F8" w14:textId="77777777" w:rsidR="00C8540E" w:rsidRPr="00505CC2" w:rsidRDefault="00C8540E" w:rsidP="00505CC2">
      <w:pPr>
        <w:pStyle w:val="afc"/>
        <w:ind w:left="368" w:hanging="368"/>
        <w:rPr>
          <w:rFonts w:ascii="Times New Roman" w:hAnsi="Times New Roman" w:cs="Times New Roman"/>
        </w:rPr>
      </w:pPr>
      <w:r w:rsidRPr="00505CC2">
        <w:rPr>
          <w:rFonts w:ascii="Times New Roman" w:hAnsi="Times New Roman" w:cs="Times New Roman"/>
          <w:shd w:val="clear" w:color="auto" w:fill="FFFFFF"/>
        </w:rPr>
        <w:t>[20]</w:t>
      </w:r>
      <w:r w:rsidRPr="00505CC2">
        <w:rPr>
          <w:rFonts w:ascii="Times New Roman" w:hAnsi="Times New Roman" w:cs="Times New Roman"/>
          <w:color w:val="222222"/>
          <w:sz w:val="20"/>
          <w:szCs w:val="20"/>
          <w:shd w:val="clear" w:color="auto" w:fill="FFFFFF"/>
        </w:rPr>
        <w:t xml:space="preserve"> </w:t>
      </w:r>
      <w:r w:rsidRPr="00505CC2">
        <w:rPr>
          <w:rFonts w:ascii="Times New Roman" w:hAnsi="Times New Roman" w:cs="Times New Roman"/>
        </w:rPr>
        <w:t>Rivest R. The MD5 message-digest algorithm[J]. 1992.</w:t>
      </w:r>
    </w:p>
    <w:p w14:paraId="319554C1" w14:textId="353B45E8" w:rsidR="00C8540E" w:rsidRPr="00505CC2" w:rsidRDefault="00C8540E" w:rsidP="00505CC2">
      <w:pPr>
        <w:pStyle w:val="afc"/>
        <w:ind w:left="368" w:hanging="368"/>
        <w:rPr>
          <w:rFonts w:ascii="Times New Roman" w:hAnsi="Times New Roman" w:cs="Times New Roman"/>
          <w:shd w:val="clear" w:color="auto" w:fill="FFFFFF"/>
        </w:rPr>
      </w:pPr>
      <w:r w:rsidRPr="00505CC2">
        <w:rPr>
          <w:rFonts w:ascii="Times New Roman" w:hAnsi="Times New Roman" w:cs="Times New Roman"/>
          <w:shd w:val="clear" w:color="auto" w:fill="FFFFFF"/>
        </w:rPr>
        <w:t>[21]</w:t>
      </w:r>
      <w:r w:rsidR="00505CC2">
        <w:rPr>
          <w:rFonts w:ascii="Times New Roman" w:hAnsi="Times New Roman" w:cs="Times New Roman"/>
          <w:shd w:val="clear" w:color="auto" w:fill="FFFFFF"/>
        </w:rPr>
        <w:t xml:space="preserve"> </w:t>
      </w:r>
      <w:r w:rsidRPr="00505CC2">
        <w:rPr>
          <w:rFonts w:ascii="Times New Roman" w:hAnsi="Times New Roman" w:cs="Times New Roman"/>
          <w:shd w:val="clear" w:color="auto" w:fill="FFFFFF"/>
        </w:rPr>
        <w:t>Lu C, Lü Y, Ma M, et al. Data mining for points-selection rules in acupuncture treatment of mammary gland hyperplasia</w:t>
      </w:r>
      <w:r>
        <w:rPr>
          <w:shd w:val="clear" w:color="auto" w:fill="FFFFFF"/>
        </w:rPr>
        <w:t xml:space="preserve"> 基于数据挖掘探讨针刺治疗乳腺增生病选穴规律分析</w:t>
      </w:r>
      <w:r w:rsidRPr="00505CC2">
        <w:rPr>
          <w:rFonts w:ascii="Times New Roman" w:hAnsi="Times New Roman" w:cs="Times New Roman"/>
          <w:shd w:val="clear" w:color="auto" w:fill="FFFFFF"/>
        </w:rPr>
        <w:t>[J]. Journal of Acupuncture and Tuina Science, 2017, 15(5): 328-336.</w:t>
      </w:r>
    </w:p>
    <w:p w14:paraId="48E12E9A" w14:textId="4FF0AC05" w:rsidR="00C8540E" w:rsidRDefault="00C8540E" w:rsidP="00505CC2">
      <w:pPr>
        <w:pStyle w:val="afc"/>
        <w:ind w:left="368" w:hanging="368"/>
      </w:pPr>
      <w:r w:rsidRPr="00505CC2">
        <w:rPr>
          <w:rFonts w:ascii="Times New Roman" w:hAnsi="Times New Roman" w:cs="Times New Roman"/>
        </w:rPr>
        <w:lastRenderedPageBreak/>
        <w:t>[22]</w:t>
      </w:r>
      <w:r w:rsidR="00505CC2">
        <w:rPr>
          <w:rFonts w:ascii="Times New Roman" w:hAnsi="Times New Roman" w:cs="Times New Roman"/>
        </w:rPr>
        <w:t xml:space="preserve"> </w:t>
      </w:r>
      <w:r>
        <w:rPr>
          <w:rFonts w:hint="eastAsia"/>
        </w:rPr>
        <w:t>孙轶轩. 基于数据挖掘的道路交通事故分析研究[D].北京交通大学,2014.</w:t>
      </w:r>
    </w:p>
    <w:p w14:paraId="01C5B685" w14:textId="66BD9162" w:rsidR="00C8540E" w:rsidRDefault="00C8540E" w:rsidP="008D05F0">
      <w:pPr>
        <w:pStyle w:val="afc"/>
        <w:ind w:left="368" w:hanging="368"/>
      </w:pPr>
      <w:r w:rsidRPr="008D05F0">
        <w:rPr>
          <w:rFonts w:ascii="Times New Roman" w:hAnsi="Times New Roman" w:cs="Times New Roman"/>
        </w:rPr>
        <w:t>[23]</w:t>
      </w:r>
      <w:r w:rsidR="008D05F0">
        <w:t xml:space="preserve"> </w:t>
      </w:r>
      <w:bookmarkStart w:id="360" w:name="_GoBack"/>
      <w:bookmarkEnd w:id="360"/>
      <w:r>
        <w:rPr>
          <w:rFonts w:hint="eastAsia"/>
        </w:rPr>
        <w:t>熊亚军,廖晓农,李梓铭,张小玲,孙兆彬,赵秀娟,赵普生,马小会,蒲维</w:t>
      </w:r>
      <w:proofErr w:type="gramStart"/>
      <w:r>
        <w:rPr>
          <w:rFonts w:hint="eastAsia"/>
        </w:rPr>
        <w:t>维</w:t>
      </w:r>
      <w:proofErr w:type="gramEnd"/>
      <w:r>
        <w:rPr>
          <w:rFonts w:hint="eastAsia"/>
        </w:rPr>
        <w:t>.KNN数据挖掘算法在北京地区</w:t>
      </w:r>
      <w:proofErr w:type="gramStart"/>
      <w:r>
        <w:rPr>
          <w:rFonts w:hint="eastAsia"/>
        </w:rPr>
        <w:t>霾</w:t>
      </w:r>
      <w:proofErr w:type="gramEnd"/>
      <w:r>
        <w:rPr>
          <w:rFonts w:hint="eastAsia"/>
        </w:rPr>
        <w:t>等级预报中的应用[J].气象,2015,41(01):98-104.</w:t>
      </w:r>
    </w:p>
    <w:p w14:paraId="18F7C75D" w14:textId="77777777" w:rsidR="00C8540E" w:rsidRDefault="00C8540E">
      <w:pPr>
        <w:pStyle w:val="aa"/>
        <w:ind w:firstLine="600"/>
        <w:rPr>
          <w:rFonts w:ascii="黑体" w:eastAsia="黑体" w:hAnsi="黑体"/>
          <w:b w:val="0"/>
          <w:sz w:val="30"/>
          <w:szCs w:val="30"/>
        </w:rPr>
      </w:pPr>
      <w:bookmarkStart w:id="361" w:name="_Toc514149517"/>
      <w:r>
        <w:rPr>
          <w:rFonts w:ascii="黑体" w:eastAsia="黑体" w:hAnsi="黑体" w:hint="eastAsia"/>
          <w:b w:val="0"/>
          <w:sz w:val="30"/>
          <w:szCs w:val="30"/>
        </w:rPr>
        <w:t>致     谢</w:t>
      </w:r>
      <w:bookmarkEnd w:id="361"/>
    </w:p>
    <w:p w14:paraId="74A7F35B" w14:textId="77777777" w:rsidR="00C8540E" w:rsidRDefault="00C8540E">
      <w:pPr>
        <w:ind w:firstLine="480"/>
      </w:pPr>
      <w:r>
        <w:rPr>
          <w:rFonts w:hint="eastAsia"/>
        </w:rPr>
        <w:t>此次毕业设计，从最初选题到研读文献到最后做论文定稿，历经数月，其间遇到很多问题，在自己的努力与老师同学的帮助下，一步一个脚印，将其解决。</w:t>
      </w:r>
    </w:p>
    <w:p w14:paraId="6A2FE038" w14:textId="77777777" w:rsidR="00C8540E" w:rsidRDefault="00C8540E">
      <w:pPr>
        <w:ind w:firstLine="480"/>
      </w:pPr>
      <w:r>
        <w:rPr>
          <w:rFonts w:hint="eastAsia"/>
        </w:rPr>
        <w:t>这次毕业设计可以圆满地完成，首先感谢陈兵老师的谆谆教导，能在百忙之中抽出时间，在生活上和学习上都给予我强烈的鼓励和指导。其次要感谢邓理同学，</w:t>
      </w:r>
      <w:proofErr w:type="gramStart"/>
      <w:r>
        <w:rPr>
          <w:rFonts w:hint="eastAsia"/>
        </w:rPr>
        <w:t>毕设开启</w:t>
      </w:r>
      <w:proofErr w:type="gramEnd"/>
      <w:r>
        <w:rPr>
          <w:rFonts w:hint="eastAsia"/>
        </w:rPr>
        <w:t>之际，由于本人在前后端设计以及数据处理方面都缺乏经验，邓理同学则不厌其烦的给予本人帮助。最后要感谢本人于偶然之际认识的一位软件工程师，金成，感谢他</w:t>
      </w:r>
      <w:proofErr w:type="gramStart"/>
      <w:r>
        <w:rPr>
          <w:rFonts w:hint="eastAsia"/>
        </w:rPr>
        <w:t>在毕设中</w:t>
      </w:r>
      <w:proofErr w:type="gramEnd"/>
      <w:r>
        <w:rPr>
          <w:rFonts w:hint="eastAsia"/>
        </w:rPr>
        <w:t>关于</w:t>
      </w:r>
      <w:r>
        <w:rPr>
          <w:rFonts w:hint="eastAsia"/>
        </w:rPr>
        <w:t>Mong</w:t>
      </w:r>
      <w:r>
        <w:t>oDB</w:t>
      </w:r>
      <w:r>
        <w:rPr>
          <w:rFonts w:hint="eastAsia"/>
        </w:rPr>
        <w:t>和</w:t>
      </w:r>
      <w:r>
        <w:rPr>
          <w:rFonts w:hint="eastAsia"/>
        </w:rPr>
        <w:t xml:space="preserve">MapReduce </w:t>
      </w:r>
      <w:r>
        <w:rPr>
          <w:rFonts w:hint="eastAsia"/>
        </w:rPr>
        <w:t>方面对我的指导，同时也要感谢王一凡同学，</w:t>
      </w:r>
      <w:proofErr w:type="gramStart"/>
      <w:r>
        <w:rPr>
          <w:rFonts w:hint="eastAsia"/>
        </w:rPr>
        <w:t>在毕设过程</w:t>
      </w:r>
      <w:proofErr w:type="gramEnd"/>
      <w:r>
        <w:rPr>
          <w:rFonts w:hint="eastAsia"/>
        </w:rPr>
        <w:t>中与我通力合作，共同完成</w:t>
      </w:r>
      <w:r w:rsidR="00DB5C40">
        <w:rPr>
          <w:rFonts w:hint="eastAsia"/>
        </w:rPr>
        <w:t>此次</w:t>
      </w:r>
      <w:r>
        <w:rPr>
          <w:rFonts w:hint="eastAsia"/>
        </w:rPr>
        <w:t>课题。</w:t>
      </w:r>
    </w:p>
    <w:p w14:paraId="49B9AF6A" w14:textId="77777777" w:rsidR="00C8540E" w:rsidRDefault="00C8540E">
      <w:pPr>
        <w:ind w:firstLine="480"/>
      </w:pPr>
    </w:p>
    <w:p w14:paraId="738B6500" w14:textId="77777777" w:rsidR="00C8540E" w:rsidRDefault="00C8540E">
      <w:pPr>
        <w:ind w:firstLine="480"/>
      </w:pPr>
    </w:p>
    <w:p w14:paraId="45AE95A1" w14:textId="77777777" w:rsidR="00C8540E" w:rsidRDefault="00C8540E">
      <w:pPr>
        <w:ind w:firstLine="480"/>
      </w:pPr>
      <w:r>
        <w:br w:type="page"/>
      </w:r>
    </w:p>
    <w:sectPr w:rsidR="00C8540E">
      <w:pgSz w:w="11906" w:h="16838"/>
      <w:pgMar w:top="1418" w:right="1134" w:bottom="1134" w:left="1134" w:header="1077" w:footer="992" w:gutter="0"/>
      <w:pgNumType w:fmt="numberInDash" w:start="1" w:chapStyle="1"/>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ief-jwc" w:date="2007-05-28T09:34:00Z" w:initials="F">
    <w:p w14:paraId="7465C63D" w14:textId="77777777" w:rsidR="00C8540E" w:rsidRDefault="00C8540E">
      <w:pPr>
        <w:pStyle w:val="ae"/>
        <w:ind w:firstLine="480"/>
      </w:pPr>
      <w:r>
        <w:rPr>
          <w:rFonts w:hint="eastAsia"/>
        </w:rPr>
        <w:t>小三号黑体，居中，摘要与</w:t>
      </w:r>
      <w:proofErr w:type="gramStart"/>
      <w:r>
        <w:rPr>
          <w:rFonts w:hint="eastAsia"/>
        </w:rPr>
        <w:t>题目前空一行</w:t>
      </w:r>
      <w:proofErr w:type="gramEnd"/>
      <w:r>
        <w:rPr>
          <w:rFonts w:hint="eastAsia"/>
        </w:rPr>
        <w:t>。</w:t>
      </w:r>
    </w:p>
  </w:comment>
  <w:comment w:id="17" w:author="qzuser" w:date="2018-05-17T18:40:00Z" w:initials="">
    <w:p w14:paraId="7F7304B9" w14:textId="77777777" w:rsidR="00C8540E" w:rsidRDefault="00C8540E">
      <w:pPr>
        <w:pStyle w:val="ae"/>
        <w:ind w:firstLine="480"/>
        <w:rPr>
          <w:rFonts w:hint="eastAsia"/>
        </w:rPr>
      </w:pPr>
      <w:r>
        <w:rPr>
          <w:rFonts w:hint="eastAsia"/>
        </w:rPr>
        <w:t>英文摘要语病较多</w:t>
      </w:r>
    </w:p>
  </w:comment>
  <w:comment w:id="53" w:author="qzuser" w:date="2018-05-16T16:38:00Z" w:initials="">
    <w:p w14:paraId="7A892311" w14:textId="77777777" w:rsidR="00C8540E" w:rsidRDefault="00C8540E">
      <w:pPr>
        <w:pStyle w:val="ae"/>
        <w:ind w:firstLine="480"/>
        <w:rPr>
          <w:rFonts w:ascii="微软雅黑" w:eastAsia="微软雅黑" w:hAnsi="微软雅黑" w:cs="微软雅黑" w:hint="eastAsia"/>
          <w:color w:val="000000"/>
          <w:sz w:val="15"/>
          <w:szCs w:val="15"/>
          <w:shd w:val="clear" w:color="auto" w:fill="FFFFFF"/>
        </w:rPr>
      </w:pPr>
      <w:r>
        <w:rPr>
          <w:rFonts w:hint="eastAsia"/>
        </w:rPr>
        <w:t>改为</w:t>
      </w:r>
      <w:r>
        <w:rPr>
          <w:rFonts w:ascii="微软雅黑" w:eastAsia="微软雅黑" w:hAnsi="微软雅黑" w:cs="微软雅黑" w:hint="eastAsia"/>
          <w:color w:val="000000"/>
          <w:sz w:val="15"/>
          <w:szCs w:val="15"/>
          <w:shd w:val="clear" w:color="auto" w:fill="FFFFFF"/>
        </w:rPr>
        <w:t>高容量、高速度、多类型更准确</w:t>
      </w:r>
    </w:p>
  </w:comment>
  <w:comment w:id="62" w:author="qzuser" w:date="2018-05-16T16:45:00Z" w:initials="">
    <w:p w14:paraId="7A1338BC" w14:textId="77777777" w:rsidR="00C8540E" w:rsidRDefault="00C8540E">
      <w:pPr>
        <w:pStyle w:val="ae"/>
        <w:ind w:firstLine="480"/>
        <w:rPr>
          <w:rFonts w:hint="eastAsia"/>
        </w:rPr>
      </w:pPr>
      <w:r>
        <w:rPr>
          <w:rFonts w:hint="eastAsia"/>
        </w:rPr>
        <w:t>字体一致</w:t>
      </w:r>
    </w:p>
  </w:comment>
  <w:comment w:id="67" w:author="qzuser" w:date="2018-05-16T16:46:00Z" w:initials="">
    <w:p w14:paraId="4E748459" w14:textId="77777777" w:rsidR="00C8540E" w:rsidRDefault="00C8540E">
      <w:pPr>
        <w:pStyle w:val="ae"/>
        <w:ind w:firstLine="480"/>
        <w:rPr>
          <w:rFonts w:hint="eastAsia"/>
        </w:rPr>
      </w:pPr>
      <w:r>
        <w:rPr>
          <w:rFonts w:hint="eastAsia"/>
        </w:rPr>
        <w:t>字体一致</w:t>
      </w:r>
    </w:p>
  </w:comment>
  <w:comment w:id="69" w:author="qzuser" w:date="2018-05-16T16:52:00Z" w:initials="">
    <w:p w14:paraId="67063481" w14:textId="77777777" w:rsidR="00C8540E" w:rsidRDefault="00C8540E">
      <w:pPr>
        <w:pStyle w:val="ae"/>
        <w:ind w:firstLine="480"/>
        <w:rPr>
          <w:rFonts w:hint="eastAsia"/>
        </w:rPr>
      </w:pPr>
      <w:r>
        <w:rPr>
          <w:rFonts w:hint="eastAsia"/>
        </w:rPr>
        <w:t>这段比较混乱</w:t>
      </w:r>
    </w:p>
  </w:comment>
  <w:comment w:id="84" w:author="qzuser" w:date="2018-05-16T16:54:00Z" w:initials="">
    <w:p w14:paraId="74192176" w14:textId="77777777" w:rsidR="00C8540E" w:rsidRDefault="00C8540E">
      <w:pPr>
        <w:pStyle w:val="ae"/>
        <w:ind w:firstLine="480"/>
        <w:rPr>
          <w:rFonts w:hint="eastAsia"/>
        </w:rPr>
      </w:pPr>
      <w:r>
        <w:rPr>
          <w:rFonts w:hint="eastAsia"/>
        </w:rPr>
        <w:t>最好用总分的形式</w:t>
      </w:r>
    </w:p>
  </w:comment>
  <w:comment w:id="141" w:author="qzuser" w:date="2018-05-16T17:26:00Z" w:initials="">
    <w:p w14:paraId="03259B97" w14:textId="77777777" w:rsidR="00C8540E" w:rsidRDefault="00C8540E">
      <w:pPr>
        <w:pStyle w:val="ae"/>
        <w:ind w:firstLine="480"/>
        <w:rPr>
          <w:rFonts w:hint="eastAsia"/>
        </w:rPr>
      </w:pPr>
      <w:r>
        <w:rPr>
          <w:rFonts w:hint="eastAsia"/>
        </w:rPr>
        <w:t>这句话比较混乱</w:t>
      </w:r>
    </w:p>
  </w:comment>
  <w:comment w:id="159" w:author="qzuser" w:date="2018-05-16T17:38:00Z" w:initials="">
    <w:p w14:paraId="54CE9CBD" w14:textId="77777777" w:rsidR="00C8540E" w:rsidRDefault="00C8540E">
      <w:pPr>
        <w:pStyle w:val="ae"/>
        <w:ind w:firstLine="480"/>
        <w:rPr>
          <w:rFonts w:hint="eastAsia"/>
        </w:rPr>
      </w:pPr>
      <w:r>
        <w:rPr>
          <w:rFonts w:hint="eastAsia"/>
        </w:rPr>
        <w:t>公式不要用图片</w:t>
      </w:r>
    </w:p>
  </w:comment>
  <w:comment w:id="194" w:author="qzuser" w:date="2018-05-17T17:15:00Z" w:initials="">
    <w:p w14:paraId="155FD0F0" w14:textId="77777777" w:rsidR="00C8540E" w:rsidRDefault="00C8540E">
      <w:pPr>
        <w:pStyle w:val="ae"/>
        <w:ind w:firstLine="480"/>
        <w:rPr>
          <w:rFonts w:hint="eastAsia"/>
        </w:rPr>
      </w:pPr>
      <w:r>
        <w:rPr>
          <w:rFonts w:hint="eastAsia"/>
        </w:rPr>
        <w:t>这段比较凌乱</w:t>
      </w:r>
    </w:p>
  </w:comment>
  <w:comment w:id="223" w:author="qzuser" w:date="2018-05-17T17:28:00Z" w:initials="">
    <w:p w14:paraId="17DF3C3D" w14:textId="77777777" w:rsidR="00C8540E" w:rsidRDefault="00C8540E">
      <w:pPr>
        <w:pStyle w:val="ae"/>
        <w:ind w:firstLine="480"/>
        <w:rPr>
          <w:rFonts w:hint="eastAsia"/>
        </w:rPr>
      </w:pPr>
      <w:proofErr w:type="gramStart"/>
      <w:r>
        <w:rPr>
          <w:rFonts w:hint="eastAsia"/>
        </w:rPr>
        <w:t>图不是</w:t>
      </w:r>
      <w:proofErr w:type="gramEnd"/>
      <w:r>
        <w:rPr>
          <w:rFonts w:hint="eastAsia"/>
        </w:rPr>
        <w:t>很清晰</w:t>
      </w:r>
      <w:r>
        <w:rPr>
          <w:rFonts w:hint="eastAsia"/>
        </w:rPr>
        <w:t xml:space="preserve"> </w:t>
      </w:r>
      <w:r>
        <w:rPr>
          <w:rFonts w:hint="eastAsia"/>
        </w:rPr>
        <w:t>自己画一下</w:t>
      </w:r>
    </w:p>
  </w:comment>
  <w:comment w:id="243" w:author="qzuser" w:date="2018-05-17T17:37:00Z" w:initials="">
    <w:p w14:paraId="6A16BAB6" w14:textId="77777777" w:rsidR="00C8540E" w:rsidRDefault="00C8540E">
      <w:pPr>
        <w:pStyle w:val="ae"/>
        <w:ind w:firstLine="480"/>
        <w:rPr>
          <w:rFonts w:hint="eastAsia"/>
        </w:rPr>
      </w:pPr>
      <w:r>
        <w:rPr>
          <w:rFonts w:hint="eastAsia"/>
        </w:rPr>
        <w:t>公式手写</w:t>
      </w:r>
    </w:p>
  </w:comment>
  <w:comment w:id="272" w:author="qzuser" w:date="2018-05-17T18:08:00Z" w:initials="">
    <w:p w14:paraId="0505CE0F" w14:textId="77777777" w:rsidR="00C8540E" w:rsidRDefault="00C8540E">
      <w:pPr>
        <w:pStyle w:val="ae"/>
        <w:ind w:firstLine="480"/>
        <w:rPr>
          <w:rFonts w:hint="eastAsia"/>
        </w:rPr>
      </w:pPr>
      <w:r>
        <w:rPr>
          <w:rFonts w:hint="eastAsia"/>
        </w:rPr>
        <w:t>为什么令</w:t>
      </w:r>
      <w:r>
        <w:rPr>
          <w:rFonts w:hint="eastAsia"/>
        </w:rPr>
        <w:t>k=5</w:t>
      </w:r>
    </w:p>
  </w:comment>
  <w:comment w:id="318" w:author="qzuser" w:date="2018-05-17T18:14:00Z" w:initials="">
    <w:p w14:paraId="139F443D" w14:textId="77777777" w:rsidR="00C8540E" w:rsidRDefault="00C8540E">
      <w:pPr>
        <w:pStyle w:val="ae"/>
        <w:ind w:firstLine="480"/>
        <w:rPr>
          <w:rFonts w:hint="eastAsia"/>
        </w:rPr>
      </w:pPr>
      <w:r>
        <w:rPr>
          <w:rFonts w:hint="eastAsia"/>
        </w:rPr>
        <w:t>图中文字有误</w:t>
      </w:r>
    </w:p>
  </w:comment>
  <w:comment w:id="325" w:author="qzuser" w:date="2018-05-17T18:16:00Z" w:initials="">
    <w:p w14:paraId="6009996C" w14:textId="77777777" w:rsidR="00C8540E" w:rsidRDefault="00C8540E">
      <w:pPr>
        <w:pStyle w:val="ae"/>
        <w:ind w:firstLine="480"/>
        <w:rPr>
          <w:rFonts w:hint="eastAsia"/>
        </w:rPr>
      </w:pPr>
      <w:r>
        <w:rPr>
          <w:rFonts w:hint="eastAsia"/>
        </w:rPr>
        <w:t>图中文字有误</w:t>
      </w:r>
    </w:p>
  </w:comment>
  <w:comment w:id="356" w:author="qzuser" w:date="2018-05-17T18:31:00Z" w:initials="">
    <w:p w14:paraId="6B4FA617" w14:textId="77777777" w:rsidR="00C8540E" w:rsidRDefault="00C8540E">
      <w:pPr>
        <w:pStyle w:val="ae"/>
        <w:ind w:firstLine="480"/>
        <w:rPr>
          <w:rFonts w:hint="eastAsia"/>
        </w:rPr>
      </w:pPr>
      <w:r>
        <w:rPr>
          <w:rFonts w:hint="eastAsia"/>
        </w:rPr>
        <w:t>格式不统一</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65C63D" w15:done="0"/>
  <w15:commentEx w15:paraId="7F7304B9" w15:done="0"/>
  <w15:commentEx w15:paraId="7A892311" w15:done="0"/>
  <w15:commentEx w15:paraId="7A1338BC" w15:done="0"/>
  <w15:commentEx w15:paraId="4E748459" w15:done="0"/>
  <w15:commentEx w15:paraId="67063481" w15:done="0"/>
  <w15:commentEx w15:paraId="74192176" w15:done="0"/>
  <w15:commentEx w15:paraId="03259B97" w15:done="0"/>
  <w15:commentEx w15:paraId="54CE9CBD" w15:done="0"/>
  <w15:commentEx w15:paraId="155FD0F0" w15:done="0"/>
  <w15:commentEx w15:paraId="17DF3C3D" w15:done="0"/>
  <w15:commentEx w15:paraId="6A16BAB6" w15:done="0"/>
  <w15:commentEx w15:paraId="0505CE0F" w15:done="0"/>
  <w15:commentEx w15:paraId="139F443D" w15:done="0"/>
  <w15:commentEx w15:paraId="6009996C" w15:done="0"/>
  <w15:commentEx w15:paraId="6B4FA61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CEAEF8" w14:textId="77777777" w:rsidR="004C0F2F" w:rsidRDefault="004C0F2F">
      <w:pPr>
        <w:ind w:firstLine="360"/>
        <w:rPr>
          <w:sz w:val="18"/>
        </w:rPr>
      </w:pPr>
    </w:p>
  </w:endnote>
  <w:endnote w:type="continuationSeparator" w:id="0">
    <w:p w14:paraId="78A181F8" w14:textId="77777777" w:rsidR="004C0F2F" w:rsidRDefault="004C0F2F">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FF0" w14:textId="77777777" w:rsidR="00C8540E" w:rsidRDefault="00C8540E">
    <w:pPr>
      <w:pStyle w:val="af3"/>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F73CE" w14:textId="77777777" w:rsidR="00C8540E" w:rsidRDefault="00C8540E">
    <w:pPr>
      <w:pStyle w:val="af3"/>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50040" w14:textId="77777777" w:rsidR="00C8540E" w:rsidRDefault="00C8540E">
    <w:pPr>
      <w:pStyle w:val="af3"/>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2421F" w14:textId="77777777" w:rsidR="00C8540E" w:rsidRDefault="00C8540E">
    <w:pPr>
      <w:pStyle w:val="af3"/>
      <w:framePr w:wrap="around" w:vAnchor="text" w:hAnchor="margin" w:xAlign="right" w:y="1"/>
      <w:ind w:firstLine="360"/>
      <w:rPr>
        <w:rStyle w:val="a6"/>
      </w:rPr>
    </w:pPr>
    <w:r>
      <w:fldChar w:fldCharType="begin"/>
    </w:r>
    <w:r>
      <w:rPr>
        <w:rStyle w:val="a6"/>
      </w:rPr>
      <w:instrText xml:space="preserve">PAGE  </w:instrText>
    </w:r>
    <w:r>
      <w:fldChar w:fldCharType="end"/>
    </w:r>
  </w:p>
  <w:p w14:paraId="209F63E7" w14:textId="77777777" w:rsidR="00C8540E" w:rsidRDefault="00C8540E">
    <w:pPr>
      <w:pStyle w:val="af3"/>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43D87" w14:textId="11449110" w:rsidR="00C8540E" w:rsidRDefault="00C12CA9">
    <w:pPr>
      <w:pStyle w:val="af3"/>
      <w:ind w:right="360" w:firstLineChars="3200" w:firstLine="5760"/>
      <w:rPr>
        <w:sz w:val="21"/>
      </w:rPr>
    </w:pPr>
    <w:r>
      <w:rPr>
        <w:noProof/>
      </w:rPr>
      <mc:AlternateContent>
        <mc:Choice Requires="wps">
          <w:drawing>
            <wp:anchor distT="4294967295" distB="4294967295" distL="114300" distR="114300" simplePos="0" relativeHeight="251657728" behindDoc="0" locked="0" layoutInCell="1" allowOverlap="1" wp14:anchorId="55A83FD9" wp14:editId="58BACC83">
              <wp:simplePos x="0" y="0"/>
              <wp:positionH relativeFrom="column">
                <wp:posOffset>0</wp:posOffset>
              </wp:positionH>
              <wp:positionV relativeFrom="paragraph">
                <wp:posOffset>147954</wp:posOffset>
              </wp:positionV>
              <wp:extent cx="5943600" cy="0"/>
              <wp:effectExtent l="0" t="0" r="0" b="0"/>
              <wp:wrapNone/>
              <wp:docPr id="1" name="直线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9102B" id="直线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1.65pt" to="4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"/>
          </w:pict>
        </mc:Fallback>
      </mc:AlternateContent>
    </w:r>
  </w:p>
  <w:p w14:paraId="31693C29" w14:textId="14073458" w:rsidR="00C8540E" w:rsidRDefault="00C8540E">
    <w:pPr>
      <w:pStyle w:val="af3"/>
      <w:framePr w:wrap="around" w:vAnchor="text" w:hAnchor="margin" w:xAlign="right" w:y="1"/>
      <w:ind w:firstLine="360"/>
      <w:rPr>
        <w:rStyle w:val="a6"/>
      </w:rPr>
    </w:pPr>
    <w:r>
      <w:fldChar w:fldCharType="begin"/>
    </w:r>
    <w:r>
      <w:rPr>
        <w:rStyle w:val="a6"/>
      </w:rPr>
      <w:instrText xml:space="preserve">PAGE  </w:instrText>
    </w:r>
    <w:r>
      <w:fldChar w:fldCharType="separate"/>
    </w:r>
    <w:r w:rsidR="008D05F0">
      <w:rPr>
        <w:rStyle w:val="a6"/>
        <w:noProof/>
      </w:rPr>
      <w:t>- 33 -</w:t>
    </w:r>
    <w:r>
      <w:fldChar w:fldCharType="end"/>
    </w:r>
  </w:p>
  <w:p w14:paraId="2D35BBC0" w14:textId="77777777" w:rsidR="00C8540E" w:rsidRDefault="00C8540E">
    <w:pPr>
      <w:pStyle w:val="af3"/>
      <w:ind w:right="360" w:firstLineChars="3200" w:firstLine="6720"/>
      <w:rPr>
        <w:sz w:val="21"/>
      </w:rPr>
    </w:pPr>
    <w:r>
      <w:rPr>
        <w:rFonts w:hint="eastAsia"/>
        <w:sz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9ACEE" w14:textId="77777777" w:rsidR="004C0F2F" w:rsidRDefault="004C0F2F">
      <w:pPr>
        <w:ind w:firstLine="360"/>
        <w:rPr>
          <w:sz w:val="18"/>
        </w:rPr>
      </w:pPr>
    </w:p>
  </w:footnote>
  <w:footnote w:type="continuationSeparator" w:id="0">
    <w:p w14:paraId="728B3FA7" w14:textId="77777777" w:rsidR="004C0F2F" w:rsidRDefault="004C0F2F">
      <w:pPr>
        <w:ind w:firstLine="360"/>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522F4" w14:textId="77777777" w:rsidR="00C8540E" w:rsidRDefault="00C8540E">
    <w:pPr>
      <w:pStyle w:val="af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D11F4" w14:textId="77777777" w:rsidR="00C8540E" w:rsidRDefault="00C8540E">
    <w:pPr>
      <w:pStyle w:val="af8"/>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CF856" w14:textId="77777777" w:rsidR="00C8540E" w:rsidRDefault="00C8540E">
    <w:pPr>
      <w:pStyle w:val="af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612B9" w14:textId="77777777" w:rsidR="00C8540E" w:rsidRDefault="00C8540E">
    <w:pPr>
      <w:pStyle w:val="af8"/>
      <w:ind w:firstLine="360"/>
    </w:pPr>
    <w:r>
      <w:object w:dxaOrig="6988" w:dyaOrig="3733" w14:anchorId="13F268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4pt;height:33.75pt;mso-position-horizontal-relative:page;mso-position-vertical-relative:page">
          <v:imagedata r:id="rId1" o:title=""/>
        </v:shape>
        <o:OLEObject Type="Embed" ProgID="Imaging.Document" ShapeID="对象 1" DrawAspect="Content" ObjectID="_1588164028" r:id="rId2"/>
      </w:object>
    </w:r>
    <w:r>
      <w:rPr>
        <w:rFonts w:hint="eastAsia"/>
      </w:rPr>
      <w:t xml:space="preserve">                          </w:t>
    </w:r>
    <w:r>
      <w:rPr>
        <w:rFonts w:hint="eastAsia"/>
        <w:sz w:val="28"/>
      </w:rPr>
      <w:t>毕业设计（论文）报告纸</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3538A"/>
    <w:multiLevelType w:val="hybridMultilevel"/>
    <w:tmpl w:val="2640E6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A73211"/>
    <w:multiLevelType w:val="hybridMultilevel"/>
    <w:tmpl w:val="1BB8BCF0"/>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 w15:restartNumberingAfterBreak="0">
    <w:nsid w:val="10734143"/>
    <w:multiLevelType w:val="multilevel"/>
    <w:tmpl w:val="1073414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A501212"/>
    <w:multiLevelType w:val="multilevel"/>
    <w:tmpl w:val="1A50121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C686CD0"/>
    <w:multiLevelType w:val="multilevel"/>
    <w:tmpl w:val="1C686CD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0FF12BB"/>
    <w:multiLevelType w:val="multilevel"/>
    <w:tmpl w:val="20FF12B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359B4AFC"/>
    <w:multiLevelType w:val="multilevel"/>
    <w:tmpl w:val="359B4AF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96C2052"/>
    <w:multiLevelType w:val="multilevel"/>
    <w:tmpl w:val="396C2052"/>
    <w:lvl w:ilvl="0">
      <w:start w:val="1"/>
      <w:numFmt w:val="decimal"/>
      <w:lvlText w:val="（%1）"/>
      <w:lvlJc w:val="left"/>
      <w:pPr>
        <w:ind w:left="0" w:firstLine="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DD96AA8"/>
    <w:multiLevelType w:val="multilevel"/>
    <w:tmpl w:val="3DD96AA8"/>
    <w:lvl w:ilvl="0">
      <w:start w:val="1"/>
      <w:numFmt w:val="decimal"/>
      <w:lvlText w:val="（%1）"/>
      <w:lvlJc w:val="left"/>
      <w:pPr>
        <w:ind w:left="72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59E7D27"/>
    <w:multiLevelType w:val="multilevel"/>
    <w:tmpl w:val="459E7D2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57C43BBF"/>
    <w:multiLevelType w:val="multilevel"/>
    <w:tmpl w:val="57C43BB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6040610"/>
    <w:multiLevelType w:val="multilevel"/>
    <w:tmpl w:val="6604061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717D12E3"/>
    <w:multiLevelType w:val="multilevel"/>
    <w:tmpl w:val="717D12E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7CBA34A8"/>
    <w:multiLevelType w:val="multilevel"/>
    <w:tmpl w:val="7CBA34A8"/>
    <w:lvl w:ilvl="0">
      <w:start w:val="1"/>
      <w:numFmt w:val="lowerLetter"/>
      <w:lvlText w:val="%1)"/>
      <w:lvlJc w:val="left"/>
      <w:pPr>
        <w:ind w:left="1322" w:hanging="420"/>
      </w:pPr>
    </w:lvl>
    <w:lvl w:ilvl="1">
      <w:start w:val="1"/>
      <w:numFmt w:val="lowerLetter"/>
      <w:lvlText w:val="%2)"/>
      <w:lvlJc w:val="left"/>
      <w:pPr>
        <w:ind w:left="1742" w:hanging="420"/>
      </w:pPr>
    </w:lvl>
    <w:lvl w:ilvl="2">
      <w:start w:val="1"/>
      <w:numFmt w:val="lowerRoman"/>
      <w:lvlText w:val="%3."/>
      <w:lvlJc w:val="right"/>
      <w:pPr>
        <w:ind w:left="2162" w:hanging="420"/>
      </w:pPr>
    </w:lvl>
    <w:lvl w:ilvl="3">
      <w:start w:val="1"/>
      <w:numFmt w:val="decimal"/>
      <w:lvlText w:val="%4."/>
      <w:lvlJc w:val="left"/>
      <w:pPr>
        <w:ind w:left="2582" w:hanging="420"/>
      </w:pPr>
    </w:lvl>
    <w:lvl w:ilvl="4">
      <w:start w:val="1"/>
      <w:numFmt w:val="lowerLetter"/>
      <w:lvlText w:val="%5)"/>
      <w:lvlJc w:val="left"/>
      <w:pPr>
        <w:ind w:left="3002" w:hanging="420"/>
      </w:pPr>
    </w:lvl>
    <w:lvl w:ilvl="5">
      <w:start w:val="1"/>
      <w:numFmt w:val="lowerRoman"/>
      <w:lvlText w:val="%6."/>
      <w:lvlJc w:val="right"/>
      <w:pPr>
        <w:ind w:left="3422" w:hanging="420"/>
      </w:pPr>
    </w:lvl>
    <w:lvl w:ilvl="6">
      <w:start w:val="1"/>
      <w:numFmt w:val="decimal"/>
      <w:lvlText w:val="%7."/>
      <w:lvlJc w:val="left"/>
      <w:pPr>
        <w:ind w:left="3842" w:hanging="420"/>
      </w:pPr>
    </w:lvl>
    <w:lvl w:ilvl="7">
      <w:start w:val="1"/>
      <w:numFmt w:val="lowerLetter"/>
      <w:lvlText w:val="%8)"/>
      <w:lvlJc w:val="left"/>
      <w:pPr>
        <w:ind w:left="4262" w:hanging="420"/>
      </w:pPr>
    </w:lvl>
    <w:lvl w:ilvl="8">
      <w:start w:val="1"/>
      <w:numFmt w:val="lowerRoman"/>
      <w:lvlText w:val="%9."/>
      <w:lvlJc w:val="right"/>
      <w:pPr>
        <w:ind w:left="4682" w:hanging="42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10"/>
  </w:num>
  <w:num w:numId="6">
    <w:abstractNumId w:val="6"/>
  </w:num>
  <w:num w:numId="7">
    <w:abstractNumId w:val="8"/>
  </w:num>
  <w:num w:numId="8">
    <w:abstractNumId w:val="5"/>
  </w:num>
  <w:num w:numId="9">
    <w:abstractNumId w:val="13"/>
  </w:num>
  <w:num w:numId="10">
    <w:abstractNumId w:val="9"/>
  </w:num>
  <w:num w:numId="11">
    <w:abstractNumId w:val="12"/>
  </w:num>
  <w:num w:numId="12">
    <w:abstractNumId w:val="2"/>
  </w:num>
  <w:num w:numId="13">
    <w:abstractNumId w:val="11"/>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01C"/>
    <w:rsid w:val="00000A53"/>
    <w:rsid w:val="0000463C"/>
    <w:rsid w:val="0003251B"/>
    <w:rsid w:val="00043867"/>
    <w:rsid w:val="00062C4B"/>
    <w:rsid w:val="00067869"/>
    <w:rsid w:val="00073615"/>
    <w:rsid w:val="000806B4"/>
    <w:rsid w:val="000868F6"/>
    <w:rsid w:val="00087E80"/>
    <w:rsid w:val="000C0627"/>
    <w:rsid w:val="000C7393"/>
    <w:rsid w:val="000D7F4E"/>
    <w:rsid w:val="000E26E0"/>
    <w:rsid w:val="000F1B19"/>
    <w:rsid w:val="00103EB8"/>
    <w:rsid w:val="00105371"/>
    <w:rsid w:val="001136CB"/>
    <w:rsid w:val="001234A1"/>
    <w:rsid w:val="0015692C"/>
    <w:rsid w:val="00156986"/>
    <w:rsid w:val="00177E7C"/>
    <w:rsid w:val="001831F5"/>
    <w:rsid w:val="0018636C"/>
    <w:rsid w:val="00194B85"/>
    <w:rsid w:val="0019668A"/>
    <w:rsid w:val="001D5F8C"/>
    <w:rsid w:val="001E2000"/>
    <w:rsid w:val="001E4B6D"/>
    <w:rsid w:val="001F7998"/>
    <w:rsid w:val="00203925"/>
    <w:rsid w:val="00214E49"/>
    <w:rsid w:val="0023391F"/>
    <w:rsid w:val="00236BC4"/>
    <w:rsid w:val="00242486"/>
    <w:rsid w:val="002443DE"/>
    <w:rsid w:val="00254485"/>
    <w:rsid w:val="00282425"/>
    <w:rsid w:val="00290D96"/>
    <w:rsid w:val="002914CB"/>
    <w:rsid w:val="002951FE"/>
    <w:rsid w:val="002A07A7"/>
    <w:rsid w:val="002A12A5"/>
    <w:rsid w:val="002B03AF"/>
    <w:rsid w:val="002B09B8"/>
    <w:rsid w:val="002B2A23"/>
    <w:rsid w:val="002B391F"/>
    <w:rsid w:val="002B7C1D"/>
    <w:rsid w:val="002C1396"/>
    <w:rsid w:val="002C366B"/>
    <w:rsid w:val="002C5478"/>
    <w:rsid w:val="002D4447"/>
    <w:rsid w:val="002E061D"/>
    <w:rsid w:val="002E584D"/>
    <w:rsid w:val="002F1DFB"/>
    <w:rsid w:val="00301A3E"/>
    <w:rsid w:val="003111E2"/>
    <w:rsid w:val="00313113"/>
    <w:rsid w:val="00316A5A"/>
    <w:rsid w:val="00332FC3"/>
    <w:rsid w:val="0034336A"/>
    <w:rsid w:val="00346F6C"/>
    <w:rsid w:val="0034793C"/>
    <w:rsid w:val="00347F26"/>
    <w:rsid w:val="00356E52"/>
    <w:rsid w:val="00362B43"/>
    <w:rsid w:val="003729EC"/>
    <w:rsid w:val="00375B8C"/>
    <w:rsid w:val="00381FC5"/>
    <w:rsid w:val="00382EA9"/>
    <w:rsid w:val="00390CA7"/>
    <w:rsid w:val="003945E7"/>
    <w:rsid w:val="00395CE2"/>
    <w:rsid w:val="003A0339"/>
    <w:rsid w:val="003A418F"/>
    <w:rsid w:val="003B7C02"/>
    <w:rsid w:val="003C28E9"/>
    <w:rsid w:val="003E30C9"/>
    <w:rsid w:val="003E4C4F"/>
    <w:rsid w:val="003E6EBF"/>
    <w:rsid w:val="003F1D49"/>
    <w:rsid w:val="003F316C"/>
    <w:rsid w:val="003F4705"/>
    <w:rsid w:val="004034E0"/>
    <w:rsid w:val="00405E95"/>
    <w:rsid w:val="00415D22"/>
    <w:rsid w:val="004274DB"/>
    <w:rsid w:val="00455EB4"/>
    <w:rsid w:val="00456836"/>
    <w:rsid w:val="00466A4E"/>
    <w:rsid w:val="0047539D"/>
    <w:rsid w:val="0047677C"/>
    <w:rsid w:val="00477E78"/>
    <w:rsid w:val="00482BCC"/>
    <w:rsid w:val="0049054D"/>
    <w:rsid w:val="004A60E5"/>
    <w:rsid w:val="004B081C"/>
    <w:rsid w:val="004B3481"/>
    <w:rsid w:val="004C0F2F"/>
    <w:rsid w:val="004C2578"/>
    <w:rsid w:val="004D1EED"/>
    <w:rsid w:val="004D5DA3"/>
    <w:rsid w:val="004E6C79"/>
    <w:rsid w:val="004F15F7"/>
    <w:rsid w:val="004F1B9F"/>
    <w:rsid w:val="004F1E8A"/>
    <w:rsid w:val="004F4B9E"/>
    <w:rsid w:val="004F5DF1"/>
    <w:rsid w:val="004F697E"/>
    <w:rsid w:val="005008E9"/>
    <w:rsid w:val="00505CC2"/>
    <w:rsid w:val="005214F0"/>
    <w:rsid w:val="005220E7"/>
    <w:rsid w:val="0052657B"/>
    <w:rsid w:val="00526634"/>
    <w:rsid w:val="0053107C"/>
    <w:rsid w:val="00532FE3"/>
    <w:rsid w:val="00542396"/>
    <w:rsid w:val="005433CA"/>
    <w:rsid w:val="005551BD"/>
    <w:rsid w:val="00564B51"/>
    <w:rsid w:val="0057630D"/>
    <w:rsid w:val="00581F95"/>
    <w:rsid w:val="005A47E6"/>
    <w:rsid w:val="005B251D"/>
    <w:rsid w:val="005C4FEC"/>
    <w:rsid w:val="005F5F40"/>
    <w:rsid w:val="005F7EDD"/>
    <w:rsid w:val="00615A28"/>
    <w:rsid w:val="0064621F"/>
    <w:rsid w:val="00646852"/>
    <w:rsid w:val="00650BF4"/>
    <w:rsid w:val="00653615"/>
    <w:rsid w:val="00656C77"/>
    <w:rsid w:val="0067193A"/>
    <w:rsid w:val="00673774"/>
    <w:rsid w:val="006810A7"/>
    <w:rsid w:val="00683211"/>
    <w:rsid w:val="006A0138"/>
    <w:rsid w:val="006A163F"/>
    <w:rsid w:val="006A5BA6"/>
    <w:rsid w:val="006B59BB"/>
    <w:rsid w:val="006B6891"/>
    <w:rsid w:val="006C2424"/>
    <w:rsid w:val="006D1629"/>
    <w:rsid w:val="006D1D28"/>
    <w:rsid w:val="006D4F46"/>
    <w:rsid w:val="007171F3"/>
    <w:rsid w:val="0071777E"/>
    <w:rsid w:val="007222F8"/>
    <w:rsid w:val="00723E31"/>
    <w:rsid w:val="00735154"/>
    <w:rsid w:val="00736300"/>
    <w:rsid w:val="007517E5"/>
    <w:rsid w:val="00756BD5"/>
    <w:rsid w:val="00764683"/>
    <w:rsid w:val="007927B3"/>
    <w:rsid w:val="00793EA8"/>
    <w:rsid w:val="007962FD"/>
    <w:rsid w:val="007A172D"/>
    <w:rsid w:val="007B46F0"/>
    <w:rsid w:val="007C1A5A"/>
    <w:rsid w:val="007C5929"/>
    <w:rsid w:val="007F3D9F"/>
    <w:rsid w:val="0080085A"/>
    <w:rsid w:val="00811E7B"/>
    <w:rsid w:val="00814E04"/>
    <w:rsid w:val="00847694"/>
    <w:rsid w:val="00862343"/>
    <w:rsid w:val="00873FA3"/>
    <w:rsid w:val="00895CBD"/>
    <w:rsid w:val="008A092C"/>
    <w:rsid w:val="008A397F"/>
    <w:rsid w:val="008B5E57"/>
    <w:rsid w:val="008D05F0"/>
    <w:rsid w:val="008D2A98"/>
    <w:rsid w:val="008D49F0"/>
    <w:rsid w:val="008D580C"/>
    <w:rsid w:val="008E0A5A"/>
    <w:rsid w:val="008E5D95"/>
    <w:rsid w:val="00903625"/>
    <w:rsid w:val="00903D4B"/>
    <w:rsid w:val="00963205"/>
    <w:rsid w:val="00966F67"/>
    <w:rsid w:val="00977245"/>
    <w:rsid w:val="009A5E22"/>
    <w:rsid w:val="009C2C77"/>
    <w:rsid w:val="009D0C42"/>
    <w:rsid w:val="009E5E55"/>
    <w:rsid w:val="00A00F9D"/>
    <w:rsid w:val="00A17A81"/>
    <w:rsid w:val="00A2673B"/>
    <w:rsid w:val="00A2691C"/>
    <w:rsid w:val="00A26D04"/>
    <w:rsid w:val="00A37C7D"/>
    <w:rsid w:val="00A610DE"/>
    <w:rsid w:val="00A61713"/>
    <w:rsid w:val="00A7045D"/>
    <w:rsid w:val="00AC666F"/>
    <w:rsid w:val="00B01E13"/>
    <w:rsid w:val="00B035B2"/>
    <w:rsid w:val="00B2701C"/>
    <w:rsid w:val="00B43A6D"/>
    <w:rsid w:val="00B51F9F"/>
    <w:rsid w:val="00B51FCD"/>
    <w:rsid w:val="00B5555D"/>
    <w:rsid w:val="00B66BEE"/>
    <w:rsid w:val="00B73DEB"/>
    <w:rsid w:val="00BA112A"/>
    <w:rsid w:val="00BB0B3F"/>
    <w:rsid w:val="00BC0420"/>
    <w:rsid w:val="00BC4255"/>
    <w:rsid w:val="00BD2DD2"/>
    <w:rsid w:val="00BD55F0"/>
    <w:rsid w:val="00BD77D0"/>
    <w:rsid w:val="00C07766"/>
    <w:rsid w:val="00C12CA9"/>
    <w:rsid w:val="00C16DAF"/>
    <w:rsid w:val="00C41DA8"/>
    <w:rsid w:val="00C424CA"/>
    <w:rsid w:val="00C4467A"/>
    <w:rsid w:val="00C449C0"/>
    <w:rsid w:val="00C45BF1"/>
    <w:rsid w:val="00C55E97"/>
    <w:rsid w:val="00C62EFA"/>
    <w:rsid w:val="00C8540E"/>
    <w:rsid w:val="00CA0565"/>
    <w:rsid w:val="00CA2F16"/>
    <w:rsid w:val="00CC5F1B"/>
    <w:rsid w:val="00CD7CCD"/>
    <w:rsid w:val="00CE21EA"/>
    <w:rsid w:val="00D21902"/>
    <w:rsid w:val="00D36289"/>
    <w:rsid w:val="00D44EF4"/>
    <w:rsid w:val="00D5153D"/>
    <w:rsid w:val="00D57148"/>
    <w:rsid w:val="00D723B8"/>
    <w:rsid w:val="00D829E1"/>
    <w:rsid w:val="00D939FD"/>
    <w:rsid w:val="00DA047D"/>
    <w:rsid w:val="00DA0CDE"/>
    <w:rsid w:val="00DA34E2"/>
    <w:rsid w:val="00DB0895"/>
    <w:rsid w:val="00DB1CF4"/>
    <w:rsid w:val="00DB5C40"/>
    <w:rsid w:val="00DB5E7C"/>
    <w:rsid w:val="00DC0CD2"/>
    <w:rsid w:val="00DC37A0"/>
    <w:rsid w:val="00DC648F"/>
    <w:rsid w:val="00DD3709"/>
    <w:rsid w:val="00DE22EE"/>
    <w:rsid w:val="00DE27C7"/>
    <w:rsid w:val="00DE6703"/>
    <w:rsid w:val="00DF71A6"/>
    <w:rsid w:val="00E13D3C"/>
    <w:rsid w:val="00E17915"/>
    <w:rsid w:val="00E26321"/>
    <w:rsid w:val="00E338AD"/>
    <w:rsid w:val="00E51388"/>
    <w:rsid w:val="00E52D7A"/>
    <w:rsid w:val="00E63B27"/>
    <w:rsid w:val="00E66BA0"/>
    <w:rsid w:val="00E87F81"/>
    <w:rsid w:val="00EA4E84"/>
    <w:rsid w:val="00EA7F5C"/>
    <w:rsid w:val="00EB3CE5"/>
    <w:rsid w:val="00EB588D"/>
    <w:rsid w:val="00EB5934"/>
    <w:rsid w:val="00EC06AA"/>
    <w:rsid w:val="00EC72CC"/>
    <w:rsid w:val="00ED1729"/>
    <w:rsid w:val="00ED4076"/>
    <w:rsid w:val="00EE4CFC"/>
    <w:rsid w:val="00F035C3"/>
    <w:rsid w:val="00F06630"/>
    <w:rsid w:val="00F109C2"/>
    <w:rsid w:val="00F11D15"/>
    <w:rsid w:val="00F1701D"/>
    <w:rsid w:val="00F25F7F"/>
    <w:rsid w:val="00F516BF"/>
    <w:rsid w:val="00F704FE"/>
    <w:rsid w:val="00F829A9"/>
    <w:rsid w:val="00FD2FA3"/>
    <w:rsid w:val="00FD48FF"/>
    <w:rsid w:val="00FD54C3"/>
    <w:rsid w:val="00FE198D"/>
    <w:rsid w:val="00FF092A"/>
    <w:rsid w:val="0BAA62A9"/>
    <w:rsid w:val="18FB40C6"/>
    <w:rsid w:val="446855C7"/>
    <w:rsid w:val="4920381D"/>
    <w:rsid w:val="703732F3"/>
    <w:rsid w:val="76584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50F8AAB"/>
  <w15:chartTrackingRefBased/>
  <w15:docId w15:val="{BC731ED9-45A4-41D7-95CA-BC6ECABA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lsdException w:name="caption" w:semiHidden="1" w:unhideWhenUsed="1" w:qFormat="1"/>
    <w:lsdException w:name="annotation reference" w:semiHidden="1"/>
    <w:lsdException w:name="Title" w:qFormat="1"/>
    <w:lsdException w:name="Default Paragraph Font" w:uiPriority="1" w:unhideWhenUsed="1"/>
    <w:lsdException w:name="Subtitle" w:qFormat="1"/>
    <w:lsdException w:name="Hyperlink"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lsdException w:name="HTML Preformatted"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1D28"/>
    <w:pPr>
      <w:widowControl w:val="0"/>
      <w:spacing w:line="360" w:lineRule="auto"/>
      <w:ind w:firstLineChars="200" w:firstLine="200"/>
      <w:jc w:val="both"/>
    </w:pPr>
    <w:rPr>
      <w:kern w:val="2"/>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next w:val="a"/>
    <w:link w:val="20"/>
    <w:qFormat/>
    <w:pPr>
      <w:keepNext/>
      <w:keepLines/>
      <w:numPr>
        <w:ilvl w:val="1"/>
        <w:numId w:val="1"/>
      </w:numPr>
      <w:spacing w:before="260" w:after="260" w:line="415" w:lineRule="auto"/>
      <w:outlineLvl w:val="1"/>
    </w:pPr>
    <w:rPr>
      <w:rFonts w:ascii="Calibri Light" w:eastAsia="黑体" w:hAnsi="Calibri Light"/>
      <w:bCs/>
      <w:kern w:val="2"/>
      <w:sz w:val="28"/>
      <w:szCs w:val="32"/>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rPr>
      <w:vertAlign w:val="superscript"/>
    </w:rPr>
  </w:style>
  <w:style w:type="character" w:styleId="HTML">
    <w:name w:val="HTML Cite"/>
    <w:uiPriority w:val="99"/>
    <w:unhideWhenUsed/>
    <w:rPr>
      <w:i/>
      <w:iCs/>
    </w:rPr>
  </w:style>
  <w:style w:type="character" w:styleId="a4">
    <w:name w:val="annotation reference"/>
    <w:semiHidden/>
    <w:rPr>
      <w:sz w:val="21"/>
      <w:szCs w:val="21"/>
    </w:rPr>
  </w:style>
  <w:style w:type="character" w:styleId="a5">
    <w:name w:val="Emphasis"/>
    <w:uiPriority w:val="20"/>
    <w:qFormat/>
    <w:rPr>
      <w:i/>
      <w:iCs/>
    </w:rPr>
  </w:style>
  <w:style w:type="character" w:styleId="a6">
    <w:name w:val="page number"/>
    <w:basedOn w:val="a0"/>
  </w:style>
  <w:style w:type="character" w:styleId="a7">
    <w:name w:val="Strong"/>
    <w:qFormat/>
    <w:rPr>
      <w:b/>
      <w:bCs/>
    </w:rPr>
  </w:style>
  <w:style w:type="character" w:styleId="a8">
    <w:name w:val="Hyperlink"/>
    <w:uiPriority w:val="99"/>
    <w:unhideWhenUsed/>
    <w:rPr>
      <w:color w:val="0563C1"/>
      <w:u w:val="single"/>
    </w:rPr>
  </w:style>
  <w:style w:type="character" w:customStyle="1" w:styleId="a9">
    <w:name w:val="标题 字符"/>
    <w:link w:val="aa"/>
    <w:rPr>
      <w:rFonts w:ascii="Calibri Light" w:hAnsi="Calibri Light" w:cs="Times New Roman"/>
      <w:b/>
      <w:bCs/>
      <w:kern w:val="2"/>
      <w:sz w:val="32"/>
      <w:szCs w:val="32"/>
    </w:rPr>
  </w:style>
  <w:style w:type="character" w:customStyle="1" w:styleId="20">
    <w:name w:val="标题 2 字符"/>
    <w:link w:val="2"/>
    <w:rPr>
      <w:rFonts w:ascii="Calibri Light" w:eastAsia="黑体" w:hAnsi="Calibri Light"/>
      <w:bCs/>
      <w:kern w:val="2"/>
      <w:sz w:val="28"/>
      <w:szCs w:val="32"/>
    </w:rPr>
  </w:style>
  <w:style w:type="character" w:customStyle="1" w:styleId="ab">
    <w:name w:val="批注主题 字符"/>
    <w:link w:val="ac"/>
    <w:rPr>
      <w:b/>
      <w:bCs/>
      <w:kern w:val="2"/>
      <w:sz w:val="21"/>
      <w:szCs w:val="24"/>
    </w:rPr>
  </w:style>
  <w:style w:type="character" w:customStyle="1" w:styleId="ad">
    <w:name w:val="批注文字 字符"/>
    <w:link w:val="ae"/>
    <w:semiHidden/>
    <w:rPr>
      <w:kern w:val="2"/>
      <w:sz w:val="21"/>
      <w:szCs w:val="24"/>
    </w:rPr>
  </w:style>
  <w:style w:type="character" w:styleId="af">
    <w:name w:val="Placeholder Text"/>
    <w:uiPriority w:val="99"/>
    <w:unhideWhenUsed/>
    <w:rPr>
      <w:color w:val="808080"/>
    </w:rPr>
  </w:style>
  <w:style w:type="character" w:styleId="af0">
    <w:name w:val="Subtle Emphasis"/>
    <w:uiPriority w:val="19"/>
    <w:qFormat/>
    <w:rPr>
      <w:i/>
      <w:iCs/>
      <w:color w:val="404040"/>
    </w:rPr>
  </w:style>
  <w:style w:type="character" w:customStyle="1" w:styleId="HTML0">
    <w:name w:val="HTML 预设格式 字符"/>
    <w:link w:val="HTML1"/>
    <w:uiPriority w:val="99"/>
    <w:rPr>
      <w:rFonts w:ascii="宋体" w:hAnsi="宋体" w:cs="宋体"/>
      <w:sz w:val="24"/>
      <w:szCs w:val="24"/>
    </w:rPr>
  </w:style>
  <w:style w:type="character" w:customStyle="1" w:styleId="nowrap">
    <w:name w:val="nowrap"/>
  </w:style>
  <w:style w:type="character" w:customStyle="1" w:styleId="reference-accessdate">
    <w:name w:val="reference-accessdate"/>
  </w:style>
  <w:style w:type="character" w:customStyle="1" w:styleId="sc0">
    <w:name w:val="sc0"/>
    <w:rPr>
      <w:rFonts w:ascii="Courier New" w:hAnsi="Courier New" w:cs="Courier New" w:hint="default"/>
      <w:color w:val="000000"/>
      <w:sz w:val="20"/>
      <w:szCs w:val="20"/>
    </w:rPr>
  </w:style>
  <w:style w:type="character" w:customStyle="1" w:styleId="af1">
    <w:name w:val="副标题 字符"/>
    <w:link w:val="af2"/>
    <w:rPr>
      <w:rFonts w:ascii="Calibri Light" w:eastAsia="黑体" w:hAnsi="Calibri Light" w:cs="Times New Roman"/>
      <w:bCs/>
      <w:kern w:val="28"/>
      <w:sz w:val="24"/>
      <w:szCs w:val="32"/>
    </w:rPr>
  </w:style>
  <w:style w:type="paragraph" w:styleId="af3">
    <w:name w:val="footer"/>
    <w:basedOn w:val="a"/>
    <w:pPr>
      <w:tabs>
        <w:tab w:val="center" w:pos="4153"/>
        <w:tab w:val="right" w:pos="8306"/>
      </w:tabs>
      <w:snapToGrid w:val="0"/>
      <w:jc w:val="left"/>
    </w:pPr>
    <w:rPr>
      <w:sz w:val="18"/>
      <w:szCs w:val="18"/>
    </w:rPr>
  </w:style>
  <w:style w:type="paragraph" w:styleId="af4">
    <w:name w:val="Balloon Text"/>
    <w:basedOn w:val="a"/>
    <w:semiHidden/>
    <w:rPr>
      <w:sz w:val="18"/>
      <w:szCs w:val="18"/>
    </w:rPr>
  </w:style>
  <w:style w:type="paragraph" w:styleId="ae">
    <w:name w:val="annotation text"/>
    <w:basedOn w:val="a"/>
    <w:link w:val="ad"/>
    <w:semiHidden/>
    <w:pPr>
      <w:jc w:val="left"/>
    </w:pPr>
  </w:style>
  <w:style w:type="paragraph" w:styleId="3">
    <w:name w:val="toc 3"/>
    <w:basedOn w:val="a"/>
    <w:next w:val="a"/>
    <w:uiPriority w:val="39"/>
    <w:pPr>
      <w:ind w:leftChars="400" w:left="840"/>
    </w:pPr>
  </w:style>
  <w:style w:type="paragraph" w:styleId="af5">
    <w:name w:val="Body Text Indent"/>
    <w:basedOn w:val="a"/>
    <w:pPr>
      <w:spacing w:line="440" w:lineRule="atLeast"/>
      <w:ind w:firstLine="480"/>
    </w:pPr>
  </w:style>
  <w:style w:type="paragraph" w:styleId="21">
    <w:name w:val="toc 2"/>
    <w:basedOn w:val="a"/>
    <w:next w:val="a"/>
    <w:uiPriority w:val="39"/>
    <w:pPr>
      <w:ind w:leftChars="200" w:left="420"/>
    </w:pPr>
  </w:style>
  <w:style w:type="paragraph" w:styleId="af6">
    <w:name w:val="footnote text"/>
    <w:basedOn w:val="a"/>
    <w:pPr>
      <w:snapToGrid w:val="0"/>
      <w:jc w:val="left"/>
    </w:pPr>
    <w:rPr>
      <w:sz w:val="18"/>
    </w:rPr>
  </w:style>
  <w:style w:type="paragraph" w:styleId="10">
    <w:name w:val="toc 1"/>
    <w:basedOn w:val="a"/>
    <w:next w:val="a"/>
    <w:uiPriority w:val="39"/>
  </w:style>
  <w:style w:type="paragraph" w:styleId="ac">
    <w:name w:val="annotation subject"/>
    <w:basedOn w:val="ae"/>
    <w:next w:val="ae"/>
    <w:link w:val="ab"/>
    <w:rPr>
      <w:b/>
      <w:bCs/>
    </w:rPr>
  </w:style>
  <w:style w:type="paragraph" w:styleId="af7">
    <w:name w:val="Normal (Web)"/>
    <w:basedOn w:val="a"/>
    <w:uiPriority w:val="99"/>
    <w:unhideWhenUsed/>
    <w:pPr>
      <w:widowControl/>
      <w:spacing w:before="100" w:beforeAutospacing="1" w:after="100" w:afterAutospacing="1"/>
      <w:ind w:firstLineChars="0" w:firstLine="0"/>
      <w:jc w:val="left"/>
    </w:pPr>
    <w:rPr>
      <w:rFonts w:ascii="宋体" w:hAnsi="宋体" w:cs="宋体"/>
      <w:kern w:val="0"/>
    </w:rPr>
  </w:style>
  <w:style w:type="paragraph" w:styleId="af2">
    <w:name w:val="Subtitle"/>
    <w:next w:val="a"/>
    <w:link w:val="af1"/>
    <w:qFormat/>
    <w:pPr>
      <w:spacing w:before="240" w:after="60" w:line="312" w:lineRule="auto"/>
      <w:outlineLvl w:val="2"/>
    </w:pPr>
    <w:rPr>
      <w:rFonts w:ascii="Calibri Light" w:eastAsia="黑体" w:hAnsi="Calibri Light"/>
      <w:bCs/>
      <w:kern w:val="28"/>
      <w:sz w:val="24"/>
      <w:szCs w:val="32"/>
    </w:rPr>
  </w:style>
  <w:style w:type="paragraph" w:styleId="af8">
    <w:name w:val="header"/>
    <w:basedOn w:val="a"/>
    <w:pPr>
      <w:pBdr>
        <w:bottom w:val="single" w:sz="6" w:space="1" w:color="auto"/>
      </w:pBdr>
      <w:tabs>
        <w:tab w:val="center" w:pos="4153"/>
        <w:tab w:val="right" w:pos="8306"/>
      </w:tabs>
      <w:snapToGrid w:val="0"/>
      <w:jc w:val="center"/>
    </w:pPr>
    <w:rPr>
      <w:sz w:val="18"/>
      <w:szCs w:val="18"/>
    </w:r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paragraph" w:styleId="aa">
    <w:name w:val="Title"/>
    <w:basedOn w:val="a"/>
    <w:next w:val="a"/>
    <w:link w:val="a9"/>
    <w:qFormat/>
    <w:pPr>
      <w:spacing w:before="240" w:after="60"/>
      <w:jc w:val="center"/>
      <w:outlineLvl w:val="0"/>
    </w:pPr>
    <w:rPr>
      <w:rFonts w:ascii="Calibri Light" w:hAnsi="Calibri Light"/>
      <w:b/>
      <w:bCs/>
      <w:sz w:val="32"/>
      <w:szCs w:val="32"/>
    </w:rPr>
  </w:style>
  <w:style w:type="paragraph" w:customStyle="1" w:styleId="af9">
    <w:name w:val="表内文字"/>
    <w:basedOn w:val="a"/>
    <w:pPr>
      <w:overflowPunct w:val="0"/>
      <w:autoSpaceDE w:val="0"/>
      <w:autoSpaceDN w:val="0"/>
      <w:adjustRightInd w:val="0"/>
      <w:spacing w:line="314" w:lineRule="exact"/>
      <w:jc w:val="left"/>
      <w:textAlignment w:val="baseline"/>
    </w:pPr>
    <w:rPr>
      <w:sz w:val="15"/>
      <w:szCs w:val="20"/>
    </w:rPr>
  </w:style>
  <w:style w:type="paragraph" w:styleId="TOC">
    <w:name w:val="TOC Heading"/>
    <w:basedOn w:val="1"/>
    <w:next w:val="a"/>
    <w:uiPriority w:val="39"/>
    <w:qFormat/>
    <w:pPr>
      <w:widowControl/>
      <w:spacing w:before="240" w:after="0" w:line="259" w:lineRule="auto"/>
      <w:jc w:val="left"/>
      <w:outlineLvl w:val="9"/>
    </w:pPr>
    <w:rPr>
      <w:rFonts w:ascii="Calibri Light" w:hAnsi="Calibri Light"/>
      <w:b w:val="0"/>
      <w:bCs w:val="0"/>
      <w:color w:val="2E74B5"/>
      <w:kern w:val="0"/>
      <w:sz w:val="32"/>
      <w:szCs w:val="32"/>
    </w:rPr>
  </w:style>
  <w:style w:type="paragraph" w:styleId="afa">
    <w:name w:val="List Paragraph"/>
    <w:basedOn w:val="a"/>
    <w:uiPriority w:val="34"/>
    <w:qFormat/>
    <w:pPr>
      <w:ind w:firstLine="420"/>
    </w:pPr>
    <w:rPr>
      <w:szCs w:val="20"/>
    </w:rPr>
  </w:style>
  <w:style w:type="table" w:styleId="afb">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c">
    <w:name w:val="参考文献"/>
    <w:basedOn w:val="a"/>
    <w:link w:val="afd"/>
    <w:qFormat/>
    <w:rsid w:val="000868F6"/>
    <w:pPr>
      <w:widowControl/>
      <w:wordWrap w:val="0"/>
      <w:spacing w:line="240" w:lineRule="auto"/>
      <w:ind w:left="175" w:hangingChars="175" w:hanging="175"/>
    </w:pPr>
    <w:rPr>
      <w:rFonts w:ascii="宋体" w:hAnsi="宋体" w:cs="宋体"/>
      <w:kern w:val="0"/>
      <w:sz w:val="21"/>
      <w:szCs w:val="21"/>
    </w:rPr>
  </w:style>
  <w:style w:type="paragraph" w:customStyle="1" w:styleId="afe">
    <w:name w:val="文献英文"/>
    <w:link w:val="aff"/>
    <w:qFormat/>
    <w:rsid w:val="00505CC2"/>
    <w:pPr>
      <w:ind w:left="425" w:hanging="425"/>
    </w:pPr>
    <w:rPr>
      <w:rFonts w:ascii="宋体" w:eastAsia="Times New Roman" w:hAnsi="宋体" w:cs="宋体"/>
      <w:sz w:val="21"/>
      <w:szCs w:val="21"/>
    </w:rPr>
  </w:style>
  <w:style w:type="character" w:customStyle="1" w:styleId="afd">
    <w:name w:val="参考文献 字符"/>
    <w:basedOn w:val="a0"/>
    <w:link w:val="afc"/>
    <w:rsid w:val="000868F6"/>
    <w:rPr>
      <w:rFonts w:ascii="宋体" w:hAnsi="宋体" w:cs="宋体"/>
      <w:sz w:val="21"/>
      <w:szCs w:val="21"/>
    </w:rPr>
  </w:style>
  <w:style w:type="character" w:customStyle="1" w:styleId="aff">
    <w:name w:val="文献英文 字符"/>
    <w:basedOn w:val="afd"/>
    <w:link w:val="afe"/>
    <w:rsid w:val="00505CC2"/>
    <w:rPr>
      <w:rFonts w:ascii="宋体" w:eastAsia="Times New Roman" w:hAnsi="宋体" w:cs="宋体"/>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4025777">
      <w:bodyDiv w:val="1"/>
      <w:marLeft w:val="0"/>
      <w:marRight w:val="0"/>
      <w:marTop w:val="0"/>
      <w:marBottom w:val="0"/>
      <w:divBdr>
        <w:top w:val="none" w:sz="0" w:space="0" w:color="auto"/>
        <w:left w:val="none" w:sz="0" w:space="0" w:color="auto"/>
        <w:bottom w:val="none" w:sz="0" w:space="0" w:color="auto"/>
        <w:right w:val="none" w:sz="0" w:space="0" w:color="auto"/>
      </w:divBdr>
      <w:divsChild>
        <w:div w:id="183810959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chart" Target="charts/chart7.xml"/><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hart" Target="charts/chart3.xml"/><Relationship Id="rId35" Type="http://schemas.openxmlformats.org/officeDocument/2006/relationships/chart" Target="charts/chart8.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chart" Target="charts/chart6.xml"/><Relationship Id="rId38" Type="http://schemas.openxmlformats.org/officeDocument/2006/relationships/image" Target="media/image12.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G:\&#27605;&#35774;\paper\dist1.xls"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G:\&#27605;&#35774;\paper\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G:\&#27605;&#35774;\paper\dist2.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G:\&#27605;&#35774;\paper\dist3.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G:\&#27605;&#35774;\paper\dist4.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G:\&#27605;&#35774;\paper\dist5.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G:\&#27605;&#35774;\paper\dist6.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G:\&#27605;&#35774;\paper\dist7.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G:\&#27605;&#35774;\paper\dist8.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G:\&#27605;&#35774;\paper\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val>
            <c:numRef>
              <c:f>dist!$A$24:$A$1603</c:f>
              <c:numCache>
                <c:formatCode>General</c:formatCode>
                <c:ptCount val="1580"/>
                <c:pt idx="0">
                  <c:v>4805.1930233467101</c:v>
                </c:pt>
                <c:pt idx="1">
                  <c:v>4766.41262291161</c:v>
                </c:pt>
                <c:pt idx="2">
                  <c:v>4762.7898725151299</c:v>
                </c:pt>
                <c:pt idx="3">
                  <c:v>4735.9838869188598</c:v>
                </c:pt>
                <c:pt idx="4">
                  <c:v>4701.0910853068699</c:v>
                </c:pt>
                <c:pt idx="5">
                  <c:v>4685.4893933953899</c:v>
                </c:pt>
                <c:pt idx="6">
                  <c:v>4654.1626542921904</c:v>
                </c:pt>
                <c:pt idx="7">
                  <c:v>4537.3953952498496</c:v>
                </c:pt>
                <c:pt idx="8">
                  <c:v>4333.7029996748097</c:v>
                </c:pt>
                <c:pt idx="9">
                  <c:v>4230.2499772147803</c:v>
                </c:pt>
                <c:pt idx="10">
                  <c:v>4218.0502018878096</c:v>
                </c:pt>
                <c:pt idx="11">
                  <c:v>4179.7783647433198</c:v>
                </c:pt>
                <c:pt idx="12">
                  <c:v>4147.0588987851697</c:v>
                </c:pt>
                <c:pt idx="13">
                  <c:v>3923.5369695326699</c:v>
                </c:pt>
                <c:pt idx="14">
                  <c:v>3770.7163717825301</c:v>
                </c:pt>
                <c:pt idx="15">
                  <c:v>3752.4811587593399</c:v>
                </c:pt>
                <c:pt idx="16">
                  <c:v>3738.4921000276499</c:v>
                </c:pt>
                <c:pt idx="17">
                  <c:v>3734.6195912601702</c:v>
                </c:pt>
                <c:pt idx="18">
                  <c:v>3643.5345052277198</c:v>
                </c:pt>
                <c:pt idx="19">
                  <c:v>3609.5418277396502</c:v>
                </c:pt>
                <c:pt idx="20">
                  <c:v>3609.5418277396502</c:v>
                </c:pt>
                <c:pt idx="21">
                  <c:v>3592.7820200044698</c:v>
                </c:pt>
                <c:pt idx="22">
                  <c:v>3585.9964926774301</c:v>
                </c:pt>
                <c:pt idx="23">
                  <c:v>3555.6636473057201</c:v>
                </c:pt>
                <c:pt idx="24">
                  <c:v>3548.3386919774098</c:v>
                </c:pt>
                <c:pt idx="25">
                  <c:v>3418.7327259705298</c:v>
                </c:pt>
                <c:pt idx="26">
                  <c:v>3355.4740771398901</c:v>
                </c:pt>
                <c:pt idx="27">
                  <c:v>3306.6793167286601</c:v>
                </c:pt>
                <c:pt idx="28">
                  <c:v>3217.2175145708302</c:v>
                </c:pt>
                <c:pt idx="29">
                  <c:v>3127.7727623965102</c:v>
                </c:pt>
                <c:pt idx="30">
                  <c:v>3103.2350424320998</c:v>
                </c:pt>
                <c:pt idx="31">
                  <c:v>2891.9375063274001</c:v>
                </c:pt>
                <c:pt idx="32">
                  <c:v>2840.3537797979102</c:v>
                </c:pt>
                <c:pt idx="33">
                  <c:v>2801.1440958504199</c:v>
                </c:pt>
                <c:pt idx="34">
                  <c:v>2801.1440958504199</c:v>
                </c:pt>
                <c:pt idx="35">
                  <c:v>2749.2163773165398</c:v>
                </c:pt>
                <c:pt idx="36">
                  <c:v>2640.2223769951702</c:v>
                </c:pt>
                <c:pt idx="37">
                  <c:v>2607.32990632067</c:v>
                </c:pt>
                <c:pt idx="38">
                  <c:v>2591.0288013516301</c:v>
                </c:pt>
                <c:pt idx="39">
                  <c:v>2563.1223351873</c:v>
                </c:pt>
                <c:pt idx="40">
                  <c:v>2563.1223351873</c:v>
                </c:pt>
                <c:pt idx="41">
                  <c:v>2563.1223351873</c:v>
                </c:pt>
                <c:pt idx="42">
                  <c:v>2563.1223351873</c:v>
                </c:pt>
                <c:pt idx="43">
                  <c:v>2563.1223351873</c:v>
                </c:pt>
                <c:pt idx="44">
                  <c:v>2563.1223351873</c:v>
                </c:pt>
                <c:pt idx="45">
                  <c:v>2547.0885677332699</c:v>
                </c:pt>
                <c:pt idx="46">
                  <c:v>2536.2246767676502</c:v>
                </c:pt>
                <c:pt idx="47">
                  <c:v>2486.0170279005501</c:v>
                </c:pt>
                <c:pt idx="48">
                  <c:v>2482.9564926438802</c:v>
                </c:pt>
                <c:pt idx="49">
                  <c:v>2470.4822195039801</c:v>
                </c:pt>
                <c:pt idx="50">
                  <c:v>2427.69441741333</c:v>
                </c:pt>
                <c:pt idx="51">
                  <c:v>2401.2882602903101</c:v>
                </c:pt>
                <c:pt idx="52">
                  <c:v>2384.0105083908902</c:v>
                </c:pt>
                <c:pt idx="53">
                  <c:v>2328.0769500240199</c:v>
                </c:pt>
                <c:pt idx="54">
                  <c:v>2294.6195905837699</c:v>
                </c:pt>
                <c:pt idx="55">
                  <c:v>2290.1430230881801</c:v>
                </c:pt>
                <c:pt idx="56">
                  <c:v>2224.5929767571602</c:v>
                </c:pt>
                <c:pt idx="57">
                  <c:v>2198.2567325729901</c:v>
                </c:pt>
                <c:pt idx="58">
                  <c:v>2194.1537223770301</c:v>
                </c:pt>
                <c:pt idx="59">
                  <c:v>2176.1015487257901</c:v>
                </c:pt>
                <c:pt idx="60">
                  <c:v>2135.19263109137</c:v>
                </c:pt>
                <c:pt idx="61">
                  <c:v>2097.6157804488998</c:v>
                </c:pt>
                <c:pt idx="62">
                  <c:v>2042.0011731245199</c:v>
                </c:pt>
                <c:pt idx="63">
                  <c:v>2009.5136399457899</c:v>
                </c:pt>
                <c:pt idx="64">
                  <c:v>1989.9459319612199</c:v>
                </c:pt>
                <c:pt idx="65">
                  <c:v>1977.1649384150001</c:v>
                </c:pt>
                <c:pt idx="66">
                  <c:v>1975.4970777425799</c:v>
                </c:pt>
                <c:pt idx="67">
                  <c:v>1963.4269805164299</c:v>
                </c:pt>
                <c:pt idx="68">
                  <c:v>1960.6295099235199</c:v>
                </c:pt>
                <c:pt idx="69">
                  <c:v>1947.22996202319</c:v>
                </c:pt>
                <c:pt idx="70">
                  <c:v>1935.6032140566699</c:v>
                </c:pt>
                <c:pt idx="71">
                  <c:v>1920.2463220439899</c:v>
                </c:pt>
                <c:pt idx="72">
                  <c:v>1901.30079426221</c:v>
                </c:pt>
                <c:pt idx="73">
                  <c:v>1871.1333820560501</c:v>
                </c:pt>
                <c:pt idx="74">
                  <c:v>1867.0216474733299</c:v>
                </c:pt>
                <c:pt idx="75">
                  <c:v>1860.31959133339</c:v>
                </c:pt>
                <c:pt idx="76">
                  <c:v>1849.2217619678199</c:v>
                </c:pt>
                <c:pt idx="77">
                  <c:v>1788.6159990762101</c:v>
                </c:pt>
                <c:pt idx="78">
                  <c:v>1785.2827898493799</c:v>
                </c:pt>
                <c:pt idx="79">
                  <c:v>1782.1557750139</c:v>
                </c:pt>
                <c:pt idx="80">
                  <c:v>1759.80615372015</c:v>
                </c:pt>
                <c:pt idx="81">
                  <c:v>1734.76254545506</c:v>
                </c:pt>
                <c:pt idx="82">
                  <c:v>1723.8380648837201</c:v>
                </c:pt>
                <c:pt idx="83">
                  <c:v>1722.6217565530701</c:v>
                </c:pt>
                <c:pt idx="84">
                  <c:v>1721.3586149734999</c:v>
                </c:pt>
                <c:pt idx="85">
                  <c:v>1713.7539779369799</c:v>
                </c:pt>
                <c:pt idx="86">
                  <c:v>1649.5354335264301</c:v>
                </c:pt>
                <c:pt idx="87">
                  <c:v>1648.5803110884001</c:v>
                </c:pt>
                <c:pt idx="88">
                  <c:v>1644.9007394186301</c:v>
                </c:pt>
                <c:pt idx="89">
                  <c:v>1639.35206475891</c:v>
                </c:pt>
                <c:pt idx="90">
                  <c:v>1635.5596823624201</c:v>
                </c:pt>
                <c:pt idx="91">
                  <c:v>1634.69250787942</c:v>
                </c:pt>
                <c:pt idx="92">
                  <c:v>1634.0989668981999</c:v>
                </c:pt>
                <c:pt idx="93">
                  <c:v>1624.0948999562199</c:v>
                </c:pt>
                <c:pt idx="94">
                  <c:v>1621.8872107864599</c:v>
                </c:pt>
                <c:pt idx="95">
                  <c:v>1617.0453336717501</c:v>
                </c:pt>
                <c:pt idx="96">
                  <c:v>1611.48489690155</c:v>
                </c:pt>
                <c:pt idx="97">
                  <c:v>1604.0353578266099</c:v>
                </c:pt>
                <c:pt idx="98">
                  <c:v>1601.7498992574699</c:v>
                </c:pt>
                <c:pt idx="99">
                  <c:v>1583.3099434441899</c:v>
                </c:pt>
                <c:pt idx="100">
                  <c:v>1582.3866971564501</c:v>
                </c:pt>
                <c:pt idx="101">
                  <c:v>1577.45051709934</c:v>
                </c:pt>
                <c:pt idx="102">
                  <c:v>1575.09726893888</c:v>
                </c:pt>
                <c:pt idx="103">
                  <c:v>1572.3061145341001</c:v>
                </c:pt>
                <c:pt idx="104">
                  <c:v>1569.0300070154001</c:v>
                </c:pt>
                <c:pt idx="105">
                  <c:v>1556.6705395021399</c:v>
                </c:pt>
                <c:pt idx="106">
                  <c:v>1551.34325602936</c:v>
                </c:pt>
                <c:pt idx="107">
                  <c:v>1543.1555483761199</c:v>
                </c:pt>
                <c:pt idx="108">
                  <c:v>1543.1555483761199</c:v>
                </c:pt>
                <c:pt idx="109">
                  <c:v>1514.03236772581</c:v>
                </c:pt>
                <c:pt idx="110">
                  <c:v>1485.23690982927</c:v>
                </c:pt>
                <c:pt idx="111">
                  <c:v>1483.1394429572999</c:v>
                </c:pt>
                <c:pt idx="112">
                  <c:v>1480.8932742309601</c:v>
                </c:pt>
                <c:pt idx="113">
                  <c:v>1465.7172036904301</c:v>
                </c:pt>
                <c:pt idx="114">
                  <c:v>1465.0221319484999</c:v>
                </c:pt>
                <c:pt idx="115">
                  <c:v>1458.22162647496</c:v>
                </c:pt>
                <c:pt idx="116">
                  <c:v>1454.79802356449</c:v>
                </c:pt>
                <c:pt idx="117">
                  <c:v>1446.20813383471</c:v>
                </c:pt>
                <c:pt idx="118">
                  <c:v>1424.83795279688</c:v>
                </c:pt>
                <c:pt idx="119">
                  <c:v>1411.55824982129</c:v>
                </c:pt>
                <c:pt idx="120">
                  <c:v>1403.27431649857</c:v>
                </c:pt>
                <c:pt idx="121">
                  <c:v>1398.6931400414801</c:v>
                </c:pt>
                <c:pt idx="122">
                  <c:v>1388.20815653867</c:v>
                </c:pt>
                <c:pt idx="123">
                  <c:v>1383.1786841196999</c:v>
                </c:pt>
                <c:pt idx="124">
                  <c:v>1382.30264980642</c:v>
                </c:pt>
                <c:pt idx="125">
                  <c:v>1381.0417512891299</c:v>
                </c:pt>
                <c:pt idx="126">
                  <c:v>1378.03426600589</c:v>
                </c:pt>
                <c:pt idx="127">
                  <c:v>1377.8724484433801</c:v>
                </c:pt>
                <c:pt idx="128">
                  <c:v>1375.9686374492001</c:v>
                </c:pt>
                <c:pt idx="129">
                  <c:v>1374.4113018860901</c:v>
                </c:pt>
                <c:pt idx="130">
                  <c:v>1373.69834941678</c:v>
                </c:pt>
                <c:pt idx="131">
                  <c:v>1370.1926094830901</c:v>
                </c:pt>
                <c:pt idx="132">
                  <c:v>1357.52576278131</c:v>
                </c:pt>
                <c:pt idx="133">
                  <c:v>1353.04720391048</c:v>
                </c:pt>
                <c:pt idx="134">
                  <c:v>1337.62595298871</c:v>
                </c:pt>
                <c:pt idx="135">
                  <c:v>1331.39030579872</c:v>
                </c:pt>
                <c:pt idx="136">
                  <c:v>1330.32337319148</c:v>
                </c:pt>
                <c:pt idx="137">
                  <c:v>1317.5593076417599</c:v>
                </c:pt>
                <c:pt idx="138">
                  <c:v>1288.1793470135999</c:v>
                </c:pt>
                <c:pt idx="139">
                  <c:v>1287.57563215235</c:v>
                </c:pt>
                <c:pt idx="140">
                  <c:v>1277.71657397427</c:v>
                </c:pt>
                <c:pt idx="141">
                  <c:v>1269.9807281895901</c:v>
                </c:pt>
                <c:pt idx="142">
                  <c:v>1268.2168429281701</c:v>
                </c:pt>
                <c:pt idx="143">
                  <c:v>1264.5174438832501</c:v>
                </c:pt>
                <c:pt idx="144">
                  <c:v>1253.7860807181601</c:v>
                </c:pt>
                <c:pt idx="145">
                  <c:v>1248.39671214496</c:v>
                </c:pt>
                <c:pt idx="146">
                  <c:v>1240.7909150022599</c:v>
                </c:pt>
                <c:pt idx="147">
                  <c:v>1227.71663477014</c:v>
                </c:pt>
                <c:pt idx="148">
                  <c:v>1216.2807729936201</c:v>
                </c:pt>
                <c:pt idx="149">
                  <c:v>1215.97718413814</c:v>
                </c:pt>
                <c:pt idx="150">
                  <c:v>1213.31654725098</c:v>
                </c:pt>
                <c:pt idx="151">
                  <c:v>1212.3719913871701</c:v>
                </c:pt>
                <c:pt idx="152">
                  <c:v>1203.0600541725801</c:v>
                </c:pt>
                <c:pt idx="153">
                  <c:v>1174.7488884893901</c:v>
                </c:pt>
                <c:pt idx="154">
                  <c:v>1169.7447741446299</c:v>
                </c:pt>
                <c:pt idx="155">
                  <c:v>1164.0720595095399</c:v>
                </c:pt>
                <c:pt idx="156">
                  <c:v>1153.5052997528001</c:v>
                </c:pt>
                <c:pt idx="157">
                  <c:v>1152.8840229619</c:v>
                </c:pt>
                <c:pt idx="158">
                  <c:v>1144.03423066951</c:v>
                </c:pt>
                <c:pt idx="159">
                  <c:v>1142.6526907570501</c:v>
                </c:pt>
                <c:pt idx="160">
                  <c:v>1141.1328535571899</c:v>
                </c:pt>
                <c:pt idx="161">
                  <c:v>1141.0034235097801</c:v>
                </c:pt>
                <c:pt idx="162">
                  <c:v>1140.14181068673</c:v>
                </c:pt>
                <c:pt idx="163">
                  <c:v>1118.5370448983001</c:v>
                </c:pt>
                <c:pt idx="164">
                  <c:v>1110.7727216056501</c:v>
                </c:pt>
                <c:pt idx="165">
                  <c:v>1090.3516420168401</c:v>
                </c:pt>
                <c:pt idx="166">
                  <c:v>1081.4092924269401</c:v>
                </c:pt>
                <c:pt idx="167">
                  <c:v>1078.68310422174</c:v>
                </c:pt>
                <c:pt idx="168">
                  <c:v>1073.29527975922</c:v>
                </c:pt>
                <c:pt idx="169">
                  <c:v>1072.0247311043499</c:v>
                </c:pt>
                <c:pt idx="170">
                  <c:v>1068.11437113024</c:v>
                </c:pt>
                <c:pt idx="171">
                  <c:v>1060.3871530486099</c:v>
                </c:pt>
                <c:pt idx="172">
                  <c:v>1058.2286470895999</c:v>
                </c:pt>
                <c:pt idx="173">
                  <c:v>1054.4654769164499</c:v>
                </c:pt>
                <c:pt idx="174">
                  <c:v>1053.7414462796301</c:v>
                </c:pt>
                <c:pt idx="175">
                  <c:v>1051.6869859347901</c:v>
                </c:pt>
                <c:pt idx="176">
                  <c:v>1051.6869859347901</c:v>
                </c:pt>
                <c:pt idx="177">
                  <c:v>1051.6869859347901</c:v>
                </c:pt>
                <c:pt idx="178">
                  <c:v>1048.56244196895</c:v>
                </c:pt>
                <c:pt idx="179">
                  <c:v>1043.7212999168901</c:v>
                </c:pt>
                <c:pt idx="180">
                  <c:v>1043.30659745343</c:v>
                </c:pt>
                <c:pt idx="181">
                  <c:v>1040.9254774367</c:v>
                </c:pt>
                <c:pt idx="182">
                  <c:v>1036.30771900282</c:v>
                </c:pt>
                <c:pt idx="183">
                  <c:v>1034.40388857786</c:v>
                </c:pt>
                <c:pt idx="184">
                  <c:v>1034.1691504287101</c:v>
                </c:pt>
                <c:pt idx="185">
                  <c:v>1024.8684423398799</c:v>
                </c:pt>
                <c:pt idx="186">
                  <c:v>1016.64598124793</c:v>
                </c:pt>
                <c:pt idx="187">
                  <c:v>1016.64598124793</c:v>
                </c:pt>
                <c:pt idx="188">
                  <c:v>1014.47678967004</c:v>
                </c:pt>
                <c:pt idx="189">
                  <c:v>1013.86403631885</c:v>
                </c:pt>
                <c:pt idx="190">
                  <c:v>1012.86986874091</c:v>
                </c:pt>
                <c:pt idx="191">
                  <c:v>1001.52696860501</c:v>
                </c:pt>
                <c:pt idx="192">
                  <c:v>1000.11790130906</c:v>
                </c:pt>
                <c:pt idx="193">
                  <c:v>998.56182093020902</c:v>
                </c:pt>
                <c:pt idx="194">
                  <c:v>995.85531968544205</c:v>
                </c:pt>
                <c:pt idx="195">
                  <c:v>995.36403772284905</c:v>
                </c:pt>
                <c:pt idx="196">
                  <c:v>993.02252613211203</c:v>
                </c:pt>
                <c:pt idx="197">
                  <c:v>992.09904594453701</c:v>
                </c:pt>
                <c:pt idx="198">
                  <c:v>990.57175037110301</c:v>
                </c:pt>
                <c:pt idx="199">
                  <c:v>988.53531544481302</c:v>
                </c:pt>
                <c:pt idx="200">
                  <c:v>987.786952504483</c:v>
                </c:pt>
                <c:pt idx="201">
                  <c:v>985.16544802654403</c:v>
                </c:pt>
                <c:pt idx="202">
                  <c:v>982.58695435145398</c:v>
                </c:pt>
                <c:pt idx="203">
                  <c:v>980.127905963692</c:v>
                </c:pt>
                <c:pt idx="204">
                  <c:v>979.35759721937995</c:v>
                </c:pt>
                <c:pt idx="205">
                  <c:v>978.78771621795102</c:v>
                </c:pt>
                <c:pt idx="206">
                  <c:v>975.72468947747598</c:v>
                </c:pt>
                <c:pt idx="207">
                  <c:v>970.17036905339296</c:v>
                </c:pt>
                <c:pt idx="208">
                  <c:v>968.54816134190901</c:v>
                </c:pt>
                <c:pt idx="209">
                  <c:v>967.90069466014495</c:v>
                </c:pt>
                <c:pt idx="210">
                  <c:v>965.39841799487999</c:v>
                </c:pt>
                <c:pt idx="211">
                  <c:v>965.27038380694603</c:v>
                </c:pt>
                <c:pt idx="212">
                  <c:v>964.06822512101201</c:v>
                </c:pt>
                <c:pt idx="213">
                  <c:v>963.18070450339701</c:v>
                </c:pt>
                <c:pt idx="214">
                  <c:v>962.08424867233896</c:v>
                </c:pt>
                <c:pt idx="215">
                  <c:v>962.00553472345996</c:v>
                </c:pt>
                <c:pt idx="216">
                  <c:v>958.44959622501801</c:v>
                </c:pt>
                <c:pt idx="217">
                  <c:v>957.94719234030003</c:v>
                </c:pt>
                <c:pt idx="218">
                  <c:v>955.56076107015303</c:v>
                </c:pt>
                <c:pt idx="219">
                  <c:v>953.07666783052105</c:v>
                </c:pt>
                <c:pt idx="220">
                  <c:v>952.99058414916703</c:v>
                </c:pt>
                <c:pt idx="221">
                  <c:v>949.31263846084801</c:v>
                </c:pt>
                <c:pt idx="222">
                  <c:v>946.86200427482095</c:v>
                </c:pt>
                <c:pt idx="223">
                  <c:v>944.82166848095403</c:v>
                </c:pt>
                <c:pt idx="224">
                  <c:v>944.42251196643701</c:v>
                </c:pt>
                <c:pt idx="225">
                  <c:v>942.90352517717304</c:v>
                </c:pt>
                <c:pt idx="226">
                  <c:v>941.97948101813597</c:v>
                </c:pt>
                <c:pt idx="227">
                  <c:v>937.98708786904899</c:v>
                </c:pt>
                <c:pt idx="228">
                  <c:v>935.08258953728705</c:v>
                </c:pt>
                <c:pt idx="229">
                  <c:v>934.62721742532494</c:v>
                </c:pt>
                <c:pt idx="230">
                  <c:v>934.59916944795202</c:v>
                </c:pt>
                <c:pt idx="231">
                  <c:v>934.16854084804299</c:v>
                </c:pt>
                <c:pt idx="232">
                  <c:v>934.01251398577699</c:v>
                </c:pt>
                <c:pt idx="233">
                  <c:v>933.07170783409003</c:v>
                </c:pt>
                <c:pt idx="234">
                  <c:v>928.29867938373604</c:v>
                </c:pt>
                <c:pt idx="235">
                  <c:v>927.57377150704804</c:v>
                </c:pt>
                <c:pt idx="236">
                  <c:v>924.77595285780103</c:v>
                </c:pt>
                <c:pt idx="237">
                  <c:v>924.14018682473397</c:v>
                </c:pt>
                <c:pt idx="238">
                  <c:v>921.28236412559795</c:v>
                </c:pt>
                <c:pt idx="239">
                  <c:v>919.08174626981997</c:v>
                </c:pt>
                <c:pt idx="240">
                  <c:v>918.01890491741597</c:v>
                </c:pt>
                <c:pt idx="241">
                  <c:v>916.77302213784697</c:v>
                </c:pt>
                <c:pt idx="242">
                  <c:v>915.55038877156505</c:v>
                </c:pt>
                <c:pt idx="243">
                  <c:v>912.77728842944396</c:v>
                </c:pt>
                <c:pt idx="244">
                  <c:v>911.25371448907401</c:v>
                </c:pt>
                <c:pt idx="245">
                  <c:v>909.91485873131705</c:v>
                </c:pt>
                <c:pt idx="246">
                  <c:v>904.42550589884002</c:v>
                </c:pt>
                <c:pt idx="247">
                  <c:v>903.92381310439805</c:v>
                </c:pt>
                <c:pt idx="248">
                  <c:v>894.96774721336305</c:v>
                </c:pt>
                <c:pt idx="249">
                  <c:v>890.915330263295</c:v>
                </c:pt>
                <c:pt idx="250">
                  <c:v>889.773716828749</c:v>
                </c:pt>
                <c:pt idx="251">
                  <c:v>889.68711892646195</c:v>
                </c:pt>
                <c:pt idx="252">
                  <c:v>886.37503183668298</c:v>
                </c:pt>
                <c:pt idx="253">
                  <c:v>883.71067062911197</c:v>
                </c:pt>
                <c:pt idx="254">
                  <c:v>883.61193467390501</c:v>
                </c:pt>
                <c:pt idx="255">
                  <c:v>883.33825005034601</c:v>
                </c:pt>
                <c:pt idx="256">
                  <c:v>881.95879398859199</c:v>
                </c:pt>
                <c:pt idx="257">
                  <c:v>881.16674445398598</c:v>
                </c:pt>
                <c:pt idx="258">
                  <c:v>881.04420486076697</c:v>
                </c:pt>
                <c:pt idx="259">
                  <c:v>880.90547820224106</c:v>
                </c:pt>
                <c:pt idx="260">
                  <c:v>878.76468472835802</c:v>
                </c:pt>
                <c:pt idx="261">
                  <c:v>874.54920974244601</c:v>
                </c:pt>
                <c:pt idx="262">
                  <c:v>874.10499923453096</c:v>
                </c:pt>
                <c:pt idx="263">
                  <c:v>873.41771135305601</c:v>
                </c:pt>
                <c:pt idx="264">
                  <c:v>873.15296854734595</c:v>
                </c:pt>
                <c:pt idx="265">
                  <c:v>866.667609050181</c:v>
                </c:pt>
                <c:pt idx="266">
                  <c:v>865.57622109834097</c:v>
                </c:pt>
                <c:pt idx="267">
                  <c:v>862.31318791636795</c:v>
                </c:pt>
                <c:pt idx="268">
                  <c:v>861.43600947562595</c:v>
                </c:pt>
                <c:pt idx="269">
                  <c:v>857.60939285756899</c:v>
                </c:pt>
                <c:pt idx="270">
                  <c:v>856.07401592206804</c:v>
                </c:pt>
                <c:pt idx="271">
                  <c:v>854.61020693478702</c:v>
                </c:pt>
                <c:pt idx="272">
                  <c:v>851.50715851967595</c:v>
                </c:pt>
                <c:pt idx="273">
                  <c:v>848.34642763144302</c:v>
                </c:pt>
                <c:pt idx="274">
                  <c:v>846.87631261884098</c:v>
                </c:pt>
                <c:pt idx="275">
                  <c:v>846.41753116232996</c:v>
                </c:pt>
                <c:pt idx="276">
                  <c:v>845.78999041585803</c:v>
                </c:pt>
                <c:pt idx="277">
                  <c:v>845.717557035646</c:v>
                </c:pt>
                <c:pt idx="278">
                  <c:v>844.90303488164602</c:v>
                </c:pt>
                <c:pt idx="279">
                  <c:v>844.74533108390995</c:v>
                </c:pt>
                <c:pt idx="280">
                  <c:v>843.73514475422201</c:v>
                </c:pt>
                <c:pt idx="281">
                  <c:v>842.57879728643297</c:v>
                </c:pt>
                <c:pt idx="282">
                  <c:v>839.36830489334204</c:v>
                </c:pt>
                <c:pt idx="283">
                  <c:v>836.22090156255604</c:v>
                </c:pt>
                <c:pt idx="284">
                  <c:v>835.34149707238601</c:v>
                </c:pt>
                <c:pt idx="285">
                  <c:v>834.36887580879602</c:v>
                </c:pt>
                <c:pt idx="286">
                  <c:v>833.74284418952197</c:v>
                </c:pt>
                <c:pt idx="287">
                  <c:v>832.556517960169</c:v>
                </c:pt>
                <c:pt idx="288">
                  <c:v>831.10398164650303</c:v>
                </c:pt>
                <c:pt idx="289">
                  <c:v>829.49055642807696</c:v>
                </c:pt>
                <c:pt idx="290">
                  <c:v>828.65200139318802</c:v>
                </c:pt>
                <c:pt idx="291">
                  <c:v>827.99205969640195</c:v>
                </c:pt>
                <c:pt idx="292">
                  <c:v>827.381179753835</c:v>
                </c:pt>
                <c:pt idx="293">
                  <c:v>826.94815120176395</c:v>
                </c:pt>
                <c:pt idx="294">
                  <c:v>825.55312642157298</c:v>
                </c:pt>
                <c:pt idx="295">
                  <c:v>824.57616816774305</c:v>
                </c:pt>
                <c:pt idx="296">
                  <c:v>823.78850767323399</c:v>
                </c:pt>
                <c:pt idx="297">
                  <c:v>823.52616492503103</c:v>
                </c:pt>
                <c:pt idx="298">
                  <c:v>823.25042729098902</c:v>
                </c:pt>
                <c:pt idx="299">
                  <c:v>820.80583993211303</c:v>
                </c:pt>
                <c:pt idx="300">
                  <c:v>818.89769505437096</c:v>
                </c:pt>
                <c:pt idx="301">
                  <c:v>815.60828402843697</c:v>
                </c:pt>
                <c:pt idx="302">
                  <c:v>812.16157565491096</c:v>
                </c:pt>
                <c:pt idx="303">
                  <c:v>802.05754785322199</c:v>
                </c:pt>
                <c:pt idx="304">
                  <c:v>798.98213074550097</c:v>
                </c:pt>
                <c:pt idx="305">
                  <c:v>797.79227074989296</c:v>
                </c:pt>
                <c:pt idx="306">
                  <c:v>797.71857968824304</c:v>
                </c:pt>
                <c:pt idx="307">
                  <c:v>797.53339696005605</c:v>
                </c:pt>
                <c:pt idx="308">
                  <c:v>796.52536459300495</c:v>
                </c:pt>
                <c:pt idx="309">
                  <c:v>796.38428706856803</c:v>
                </c:pt>
                <c:pt idx="310">
                  <c:v>794.42255870376096</c:v>
                </c:pt>
                <c:pt idx="311">
                  <c:v>793.74009431918796</c:v>
                </c:pt>
                <c:pt idx="312">
                  <c:v>791.16497763474104</c:v>
                </c:pt>
                <c:pt idx="313">
                  <c:v>790.38309185855303</c:v>
                </c:pt>
                <c:pt idx="314">
                  <c:v>789.36306387558705</c:v>
                </c:pt>
                <c:pt idx="315">
                  <c:v>789.00552802499897</c:v>
                </c:pt>
                <c:pt idx="316">
                  <c:v>788.56176291628503</c:v>
                </c:pt>
                <c:pt idx="317">
                  <c:v>788.39828497905296</c:v>
                </c:pt>
                <c:pt idx="318">
                  <c:v>788.39828497905296</c:v>
                </c:pt>
                <c:pt idx="319">
                  <c:v>787.05431053426696</c:v>
                </c:pt>
                <c:pt idx="320">
                  <c:v>785.52241902563696</c:v>
                </c:pt>
                <c:pt idx="321">
                  <c:v>785.52241902563696</c:v>
                </c:pt>
                <c:pt idx="322">
                  <c:v>784.69203807383201</c:v>
                </c:pt>
                <c:pt idx="323">
                  <c:v>782.700705447205</c:v>
                </c:pt>
                <c:pt idx="324">
                  <c:v>781.71826416794204</c:v>
                </c:pt>
                <c:pt idx="325">
                  <c:v>781.71826416794204</c:v>
                </c:pt>
                <c:pt idx="326">
                  <c:v>779.08325329026104</c:v>
                </c:pt>
                <c:pt idx="327">
                  <c:v>778.65715840353096</c:v>
                </c:pt>
                <c:pt idx="328">
                  <c:v>778.14804225717796</c:v>
                </c:pt>
                <c:pt idx="329">
                  <c:v>776.35784996728205</c:v>
                </c:pt>
                <c:pt idx="330">
                  <c:v>773.84080181736499</c:v>
                </c:pt>
                <c:pt idx="331">
                  <c:v>772.27505623467903</c:v>
                </c:pt>
                <c:pt idx="332">
                  <c:v>771.28436181718496</c:v>
                </c:pt>
                <c:pt idx="333">
                  <c:v>771.28436181718496</c:v>
                </c:pt>
                <c:pt idx="334">
                  <c:v>770.86495186115701</c:v>
                </c:pt>
                <c:pt idx="335">
                  <c:v>770.28450062361901</c:v>
                </c:pt>
                <c:pt idx="336">
                  <c:v>770.05789468642195</c:v>
                </c:pt>
                <c:pt idx="337">
                  <c:v>763.30973368837294</c:v>
                </c:pt>
                <c:pt idx="338">
                  <c:v>762.92659500702098</c:v>
                </c:pt>
                <c:pt idx="339">
                  <c:v>762.22979857414805</c:v>
                </c:pt>
                <c:pt idx="340">
                  <c:v>762.02235128384802</c:v>
                </c:pt>
                <c:pt idx="341">
                  <c:v>761.53114958804497</c:v>
                </c:pt>
                <c:pt idx="342">
                  <c:v>761.18341091086302</c:v>
                </c:pt>
                <c:pt idx="343">
                  <c:v>760.64009920443505</c:v>
                </c:pt>
                <c:pt idx="344">
                  <c:v>760.59847296385703</c:v>
                </c:pt>
                <c:pt idx="345">
                  <c:v>760.39661717832098</c:v>
                </c:pt>
                <c:pt idx="346">
                  <c:v>759.86288219844801</c:v>
                </c:pt>
                <c:pt idx="347">
                  <c:v>759.35009279424003</c:v>
                </c:pt>
                <c:pt idx="348">
                  <c:v>758.15116579449204</c:v>
                </c:pt>
                <c:pt idx="349">
                  <c:v>757.37129333246901</c:v>
                </c:pt>
                <c:pt idx="350">
                  <c:v>754.64218418851897</c:v>
                </c:pt>
                <c:pt idx="351">
                  <c:v>751.71359311578601</c:v>
                </c:pt>
                <c:pt idx="352">
                  <c:v>751.00231244692998</c:v>
                </c:pt>
                <c:pt idx="353">
                  <c:v>749.24787320438702</c:v>
                </c:pt>
                <c:pt idx="354">
                  <c:v>747.90023621847399</c:v>
                </c:pt>
                <c:pt idx="355">
                  <c:v>747.49116377520704</c:v>
                </c:pt>
                <c:pt idx="356">
                  <c:v>747.26539506053996</c:v>
                </c:pt>
                <c:pt idx="357">
                  <c:v>745.75871929869902</c:v>
                </c:pt>
                <c:pt idx="358">
                  <c:v>744.70147312374104</c:v>
                </c:pt>
                <c:pt idx="359">
                  <c:v>744.13673875231098</c:v>
                </c:pt>
                <c:pt idx="360">
                  <c:v>743.88763053672301</c:v>
                </c:pt>
                <c:pt idx="361">
                  <c:v>741.43390066165796</c:v>
                </c:pt>
                <c:pt idx="362">
                  <c:v>740.923013116824</c:v>
                </c:pt>
                <c:pt idx="363">
                  <c:v>740.923013116824</c:v>
                </c:pt>
                <c:pt idx="364">
                  <c:v>740.34610576096804</c:v>
                </c:pt>
                <c:pt idx="365">
                  <c:v>739.469482050853</c:v>
                </c:pt>
                <c:pt idx="366">
                  <c:v>734.60377324886201</c:v>
                </c:pt>
                <c:pt idx="367">
                  <c:v>734.55213696252895</c:v>
                </c:pt>
                <c:pt idx="368">
                  <c:v>734.55213696252895</c:v>
                </c:pt>
                <c:pt idx="369">
                  <c:v>734.01298946038401</c:v>
                </c:pt>
                <c:pt idx="370">
                  <c:v>733.65519762692497</c:v>
                </c:pt>
                <c:pt idx="371">
                  <c:v>732.47159256923499</c:v>
                </c:pt>
                <c:pt idx="372">
                  <c:v>732.31677028862805</c:v>
                </c:pt>
                <c:pt idx="373">
                  <c:v>732.02733745554201</c:v>
                </c:pt>
                <c:pt idx="374">
                  <c:v>730.79259694139796</c:v>
                </c:pt>
                <c:pt idx="375">
                  <c:v>730.175203995272</c:v>
                </c:pt>
                <c:pt idx="376">
                  <c:v>726.22111942920696</c:v>
                </c:pt>
                <c:pt idx="377">
                  <c:v>724.29038804802201</c:v>
                </c:pt>
                <c:pt idx="378">
                  <c:v>723.91959235994796</c:v>
                </c:pt>
                <c:pt idx="379">
                  <c:v>723.35642853558102</c:v>
                </c:pt>
                <c:pt idx="380">
                  <c:v>723.343749622872</c:v>
                </c:pt>
                <c:pt idx="381">
                  <c:v>722.85203321169797</c:v>
                </c:pt>
                <c:pt idx="382">
                  <c:v>722.27995102933903</c:v>
                </c:pt>
                <c:pt idx="383">
                  <c:v>721.780881559048</c:v>
                </c:pt>
                <c:pt idx="384">
                  <c:v>721.33300810271999</c:v>
                </c:pt>
                <c:pt idx="385">
                  <c:v>720.95908251343803</c:v>
                </c:pt>
                <c:pt idx="386">
                  <c:v>720.67991855338596</c:v>
                </c:pt>
                <c:pt idx="387">
                  <c:v>720.59213463419303</c:v>
                </c:pt>
                <c:pt idx="388">
                  <c:v>719.41631115417499</c:v>
                </c:pt>
                <c:pt idx="389">
                  <c:v>718.26881970279499</c:v>
                </c:pt>
                <c:pt idx="390">
                  <c:v>717.77059580982598</c:v>
                </c:pt>
                <c:pt idx="391">
                  <c:v>717.77059580982598</c:v>
                </c:pt>
                <c:pt idx="392">
                  <c:v>717.21738602126197</c:v>
                </c:pt>
                <c:pt idx="393">
                  <c:v>716.31969765312897</c:v>
                </c:pt>
                <c:pt idx="394">
                  <c:v>716.27797843229905</c:v>
                </c:pt>
                <c:pt idx="395">
                  <c:v>716.19092166617099</c:v>
                </c:pt>
                <c:pt idx="396">
                  <c:v>715.72515363341699</c:v>
                </c:pt>
                <c:pt idx="397">
                  <c:v>713.21993553389098</c:v>
                </c:pt>
                <c:pt idx="398">
                  <c:v>710.64433367743595</c:v>
                </c:pt>
                <c:pt idx="399">
                  <c:v>710.64433367743595</c:v>
                </c:pt>
                <c:pt idx="400">
                  <c:v>708.582397124404</c:v>
                </c:pt>
                <c:pt idx="401">
                  <c:v>708.25483790498595</c:v>
                </c:pt>
                <c:pt idx="402">
                  <c:v>707.54817083153</c:v>
                </c:pt>
                <c:pt idx="403">
                  <c:v>706.11594290275002</c:v>
                </c:pt>
                <c:pt idx="404">
                  <c:v>704.99108023256201</c:v>
                </c:pt>
                <c:pt idx="405">
                  <c:v>704.15039790078004</c:v>
                </c:pt>
                <c:pt idx="406">
                  <c:v>703.75726121697005</c:v>
                </c:pt>
                <c:pt idx="407">
                  <c:v>703.75726121697005</c:v>
                </c:pt>
                <c:pt idx="408">
                  <c:v>700.24668297599806</c:v>
                </c:pt>
                <c:pt idx="409">
                  <c:v>699.81657239553704</c:v>
                </c:pt>
                <c:pt idx="410">
                  <c:v>699.63366791271801</c:v>
                </c:pt>
                <c:pt idx="411">
                  <c:v>699.27258210708703</c:v>
                </c:pt>
                <c:pt idx="412">
                  <c:v>698.68607695858998</c:v>
                </c:pt>
                <c:pt idx="413">
                  <c:v>698.48132029349904</c:v>
                </c:pt>
                <c:pt idx="414">
                  <c:v>697.50691526247499</c:v>
                </c:pt>
                <c:pt idx="415">
                  <c:v>697.08662631099503</c:v>
                </c:pt>
                <c:pt idx="416">
                  <c:v>695.61919523762504</c:v>
                </c:pt>
                <c:pt idx="417">
                  <c:v>695.40490343298995</c:v>
                </c:pt>
                <c:pt idx="418">
                  <c:v>695.29773925514201</c:v>
                </c:pt>
                <c:pt idx="419">
                  <c:v>694.57437421187797</c:v>
                </c:pt>
                <c:pt idx="420">
                  <c:v>694.33864070069706</c:v>
                </c:pt>
                <c:pt idx="421">
                  <c:v>693.78019364756301</c:v>
                </c:pt>
                <c:pt idx="422">
                  <c:v>692.425570756821</c:v>
                </c:pt>
                <c:pt idx="423">
                  <c:v>691.37217628962401</c:v>
                </c:pt>
                <c:pt idx="424">
                  <c:v>691.13922965076199</c:v>
                </c:pt>
                <c:pt idx="425">
                  <c:v>690.37502195496995</c:v>
                </c:pt>
                <c:pt idx="426">
                  <c:v>688.30531552773903</c:v>
                </c:pt>
                <c:pt idx="427">
                  <c:v>687.94586796267197</c:v>
                </c:pt>
                <c:pt idx="428">
                  <c:v>686.01366822825605</c:v>
                </c:pt>
                <c:pt idx="429">
                  <c:v>685.19132612628096</c:v>
                </c:pt>
                <c:pt idx="430">
                  <c:v>683.65245614720504</c:v>
                </c:pt>
                <c:pt idx="431">
                  <c:v>683.13067748790104</c:v>
                </c:pt>
                <c:pt idx="432">
                  <c:v>682.65388348746603</c:v>
                </c:pt>
                <c:pt idx="433">
                  <c:v>681.54885264954305</c:v>
                </c:pt>
                <c:pt idx="434">
                  <c:v>681.16745950875395</c:v>
                </c:pt>
                <c:pt idx="435">
                  <c:v>680.66195152484397</c:v>
                </c:pt>
                <c:pt idx="436">
                  <c:v>680.37748425412406</c:v>
                </c:pt>
                <c:pt idx="437">
                  <c:v>678.68013403776695</c:v>
                </c:pt>
                <c:pt idx="438">
                  <c:v>676.13400962808601</c:v>
                </c:pt>
                <c:pt idx="439">
                  <c:v>674.38211732990999</c:v>
                </c:pt>
                <c:pt idx="440">
                  <c:v>673.74877163008296</c:v>
                </c:pt>
                <c:pt idx="441">
                  <c:v>672.21084582900801</c:v>
                </c:pt>
                <c:pt idx="442">
                  <c:v>671.31033723520102</c:v>
                </c:pt>
                <c:pt idx="443">
                  <c:v>670.62830032950205</c:v>
                </c:pt>
                <c:pt idx="444">
                  <c:v>669.46582983987298</c:v>
                </c:pt>
                <c:pt idx="445">
                  <c:v>669.31715576235001</c:v>
                </c:pt>
                <c:pt idx="446">
                  <c:v>669.31715576235001</c:v>
                </c:pt>
                <c:pt idx="447">
                  <c:v>668.96408264046499</c:v>
                </c:pt>
                <c:pt idx="448">
                  <c:v>668.96408264046499</c:v>
                </c:pt>
                <c:pt idx="449">
                  <c:v>668.73473655554801</c:v>
                </c:pt>
                <c:pt idx="450">
                  <c:v>668.73473655554801</c:v>
                </c:pt>
                <c:pt idx="451">
                  <c:v>667.84526726969796</c:v>
                </c:pt>
                <c:pt idx="452">
                  <c:v>667.65186014983601</c:v>
                </c:pt>
                <c:pt idx="453">
                  <c:v>666.41214701434899</c:v>
                </c:pt>
                <c:pt idx="454">
                  <c:v>666.14486846967804</c:v>
                </c:pt>
                <c:pt idx="455">
                  <c:v>666.09254638805101</c:v>
                </c:pt>
                <c:pt idx="456">
                  <c:v>664.56158326405796</c:v>
                </c:pt>
                <c:pt idx="457">
                  <c:v>664.25976427519095</c:v>
                </c:pt>
                <c:pt idx="458">
                  <c:v>662.51674880470205</c:v>
                </c:pt>
                <c:pt idx="459">
                  <c:v>661.385512114373</c:v>
                </c:pt>
                <c:pt idx="460">
                  <c:v>660.92087975560798</c:v>
                </c:pt>
                <c:pt idx="461">
                  <c:v>660.41592784985801</c:v>
                </c:pt>
                <c:pt idx="462">
                  <c:v>659.99349227841901</c:v>
                </c:pt>
                <c:pt idx="463">
                  <c:v>658.51394406186705</c:v>
                </c:pt>
                <c:pt idx="464">
                  <c:v>658.51394406186705</c:v>
                </c:pt>
                <c:pt idx="465">
                  <c:v>657.447625039679</c:v>
                </c:pt>
                <c:pt idx="466">
                  <c:v>656.37174851361601</c:v>
                </c:pt>
                <c:pt idx="467">
                  <c:v>656.33918138753904</c:v>
                </c:pt>
                <c:pt idx="468">
                  <c:v>655.50725034491302</c:v>
                </c:pt>
                <c:pt idx="469">
                  <c:v>654.005351992908</c:v>
                </c:pt>
                <c:pt idx="470">
                  <c:v>652.85954716302399</c:v>
                </c:pt>
                <c:pt idx="471">
                  <c:v>652.34486833570998</c:v>
                </c:pt>
                <c:pt idx="472">
                  <c:v>649.13049526346197</c:v>
                </c:pt>
                <c:pt idx="473">
                  <c:v>648.00239218863703</c:v>
                </c:pt>
                <c:pt idx="474">
                  <c:v>648.00239218863703</c:v>
                </c:pt>
                <c:pt idx="475">
                  <c:v>645.47353248094601</c:v>
                </c:pt>
                <c:pt idx="476">
                  <c:v>645.27719701411399</c:v>
                </c:pt>
                <c:pt idx="477">
                  <c:v>644.69983138524594</c:v>
                </c:pt>
                <c:pt idx="478">
                  <c:v>644.58254287722298</c:v>
                </c:pt>
                <c:pt idx="479">
                  <c:v>641.80459349644002</c:v>
                </c:pt>
                <c:pt idx="480">
                  <c:v>640.47554810409702</c:v>
                </c:pt>
                <c:pt idx="481">
                  <c:v>638.65238180737799</c:v>
                </c:pt>
                <c:pt idx="482">
                  <c:v>638.54638745075397</c:v>
                </c:pt>
                <c:pt idx="483">
                  <c:v>637.49221476150296</c:v>
                </c:pt>
                <c:pt idx="484">
                  <c:v>635.79192054887301</c:v>
                </c:pt>
                <c:pt idx="485">
                  <c:v>635.70193546101598</c:v>
                </c:pt>
                <c:pt idx="486">
                  <c:v>635.40225539764594</c:v>
                </c:pt>
                <c:pt idx="487">
                  <c:v>634.39698729734596</c:v>
                </c:pt>
                <c:pt idx="488">
                  <c:v>633.54482088105101</c:v>
                </c:pt>
                <c:pt idx="489">
                  <c:v>633.243179145932</c:v>
                </c:pt>
                <c:pt idx="490">
                  <c:v>632.86996669648397</c:v>
                </c:pt>
                <c:pt idx="491">
                  <c:v>631.33640025157501</c:v>
                </c:pt>
                <c:pt idx="492">
                  <c:v>631.06339910243901</c:v>
                </c:pt>
                <c:pt idx="493">
                  <c:v>628.46368985382901</c:v>
                </c:pt>
                <c:pt idx="494">
                  <c:v>628.36308068679796</c:v>
                </c:pt>
                <c:pt idx="495">
                  <c:v>628.36308068679796</c:v>
                </c:pt>
                <c:pt idx="496">
                  <c:v>627.81026882311699</c:v>
                </c:pt>
                <c:pt idx="497">
                  <c:v>627.353763434097</c:v>
                </c:pt>
                <c:pt idx="498">
                  <c:v>626.64286368128796</c:v>
                </c:pt>
                <c:pt idx="499">
                  <c:v>626.29840031504602</c:v>
                </c:pt>
                <c:pt idx="500">
                  <c:v>624.24684656440195</c:v>
                </c:pt>
                <c:pt idx="501">
                  <c:v>623.86884555965503</c:v>
                </c:pt>
                <c:pt idx="502">
                  <c:v>623.04204311050103</c:v>
                </c:pt>
                <c:pt idx="503">
                  <c:v>622.71965145031504</c:v>
                </c:pt>
                <c:pt idx="504">
                  <c:v>622.65440212306601</c:v>
                </c:pt>
                <c:pt idx="505">
                  <c:v>622.65002389631798</c:v>
                </c:pt>
                <c:pt idx="506">
                  <c:v>621.43181134424594</c:v>
                </c:pt>
                <c:pt idx="507">
                  <c:v>621.34767157494196</c:v>
                </c:pt>
                <c:pt idx="508">
                  <c:v>620.68705014782597</c:v>
                </c:pt>
                <c:pt idx="509">
                  <c:v>619.849071686961</c:v>
                </c:pt>
                <c:pt idx="510">
                  <c:v>619.72460378118603</c:v>
                </c:pt>
                <c:pt idx="511">
                  <c:v>619.06825059073196</c:v>
                </c:pt>
                <c:pt idx="512">
                  <c:v>619.06825059073196</c:v>
                </c:pt>
                <c:pt idx="513">
                  <c:v>618.87736561808902</c:v>
                </c:pt>
                <c:pt idx="514">
                  <c:v>615.51071694455095</c:v>
                </c:pt>
                <c:pt idx="515">
                  <c:v>615.49170263967403</c:v>
                </c:pt>
                <c:pt idx="516">
                  <c:v>615.44080183507799</c:v>
                </c:pt>
                <c:pt idx="517">
                  <c:v>614.24216583819498</c:v>
                </c:pt>
                <c:pt idx="518">
                  <c:v>613.50634052297801</c:v>
                </c:pt>
                <c:pt idx="519">
                  <c:v>613.46187453090499</c:v>
                </c:pt>
                <c:pt idx="520">
                  <c:v>611.948314853223</c:v>
                </c:pt>
                <c:pt idx="521">
                  <c:v>611.82704944030502</c:v>
                </c:pt>
                <c:pt idx="522">
                  <c:v>609.14073648513602</c:v>
                </c:pt>
                <c:pt idx="523">
                  <c:v>608.81148023389505</c:v>
                </c:pt>
                <c:pt idx="524">
                  <c:v>608.07048613625795</c:v>
                </c:pt>
                <c:pt idx="525">
                  <c:v>607.43877393312505</c:v>
                </c:pt>
                <c:pt idx="526">
                  <c:v>607.43877393312505</c:v>
                </c:pt>
                <c:pt idx="527">
                  <c:v>606.20941103570101</c:v>
                </c:pt>
                <c:pt idx="528">
                  <c:v>605.59465081266706</c:v>
                </c:pt>
                <c:pt idx="529">
                  <c:v>605.45000271938898</c:v>
                </c:pt>
                <c:pt idx="530">
                  <c:v>605.366862504604</c:v>
                </c:pt>
                <c:pt idx="531">
                  <c:v>604.65633519846403</c:v>
                </c:pt>
                <c:pt idx="532">
                  <c:v>604.421502556203</c:v>
                </c:pt>
                <c:pt idx="533">
                  <c:v>603.68533284513205</c:v>
                </c:pt>
                <c:pt idx="534">
                  <c:v>603.09487447782305</c:v>
                </c:pt>
                <c:pt idx="535">
                  <c:v>602.87038654954597</c:v>
                </c:pt>
                <c:pt idx="536">
                  <c:v>598.81078867667202</c:v>
                </c:pt>
                <c:pt idx="537">
                  <c:v>598.27395835363598</c:v>
                </c:pt>
                <c:pt idx="538">
                  <c:v>598.06054330306495</c:v>
                </c:pt>
                <c:pt idx="539">
                  <c:v>596.98675170995296</c:v>
                </c:pt>
                <c:pt idx="540">
                  <c:v>595.40025040490195</c:v>
                </c:pt>
                <c:pt idx="541">
                  <c:v>595.07143882280002</c:v>
                </c:pt>
                <c:pt idx="542">
                  <c:v>594.16550909448301</c:v>
                </c:pt>
                <c:pt idx="543">
                  <c:v>594.16550909448301</c:v>
                </c:pt>
                <c:pt idx="544">
                  <c:v>594.16550909448301</c:v>
                </c:pt>
                <c:pt idx="545">
                  <c:v>594.16550909448301</c:v>
                </c:pt>
                <c:pt idx="546">
                  <c:v>593.29183702440696</c:v>
                </c:pt>
                <c:pt idx="547">
                  <c:v>591.38064568610105</c:v>
                </c:pt>
                <c:pt idx="548">
                  <c:v>590.93111651245499</c:v>
                </c:pt>
                <c:pt idx="549">
                  <c:v>590.37056999245397</c:v>
                </c:pt>
                <c:pt idx="550">
                  <c:v>590.09545112843603</c:v>
                </c:pt>
                <c:pt idx="551">
                  <c:v>590.09464802002401</c:v>
                </c:pt>
                <c:pt idx="552">
                  <c:v>589.57940077101603</c:v>
                </c:pt>
                <c:pt idx="553">
                  <c:v>588.46797658674996</c:v>
                </c:pt>
                <c:pt idx="554">
                  <c:v>588.43644519610405</c:v>
                </c:pt>
                <c:pt idx="555">
                  <c:v>588.40286405623306</c:v>
                </c:pt>
                <c:pt idx="556">
                  <c:v>588.15175015406999</c:v>
                </c:pt>
                <c:pt idx="557">
                  <c:v>587.79436672762097</c:v>
                </c:pt>
                <c:pt idx="558">
                  <c:v>586.36038408295997</c:v>
                </c:pt>
                <c:pt idx="559">
                  <c:v>586.04249669835303</c:v>
                </c:pt>
                <c:pt idx="560">
                  <c:v>583.23381399218999</c:v>
                </c:pt>
                <c:pt idx="561">
                  <c:v>581.76824923226695</c:v>
                </c:pt>
                <c:pt idx="562">
                  <c:v>580.61026708556597</c:v>
                </c:pt>
                <c:pt idx="563">
                  <c:v>579.90724803997796</c:v>
                </c:pt>
                <c:pt idx="564">
                  <c:v>579.36417459868801</c:v>
                </c:pt>
                <c:pt idx="565">
                  <c:v>578.90010643860603</c:v>
                </c:pt>
                <c:pt idx="566">
                  <c:v>578.64803544181098</c:v>
                </c:pt>
                <c:pt idx="567">
                  <c:v>578.03757717807105</c:v>
                </c:pt>
                <c:pt idx="568">
                  <c:v>578.03757717807105</c:v>
                </c:pt>
                <c:pt idx="569">
                  <c:v>577.69977394206001</c:v>
                </c:pt>
                <c:pt idx="570">
                  <c:v>577.69977394206001</c:v>
                </c:pt>
                <c:pt idx="571">
                  <c:v>577.11782061843905</c:v>
                </c:pt>
                <c:pt idx="572">
                  <c:v>575.52568810005096</c:v>
                </c:pt>
                <c:pt idx="573">
                  <c:v>575.48115009012599</c:v>
                </c:pt>
                <c:pt idx="574">
                  <c:v>574.79538330977095</c:v>
                </c:pt>
                <c:pt idx="575">
                  <c:v>572.72005877543904</c:v>
                </c:pt>
                <c:pt idx="576">
                  <c:v>572.61291072035499</c:v>
                </c:pt>
                <c:pt idx="577">
                  <c:v>572.45698808192003</c:v>
                </c:pt>
                <c:pt idx="578">
                  <c:v>571.09831951034505</c:v>
                </c:pt>
                <c:pt idx="579">
                  <c:v>570.20568905965195</c:v>
                </c:pt>
                <c:pt idx="580">
                  <c:v>570.04911590409699</c:v>
                </c:pt>
                <c:pt idx="581">
                  <c:v>569.87624808161399</c:v>
                </c:pt>
                <c:pt idx="582">
                  <c:v>569.23392092746099</c:v>
                </c:pt>
                <c:pt idx="583">
                  <c:v>568.76026203893298</c:v>
                </c:pt>
                <c:pt idx="584">
                  <c:v>568.00403206949704</c:v>
                </c:pt>
                <c:pt idx="585">
                  <c:v>567.83198828595096</c:v>
                </c:pt>
                <c:pt idx="586">
                  <c:v>566.67647890149601</c:v>
                </c:pt>
                <c:pt idx="587">
                  <c:v>566.59939089428997</c:v>
                </c:pt>
                <c:pt idx="588">
                  <c:v>566.30115158478395</c:v>
                </c:pt>
                <c:pt idx="589">
                  <c:v>566.12243553998496</c:v>
                </c:pt>
                <c:pt idx="590">
                  <c:v>565.78198561613794</c:v>
                </c:pt>
                <c:pt idx="591">
                  <c:v>565.49263757187305</c:v>
                </c:pt>
                <c:pt idx="592">
                  <c:v>565.49263757187305</c:v>
                </c:pt>
                <c:pt idx="593">
                  <c:v>565.27947765406304</c:v>
                </c:pt>
                <c:pt idx="594">
                  <c:v>564.97664312099403</c:v>
                </c:pt>
                <c:pt idx="595">
                  <c:v>564.49355935106496</c:v>
                </c:pt>
                <c:pt idx="596">
                  <c:v>564.46477466947897</c:v>
                </c:pt>
                <c:pt idx="597">
                  <c:v>563.17212474294502</c:v>
                </c:pt>
                <c:pt idx="598">
                  <c:v>563.010132404204</c:v>
                </c:pt>
                <c:pt idx="599">
                  <c:v>561.82239756989497</c:v>
                </c:pt>
                <c:pt idx="600">
                  <c:v>561.40887075080195</c:v>
                </c:pt>
                <c:pt idx="601">
                  <c:v>559.83759188404099</c:v>
                </c:pt>
                <c:pt idx="602">
                  <c:v>558.07994496752701</c:v>
                </c:pt>
                <c:pt idx="603">
                  <c:v>557.81870033196799</c:v>
                </c:pt>
                <c:pt idx="604">
                  <c:v>557.56466731927605</c:v>
                </c:pt>
                <c:pt idx="605">
                  <c:v>557.55185294195201</c:v>
                </c:pt>
                <c:pt idx="606">
                  <c:v>555.03231143561698</c:v>
                </c:pt>
                <c:pt idx="607">
                  <c:v>554.45375507984102</c:v>
                </c:pt>
                <c:pt idx="608">
                  <c:v>553.19937797890304</c:v>
                </c:pt>
                <c:pt idx="609">
                  <c:v>552.18787424155005</c:v>
                </c:pt>
                <c:pt idx="610">
                  <c:v>551.37129574410994</c:v>
                </c:pt>
                <c:pt idx="611">
                  <c:v>551.33471205845399</c:v>
                </c:pt>
                <c:pt idx="612">
                  <c:v>551.27521029116895</c:v>
                </c:pt>
                <c:pt idx="613">
                  <c:v>551.01625205192602</c:v>
                </c:pt>
                <c:pt idx="614">
                  <c:v>551.01625205192602</c:v>
                </c:pt>
                <c:pt idx="615">
                  <c:v>550.55429310878196</c:v>
                </c:pt>
                <c:pt idx="616">
                  <c:v>550.52532069587005</c:v>
                </c:pt>
                <c:pt idx="617">
                  <c:v>550.04708838117801</c:v>
                </c:pt>
                <c:pt idx="618">
                  <c:v>548.98317992566797</c:v>
                </c:pt>
                <c:pt idx="619">
                  <c:v>548.71400158961001</c:v>
                </c:pt>
                <c:pt idx="620">
                  <c:v>548.38486756455995</c:v>
                </c:pt>
                <c:pt idx="621">
                  <c:v>548.21384593219602</c:v>
                </c:pt>
                <c:pt idx="622">
                  <c:v>548.21384593219602</c:v>
                </c:pt>
                <c:pt idx="623">
                  <c:v>548.21384593219602</c:v>
                </c:pt>
                <c:pt idx="624">
                  <c:v>548.21384593219602</c:v>
                </c:pt>
                <c:pt idx="625">
                  <c:v>548.15864928266706</c:v>
                </c:pt>
                <c:pt idx="626">
                  <c:v>547.87005255186796</c:v>
                </c:pt>
                <c:pt idx="627">
                  <c:v>546.92284420093597</c:v>
                </c:pt>
                <c:pt idx="628">
                  <c:v>546.39507902562195</c:v>
                </c:pt>
                <c:pt idx="629">
                  <c:v>546.33798029020204</c:v>
                </c:pt>
                <c:pt idx="630">
                  <c:v>544.77615718407503</c:v>
                </c:pt>
                <c:pt idx="631">
                  <c:v>544.40804944183901</c:v>
                </c:pt>
                <c:pt idx="632">
                  <c:v>543.94475987315002</c:v>
                </c:pt>
                <c:pt idx="633">
                  <c:v>543.39125293697305</c:v>
                </c:pt>
                <c:pt idx="634">
                  <c:v>542.78574554785496</c:v>
                </c:pt>
                <c:pt idx="635">
                  <c:v>542.22585308673104</c:v>
                </c:pt>
                <c:pt idx="636">
                  <c:v>541.52752799511302</c:v>
                </c:pt>
                <c:pt idx="637">
                  <c:v>541.134499260447</c:v>
                </c:pt>
                <c:pt idx="638">
                  <c:v>541.06787812296</c:v>
                </c:pt>
                <c:pt idx="639">
                  <c:v>541.06787812296</c:v>
                </c:pt>
                <c:pt idx="640">
                  <c:v>540.81715164058198</c:v>
                </c:pt>
                <c:pt idx="641">
                  <c:v>540.79137988343803</c:v>
                </c:pt>
                <c:pt idx="642">
                  <c:v>540.38142877483403</c:v>
                </c:pt>
                <c:pt idx="643">
                  <c:v>540.20165723252603</c:v>
                </c:pt>
                <c:pt idx="644">
                  <c:v>540.01387745340298</c:v>
                </c:pt>
                <c:pt idx="645">
                  <c:v>539.09505398372801</c:v>
                </c:pt>
                <c:pt idx="646">
                  <c:v>538.34796722753504</c:v>
                </c:pt>
                <c:pt idx="647">
                  <c:v>537.84299716130499</c:v>
                </c:pt>
                <c:pt idx="648">
                  <c:v>536.50685996423101</c:v>
                </c:pt>
                <c:pt idx="649">
                  <c:v>536.19134419904401</c:v>
                </c:pt>
                <c:pt idx="650">
                  <c:v>534.75739507089497</c:v>
                </c:pt>
                <c:pt idx="651">
                  <c:v>534.24194315173895</c:v>
                </c:pt>
                <c:pt idx="652">
                  <c:v>534.23054628558702</c:v>
                </c:pt>
                <c:pt idx="653">
                  <c:v>533.67548907299704</c:v>
                </c:pt>
                <c:pt idx="654">
                  <c:v>533.44556280739801</c:v>
                </c:pt>
                <c:pt idx="655">
                  <c:v>533.38156915604895</c:v>
                </c:pt>
                <c:pt idx="656">
                  <c:v>532.17431180783899</c:v>
                </c:pt>
                <c:pt idx="657">
                  <c:v>532.15539010442103</c:v>
                </c:pt>
                <c:pt idx="658">
                  <c:v>531.47342892662596</c:v>
                </c:pt>
                <c:pt idx="659">
                  <c:v>530.37660370707101</c:v>
                </c:pt>
                <c:pt idx="660">
                  <c:v>529.39270849557397</c:v>
                </c:pt>
                <c:pt idx="661">
                  <c:v>529.37693575755304</c:v>
                </c:pt>
                <c:pt idx="662">
                  <c:v>529.04451616078495</c:v>
                </c:pt>
                <c:pt idx="663">
                  <c:v>528.71448269726795</c:v>
                </c:pt>
                <c:pt idx="664">
                  <c:v>528.61099173465698</c:v>
                </c:pt>
                <c:pt idx="665">
                  <c:v>527.66715529007899</c:v>
                </c:pt>
                <c:pt idx="666">
                  <c:v>527.448566617442</c:v>
                </c:pt>
                <c:pt idx="667">
                  <c:v>527.38493216515201</c:v>
                </c:pt>
                <c:pt idx="668">
                  <c:v>526.97327926241496</c:v>
                </c:pt>
                <c:pt idx="669">
                  <c:v>525.74823373217896</c:v>
                </c:pt>
                <c:pt idx="670">
                  <c:v>525.53886083659904</c:v>
                </c:pt>
                <c:pt idx="671">
                  <c:v>525.22904476864301</c:v>
                </c:pt>
                <c:pt idx="672">
                  <c:v>524.40043023970395</c:v>
                </c:pt>
                <c:pt idx="673">
                  <c:v>524.27785449033399</c:v>
                </c:pt>
                <c:pt idx="674">
                  <c:v>523.88266246151704</c:v>
                </c:pt>
                <c:pt idx="675">
                  <c:v>523.61432903730497</c:v>
                </c:pt>
                <c:pt idx="676">
                  <c:v>522.73824195269503</c:v>
                </c:pt>
                <c:pt idx="677">
                  <c:v>522.34786446165504</c:v>
                </c:pt>
                <c:pt idx="678">
                  <c:v>521.88184712608302</c:v>
                </c:pt>
                <c:pt idx="679">
                  <c:v>520.62466626123398</c:v>
                </c:pt>
                <c:pt idx="680">
                  <c:v>520.29415845627</c:v>
                </c:pt>
                <c:pt idx="681">
                  <c:v>519.78023689683403</c:v>
                </c:pt>
                <c:pt idx="682">
                  <c:v>519.67373343557597</c:v>
                </c:pt>
                <c:pt idx="683">
                  <c:v>519.40870874363998</c:v>
                </c:pt>
                <c:pt idx="684">
                  <c:v>518.953028365916</c:v>
                </c:pt>
                <c:pt idx="685">
                  <c:v>518.28144931094096</c:v>
                </c:pt>
                <c:pt idx="686">
                  <c:v>518.07918206716295</c:v>
                </c:pt>
                <c:pt idx="687">
                  <c:v>517.45512441360802</c:v>
                </c:pt>
                <c:pt idx="688">
                  <c:v>517.41489531184197</c:v>
                </c:pt>
                <c:pt idx="689">
                  <c:v>516.00350134052098</c:v>
                </c:pt>
                <c:pt idx="690">
                  <c:v>515.05112584186202</c:v>
                </c:pt>
                <c:pt idx="691">
                  <c:v>514.33432457593904</c:v>
                </c:pt>
                <c:pt idx="692">
                  <c:v>514.08290379888899</c:v>
                </c:pt>
                <c:pt idx="693">
                  <c:v>513.45270565735598</c:v>
                </c:pt>
                <c:pt idx="694">
                  <c:v>512.19871583697204</c:v>
                </c:pt>
                <c:pt idx="695">
                  <c:v>511.61866289924802</c:v>
                </c:pt>
                <c:pt idx="696">
                  <c:v>510.97142544158902</c:v>
                </c:pt>
                <c:pt idx="697">
                  <c:v>510.063704385287</c:v>
                </c:pt>
                <c:pt idx="698">
                  <c:v>506.833376014973</c:v>
                </c:pt>
                <c:pt idx="699">
                  <c:v>506.29948883596597</c:v>
                </c:pt>
                <c:pt idx="700">
                  <c:v>506.04445960012299</c:v>
                </c:pt>
                <c:pt idx="701">
                  <c:v>505.95307577122901</c:v>
                </c:pt>
                <c:pt idx="702">
                  <c:v>505.41457949658701</c:v>
                </c:pt>
                <c:pt idx="703">
                  <c:v>505.26754987029602</c:v>
                </c:pt>
                <c:pt idx="704">
                  <c:v>505.26195793450103</c:v>
                </c:pt>
                <c:pt idx="705">
                  <c:v>504.84380772422099</c:v>
                </c:pt>
                <c:pt idx="706">
                  <c:v>504.62910659327702</c:v>
                </c:pt>
                <c:pt idx="707">
                  <c:v>504.05230565056399</c:v>
                </c:pt>
                <c:pt idx="708">
                  <c:v>503.48518890019801</c:v>
                </c:pt>
                <c:pt idx="709">
                  <c:v>502.64403999733298</c:v>
                </c:pt>
                <c:pt idx="710">
                  <c:v>502.41327983877102</c:v>
                </c:pt>
                <c:pt idx="711">
                  <c:v>501.87201967526403</c:v>
                </c:pt>
                <c:pt idx="712">
                  <c:v>501.318903369157</c:v>
                </c:pt>
                <c:pt idx="713">
                  <c:v>501.20009319663598</c:v>
                </c:pt>
                <c:pt idx="714">
                  <c:v>501.17654391844502</c:v>
                </c:pt>
                <c:pt idx="715">
                  <c:v>500.76578901144302</c:v>
                </c:pt>
                <c:pt idx="716">
                  <c:v>500.653681052416</c:v>
                </c:pt>
                <c:pt idx="717">
                  <c:v>500.50039226407898</c:v>
                </c:pt>
                <c:pt idx="718">
                  <c:v>498.67193212566798</c:v>
                </c:pt>
                <c:pt idx="719">
                  <c:v>497.73315768279201</c:v>
                </c:pt>
                <c:pt idx="720">
                  <c:v>497.72246642643699</c:v>
                </c:pt>
                <c:pt idx="721">
                  <c:v>495.004889095397</c:v>
                </c:pt>
                <c:pt idx="722">
                  <c:v>495.004889095397</c:v>
                </c:pt>
                <c:pt idx="723">
                  <c:v>494.93297969334498</c:v>
                </c:pt>
                <c:pt idx="724">
                  <c:v>494.92905838829103</c:v>
                </c:pt>
                <c:pt idx="725">
                  <c:v>494.57476337325198</c:v>
                </c:pt>
                <c:pt idx="726">
                  <c:v>494.50941773428701</c:v>
                </c:pt>
                <c:pt idx="727">
                  <c:v>492.80466052978301</c:v>
                </c:pt>
                <c:pt idx="728">
                  <c:v>492.66846156069101</c:v>
                </c:pt>
                <c:pt idx="729">
                  <c:v>492.58774482838902</c:v>
                </c:pt>
                <c:pt idx="730">
                  <c:v>491.88905192949801</c:v>
                </c:pt>
                <c:pt idx="731">
                  <c:v>491.69483720806602</c:v>
                </c:pt>
                <c:pt idx="732">
                  <c:v>491.01965583082199</c:v>
                </c:pt>
                <c:pt idx="733">
                  <c:v>490.37032950432899</c:v>
                </c:pt>
                <c:pt idx="734">
                  <c:v>489.29165263174298</c:v>
                </c:pt>
                <c:pt idx="735">
                  <c:v>488.457219641145</c:v>
                </c:pt>
                <c:pt idx="736">
                  <c:v>488.44766520416499</c:v>
                </c:pt>
                <c:pt idx="737">
                  <c:v>488.43398928250701</c:v>
                </c:pt>
                <c:pt idx="738">
                  <c:v>488.37129691357001</c:v>
                </c:pt>
                <c:pt idx="739">
                  <c:v>488.12754821886699</c:v>
                </c:pt>
                <c:pt idx="740">
                  <c:v>488.00250213609399</c:v>
                </c:pt>
                <c:pt idx="741">
                  <c:v>487.257405930326</c:v>
                </c:pt>
                <c:pt idx="742">
                  <c:v>485.93029562777201</c:v>
                </c:pt>
                <c:pt idx="743">
                  <c:v>485.62719123116199</c:v>
                </c:pt>
                <c:pt idx="744">
                  <c:v>485.43282355886498</c:v>
                </c:pt>
                <c:pt idx="745">
                  <c:v>485.32904961401698</c:v>
                </c:pt>
                <c:pt idx="746">
                  <c:v>484.0600786009</c:v>
                </c:pt>
                <c:pt idx="747">
                  <c:v>483.97498858088102</c:v>
                </c:pt>
                <c:pt idx="748">
                  <c:v>483.96625959695098</c:v>
                </c:pt>
                <c:pt idx="749">
                  <c:v>483.96625959695098</c:v>
                </c:pt>
                <c:pt idx="750">
                  <c:v>483.12159186995802</c:v>
                </c:pt>
                <c:pt idx="751">
                  <c:v>482.71803531792398</c:v>
                </c:pt>
                <c:pt idx="752">
                  <c:v>482.601772308948</c:v>
                </c:pt>
                <c:pt idx="753">
                  <c:v>482.15309340795801</c:v>
                </c:pt>
                <c:pt idx="754">
                  <c:v>481.19523323145398</c:v>
                </c:pt>
                <c:pt idx="755">
                  <c:v>480.912307428595</c:v>
                </c:pt>
                <c:pt idx="756">
                  <c:v>479.442704044023</c:v>
                </c:pt>
                <c:pt idx="757">
                  <c:v>479.045686789841</c:v>
                </c:pt>
                <c:pt idx="758">
                  <c:v>479.045686789841</c:v>
                </c:pt>
                <c:pt idx="759">
                  <c:v>478.40275098364299</c:v>
                </c:pt>
                <c:pt idx="760">
                  <c:v>477.99835479243802</c:v>
                </c:pt>
                <c:pt idx="761">
                  <c:v>477.78795164209203</c:v>
                </c:pt>
                <c:pt idx="762">
                  <c:v>477.75520889657298</c:v>
                </c:pt>
                <c:pt idx="763">
                  <c:v>477.62950730124902</c:v>
                </c:pt>
                <c:pt idx="764">
                  <c:v>477.40290765302001</c:v>
                </c:pt>
                <c:pt idx="765">
                  <c:v>476.41594409982002</c:v>
                </c:pt>
                <c:pt idx="766">
                  <c:v>475.49425428770297</c:v>
                </c:pt>
                <c:pt idx="767">
                  <c:v>475.38132304550902</c:v>
                </c:pt>
                <c:pt idx="768">
                  <c:v>475.36382465677701</c:v>
                </c:pt>
                <c:pt idx="769">
                  <c:v>475.10599293257798</c:v>
                </c:pt>
                <c:pt idx="770">
                  <c:v>474.866707677943</c:v>
                </c:pt>
                <c:pt idx="771">
                  <c:v>474.65503996078701</c:v>
                </c:pt>
                <c:pt idx="772">
                  <c:v>474.60070318744403</c:v>
                </c:pt>
                <c:pt idx="773">
                  <c:v>474.13217319658497</c:v>
                </c:pt>
                <c:pt idx="774">
                  <c:v>473.18546129938898</c:v>
                </c:pt>
                <c:pt idx="775">
                  <c:v>473.04729650519897</c:v>
                </c:pt>
                <c:pt idx="776">
                  <c:v>472.92063941073002</c:v>
                </c:pt>
                <c:pt idx="777">
                  <c:v>472.61557081755802</c:v>
                </c:pt>
                <c:pt idx="778">
                  <c:v>471.50042172600502</c:v>
                </c:pt>
                <c:pt idx="779">
                  <c:v>471.34905641849002</c:v>
                </c:pt>
                <c:pt idx="780">
                  <c:v>471.12823056721999</c:v>
                </c:pt>
                <c:pt idx="781">
                  <c:v>470.84360756492498</c:v>
                </c:pt>
                <c:pt idx="782">
                  <c:v>470.63656541857898</c:v>
                </c:pt>
                <c:pt idx="783">
                  <c:v>470.132462628322</c:v>
                </c:pt>
                <c:pt idx="784">
                  <c:v>469.72508771665599</c:v>
                </c:pt>
                <c:pt idx="785">
                  <c:v>469.72508771665599</c:v>
                </c:pt>
                <c:pt idx="786">
                  <c:v>469.43693152866399</c:v>
                </c:pt>
                <c:pt idx="787">
                  <c:v>469.166799933812</c:v>
                </c:pt>
                <c:pt idx="788">
                  <c:v>468.95562970142998</c:v>
                </c:pt>
                <c:pt idx="789">
                  <c:v>468.71780743805402</c:v>
                </c:pt>
                <c:pt idx="790">
                  <c:v>468.56545654430499</c:v>
                </c:pt>
                <c:pt idx="791">
                  <c:v>468.31123549520299</c:v>
                </c:pt>
                <c:pt idx="792">
                  <c:v>467.76910125628802</c:v>
                </c:pt>
                <c:pt idx="793">
                  <c:v>466.62344179026098</c:v>
                </c:pt>
                <c:pt idx="794">
                  <c:v>466.59362041300102</c:v>
                </c:pt>
                <c:pt idx="795">
                  <c:v>466.09272720316301</c:v>
                </c:pt>
                <c:pt idx="796">
                  <c:v>465.28515561320103</c:v>
                </c:pt>
                <c:pt idx="797">
                  <c:v>465.00964214849</c:v>
                </c:pt>
                <c:pt idx="798">
                  <c:v>464.60395391050798</c:v>
                </c:pt>
                <c:pt idx="799">
                  <c:v>464.27366714319299</c:v>
                </c:pt>
                <c:pt idx="800">
                  <c:v>464.106942833007</c:v>
                </c:pt>
                <c:pt idx="801">
                  <c:v>463.93243413231301</c:v>
                </c:pt>
                <c:pt idx="802">
                  <c:v>463.25966815429899</c:v>
                </c:pt>
                <c:pt idx="803">
                  <c:v>463.19885954907897</c:v>
                </c:pt>
                <c:pt idx="804">
                  <c:v>462.73549323312</c:v>
                </c:pt>
                <c:pt idx="805">
                  <c:v>462.02991131047702</c:v>
                </c:pt>
                <c:pt idx="806">
                  <c:v>461.59127408922302</c:v>
                </c:pt>
                <c:pt idx="807">
                  <c:v>461.359487485979</c:v>
                </c:pt>
                <c:pt idx="808">
                  <c:v>461.047190043483</c:v>
                </c:pt>
                <c:pt idx="809">
                  <c:v>460.985012599345</c:v>
                </c:pt>
                <c:pt idx="810">
                  <c:v>460.66553442044199</c:v>
                </c:pt>
                <c:pt idx="811">
                  <c:v>460.25618383434698</c:v>
                </c:pt>
                <c:pt idx="812">
                  <c:v>460.23635497549799</c:v>
                </c:pt>
                <c:pt idx="813">
                  <c:v>460.19793045232302</c:v>
                </c:pt>
                <c:pt idx="814">
                  <c:v>460.16636855385701</c:v>
                </c:pt>
                <c:pt idx="815">
                  <c:v>459.99384815286498</c:v>
                </c:pt>
                <c:pt idx="816">
                  <c:v>459.97766798149001</c:v>
                </c:pt>
                <c:pt idx="817">
                  <c:v>459.36319502057802</c:v>
                </c:pt>
                <c:pt idx="818">
                  <c:v>458.58465762605698</c:v>
                </c:pt>
                <c:pt idx="819">
                  <c:v>458.43681544713002</c:v>
                </c:pt>
                <c:pt idx="820">
                  <c:v>458.22602911514298</c:v>
                </c:pt>
                <c:pt idx="821">
                  <c:v>457.388780426957</c:v>
                </c:pt>
                <c:pt idx="822">
                  <c:v>457.37413634357802</c:v>
                </c:pt>
                <c:pt idx="823">
                  <c:v>456.45564495402402</c:v>
                </c:pt>
                <c:pt idx="824">
                  <c:v>456.10529747309198</c:v>
                </c:pt>
                <c:pt idx="825">
                  <c:v>455.92874575313402</c:v>
                </c:pt>
                <c:pt idx="826">
                  <c:v>455.85856334338098</c:v>
                </c:pt>
                <c:pt idx="827">
                  <c:v>455.84479091825602</c:v>
                </c:pt>
                <c:pt idx="828">
                  <c:v>455.78711251128999</c:v>
                </c:pt>
                <c:pt idx="829">
                  <c:v>455.63035870485999</c:v>
                </c:pt>
                <c:pt idx="830">
                  <c:v>454.53463671002601</c:v>
                </c:pt>
                <c:pt idx="831">
                  <c:v>453.206294845174</c:v>
                </c:pt>
                <c:pt idx="832">
                  <c:v>452.51618603649899</c:v>
                </c:pt>
                <c:pt idx="833">
                  <c:v>452.37868246404298</c:v>
                </c:pt>
                <c:pt idx="834">
                  <c:v>452.37868246404298</c:v>
                </c:pt>
                <c:pt idx="835">
                  <c:v>451.84335322766998</c:v>
                </c:pt>
                <c:pt idx="836">
                  <c:v>451.59607953894698</c:v>
                </c:pt>
                <c:pt idx="837">
                  <c:v>451.198347188551</c:v>
                </c:pt>
                <c:pt idx="838">
                  <c:v>450.91644872005497</c:v>
                </c:pt>
                <c:pt idx="839">
                  <c:v>450.72244361532898</c:v>
                </c:pt>
                <c:pt idx="840">
                  <c:v>450.38635628863398</c:v>
                </c:pt>
                <c:pt idx="841">
                  <c:v>450.09927641966402</c:v>
                </c:pt>
                <c:pt idx="842">
                  <c:v>449.91842176457902</c:v>
                </c:pt>
                <c:pt idx="843">
                  <c:v>449.03224446845502</c:v>
                </c:pt>
                <c:pt idx="844">
                  <c:v>448.17160742272898</c:v>
                </c:pt>
                <c:pt idx="845">
                  <c:v>447.48103656612602</c:v>
                </c:pt>
                <c:pt idx="846">
                  <c:v>447.19668381086302</c:v>
                </c:pt>
                <c:pt idx="847">
                  <c:v>447.179071665717</c:v>
                </c:pt>
                <c:pt idx="848">
                  <c:v>446.77941753425898</c:v>
                </c:pt>
                <c:pt idx="849">
                  <c:v>446.02026295255098</c:v>
                </c:pt>
                <c:pt idx="850">
                  <c:v>445.76845300883099</c:v>
                </c:pt>
                <c:pt idx="851">
                  <c:v>445.505316214022</c:v>
                </c:pt>
                <c:pt idx="852">
                  <c:v>445.40607163983799</c:v>
                </c:pt>
                <c:pt idx="853">
                  <c:v>444.45187121815701</c:v>
                </c:pt>
                <c:pt idx="854">
                  <c:v>444.00910370676502</c:v>
                </c:pt>
                <c:pt idx="855">
                  <c:v>443.96374436724199</c:v>
                </c:pt>
                <c:pt idx="856">
                  <c:v>443.95282571677899</c:v>
                </c:pt>
                <c:pt idx="857">
                  <c:v>443.93009291626902</c:v>
                </c:pt>
                <c:pt idx="858">
                  <c:v>443.02805609936098</c:v>
                </c:pt>
                <c:pt idx="859">
                  <c:v>442.971266289158</c:v>
                </c:pt>
                <c:pt idx="860">
                  <c:v>442.90983258658599</c:v>
                </c:pt>
                <c:pt idx="861">
                  <c:v>442.76564543058498</c:v>
                </c:pt>
                <c:pt idx="862">
                  <c:v>442.74336138607202</c:v>
                </c:pt>
                <c:pt idx="863">
                  <c:v>442.05459220409898</c:v>
                </c:pt>
                <c:pt idx="864">
                  <c:v>440.67327115759201</c:v>
                </c:pt>
                <c:pt idx="865">
                  <c:v>440.50301412438102</c:v>
                </c:pt>
                <c:pt idx="866">
                  <c:v>440.50301412438102</c:v>
                </c:pt>
                <c:pt idx="867">
                  <c:v>440.17409444987999</c:v>
                </c:pt>
                <c:pt idx="868">
                  <c:v>440.13594887839099</c:v>
                </c:pt>
                <c:pt idx="869">
                  <c:v>439.89709474768802</c:v>
                </c:pt>
                <c:pt idx="870">
                  <c:v>439.778747961465</c:v>
                </c:pt>
                <c:pt idx="871">
                  <c:v>439.441665296373</c:v>
                </c:pt>
                <c:pt idx="872">
                  <c:v>439.00820729341598</c:v>
                </c:pt>
                <c:pt idx="873">
                  <c:v>438.95551414582701</c:v>
                </c:pt>
                <c:pt idx="874">
                  <c:v>438.863314195871</c:v>
                </c:pt>
                <c:pt idx="875">
                  <c:v>438.807229958699</c:v>
                </c:pt>
                <c:pt idx="876">
                  <c:v>438.54985815821101</c:v>
                </c:pt>
                <c:pt idx="877">
                  <c:v>438.52276952017502</c:v>
                </c:pt>
                <c:pt idx="878">
                  <c:v>438.17218503174098</c:v>
                </c:pt>
                <c:pt idx="879">
                  <c:v>438.054691066114</c:v>
                </c:pt>
                <c:pt idx="880">
                  <c:v>437.96941222913199</c:v>
                </c:pt>
                <c:pt idx="881">
                  <c:v>437.871850847801</c:v>
                </c:pt>
                <c:pt idx="882">
                  <c:v>437.85088457818898</c:v>
                </c:pt>
                <c:pt idx="883">
                  <c:v>437.72815919345999</c:v>
                </c:pt>
                <c:pt idx="884">
                  <c:v>437.70862965300802</c:v>
                </c:pt>
                <c:pt idx="885">
                  <c:v>437.53528999304802</c:v>
                </c:pt>
                <c:pt idx="886">
                  <c:v>437.24236349470198</c:v>
                </c:pt>
                <c:pt idx="887">
                  <c:v>437.08919215377301</c:v>
                </c:pt>
                <c:pt idx="888">
                  <c:v>436.86553332820398</c:v>
                </c:pt>
                <c:pt idx="889">
                  <c:v>436.541627258343</c:v>
                </c:pt>
                <c:pt idx="890">
                  <c:v>435.50406859348601</c:v>
                </c:pt>
                <c:pt idx="891">
                  <c:v>435.32644008858398</c:v>
                </c:pt>
                <c:pt idx="892">
                  <c:v>434.99103295393701</c:v>
                </c:pt>
                <c:pt idx="893">
                  <c:v>434.885414035184</c:v>
                </c:pt>
                <c:pt idx="894">
                  <c:v>434.49559123522499</c:v>
                </c:pt>
                <c:pt idx="895">
                  <c:v>434.490958274197</c:v>
                </c:pt>
                <c:pt idx="896">
                  <c:v>433.95788984913997</c:v>
                </c:pt>
                <c:pt idx="897">
                  <c:v>433.812017428052</c:v>
                </c:pt>
                <c:pt idx="898">
                  <c:v>433.57116806674202</c:v>
                </c:pt>
                <c:pt idx="899">
                  <c:v>433.05345584122801</c:v>
                </c:pt>
                <c:pt idx="900">
                  <c:v>432.94851098157301</c:v>
                </c:pt>
                <c:pt idx="901">
                  <c:v>432.46957780626701</c:v>
                </c:pt>
                <c:pt idx="902">
                  <c:v>432.39123498933901</c:v>
                </c:pt>
                <c:pt idx="903">
                  <c:v>432.01257626342698</c:v>
                </c:pt>
                <c:pt idx="904">
                  <c:v>431.935007402954</c:v>
                </c:pt>
                <c:pt idx="905">
                  <c:v>431.11112794253398</c:v>
                </c:pt>
                <c:pt idx="906">
                  <c:v>430.88069990010001</c:v>
                </c:pt>
                <c:pt idx="907">
                  <c:v>430.51780135896303</c:v>
                </c:pt>
                <c:pt idx="908">
                  <c:v>429.947528221852</c:v>
                </c:pt>
                <c:pt idx="909">
                  <c:v>429.93789128664997</c:v>
                </c:pt>
                <c:pt idx="910">
                  <c:v>429.629962517065</c:v>
                </c:pt>
                <c:pt idx="911">
                  <c:v>429.42226272274502</c:v>
                </c:pt>
                <c:pt idx="912">
                  <c:v>429.04277204349</c:v>
                </c:pt>
                <c:pt idx="913">
                  <c:v>428.50938268603602</c:v>
                </c:pt>
                <c:pt idx="914">
                  <c:v>428.504010891299</c:v>
                </c:pt>
                <c:pt idx="915">
                  <c:v>428.23820200294801</c:v>
                </c:pt>
                <c:pt idx="916">
                  <c:v>428.232489537015</c:v>
                </c:pt>
                <c:pt idx="917">
                  <c:v>428.02584096065999</c:v>
                </c:pt>
                <c:pt idx="918">
                  <c:v>427.954668432196</c:v>
                </c:pt>
                <c:pt idx="919">
                  <c:v>426.64456800777401</c:v>
                </c:pt>
                <c:pt idx="920">
                  <c:v>426.43547765309802</c:v>
                </c:pt>
                <c:pt idx="921">
                  <c:v>425.38460094703402</c:v>
                </c:pt>
                <c:pt idx="922">
                  <c:v>425.34068290919203</c:v>
                </c:pt>
                <c:pt idx="923">
                  <c:v>425.27320009258602</c:v>
                </c:pt>
                <c:pt idx="924">
                  <c:v>425.27320009258602</c:v>
                </c:pt>
                <c:pt idx="925">
                  <c:v>425.26322374023601</c:v>
                </c:pt>
                <c:pt idx="926">
                  <c:v>425.001844823434</c:v>
                </c:pt>
                <c:pt idx="927">
                  <c:v>424.54184382477803</c:v>
                </c:pt>
                <c:pt idx="928">
                  <c:v>423.65558668568298</c:v>
                </c:pt>
                <c:pt idx="929">
                  <c:v>423.34278983613302</c:v>
                </c:pt>
                <c:pt idx="930">
                  <c:v>422.673246181325</c:v>
                </c:pt>
                <c:pt idx="931">
                  <c:v>422.58929573385501</c:v>
                </c:pt>
                <c:pt idx="932">
                  <c:v>422.26273318116102</c:v>
                </c:pt>
                <c:pt idx="933">
                  <c:v>422.04702326799998</c:v>
                </c:pt>
                <c:pt idx="934">
                  <c:v>421.36082111010199</c:v>
                </c:pt>
                <c:pt idx="935">
                  <c:v>421.14818585275401</c:v>
                </c:pt>
                <c:pt idx="936">
                  <c:v>420.99300772581802</c:v>
                </c:pt>
                <c:pt idx="937">
                  <c:v>420.98748641697</c:v>
                </c:pt>
                <c:pt idx="938">
                  <c:v>420.52176334110698</c:v>
                </c:pt>
                <c:pt idx="939">
                  <c:v>420.39531039190001</c:v>
                </c:pt>
                <c:pt idx="940">
                  <c:v>420.22392634035702</c:v>
                </c:pt>
                <c:pt idx="941">
                  <c:v>420.14986379834301</c:v>
                </c:pt>
                <c:pt idx="942">
                  <c:v>420.12024586893398</c:v>
                </c:pt>
                <c:pt idx="943">
                  <c:v>419.91853703663998</c:v>
                </c:pt>
                <c:pt idx="944">
                  <c:v>419.67498403353301</c:v>
                </c:pt>
                <c:pt idx="945">
                  <c:v>418.94449895562298</c:v>
                </c:pt>
                <c:pt idx="946">
                  <c:v>418.54901690795202</c:v>
                </c:pt>
                <c:pt idx="947">
                  <c:v>417.98200202988602</c:v>
                </c:pt>
                <c:pt idx="948">
                  <c:v>417.56532057731602</c:v>
                </c:pt>
                <c:pt idx="949">
                  <c:v>417.52697956708897</c:v>
                </c:pt>
                <c:pt idx="950">
                  <c:v>417.45420087228399</c:v>
                </c:pt>
                <c:pt idx="951">
                  <c:v>416.76257009849201</c:v>
                </c:pt>
                <c:pt idx="952">
                  <c:v>416.500635436484</c:v>
                </c:pt>
                <c:pt idx="953">
                  <c:v>416.30915286650998</c:v>
                </c:pt>
                <c:pt idx="954">
                  <c:v>415.795597709464</c:v>
                </c:pt>
                <c:pt idx="955">
                  <c:v>415.44091361833</c:v>
                </c:pt>
                <c:pt idx="956">
                  <c:v>415.30815366196299</c:v>
                </c:pt>
                <c:pt idx="957">
                  <c:v>415.20260431898902</c:v>
                </c:pt>
                <c:pt idx="958">
                  <c:v>414.21646345024499</c:v>
                </c:pt>
                <c:pt idx="959">
                  <c:v>414.01305565457</c:v>
                </c:pt>
                <c:pt idx="960">
                  <c:v>413.88896521493501</c:v>
                </c:pt>
                <c:pt idx="961">
                  <c:v>413.87627167834597</c:v>
                </c:pt>
                <c:pt idx="962">
                  <c:v>413.48289531663198</c:v>
                </c:pt>
                <c:pt idx="963">
                  <c:v>412.71749156612299</c:v>
                </c:pt>
                <c:pt idx="964">
                  <c:v>412.38970038162603</c:v>
                </c:pt>
                <c:pt idx="965">
                  <c:v>411.86424474914998</c:v>
                </c:pt>
                <c:pt idx="966">
                  <c:v>411.78291338253399</c:v>
                </c:pt>
                <c:pt idx="967">
                  <c:v>411.64128766809603</c:v>
                </c:pt>
                <c:pt idx="968">
                  <c:v>411.62242833572498</c:v>
                </c:pt>
                <c:pt idx="969">
                  <c:v>410.86140219575702</c:v>
                </c:pt>
                <c:pt idx="970">
                  <c:v>410.58165444583602</c:v>
                </c:pt>
                <c:pt idx="971">
                  <c:v>410.46357507189799</c:v>
                </c:pt>
                <c:pt idx="972">
                  <c:v>410.006450360889</c:v>
                </c:pt>
                <c:pt idx="973">
                  <c:v>409.96282255856403</c:v>
                </c:pt>
                <c:pt idx="974">
                  <c:v>409.187415102084</c:v>
                </c:pt>
                <c:pt idx="975">
                  <c:v>409.08654224296902</c:v>
                </c:pt>
                <c:pt idx="976">
                  <c:v>409.06216973015398</c:v>
                </c:pt>
                <c:pt idx="977">
                  <c:v>409.00348879669798</c:v>
                </c:pt>
                <c:pt idx="978">
                  <c:v>408.49407408012598</c:v>
                </c:pt>
                <c:pt idx="979">
                  <c:v>408.342708540937</c:v>
                </c:pt>
                <c:pt idx="980">
                  <c:v>408.16534597922902</c:v>
                </c:pt>
                <c:pt idx="981">
                  <c:v>408.11387949784898</c:v>
                </c:pt>
                <c:pt idx="982">
                  <c:v>408.11387949784898</c:v>
                </c:pt>
                <c:pt idx="983">
                  <c:v>407.791175853624</c:v>
                </c:pt>
                <c:pt idx="984">
                  <c:v>407.62729229887202</c:v>
                </c:pt>
                <c:pt idx="985">
                  <c:v>407.50417024380101</c:v>
                </c:pt>
                <c:pt idx="986">
                  <c:v>407.45933297127698</c:v>
                </c:pt>
                <c:pt idx="987">
                  <c:v>407.45933297127698</c:v>
                </c:pt>
                <c:pt idx="988">
                  <c:v>407.164699808205</c:v>
                </c:pt>
                <c:pt idx="989">
                  <c:v>406.87526666469802</c:v>
                </c:pt>
                <c:pt idx="990">
                  <c:v>406.59484105577701</c:v>
                </c:pt>
                <c:pt idx="991">
                  <c:v>406.50825855085299</c:v>
                </c:pt>
                <c:pt idx="992">
                  <c:v>406.47835726945698</c:v>
                </c:pt>
                <c:pt idx="993">
                  <c:v>406.26935329156998</c:v>
                </c:pt>
                <c:pt idx="994">
                  <c:v>406.00516229988602</c:v>
                </c:pt>
                <c:pt idx="995">
                  <c:v>405.88151482020902</c:v>
                </c:pt>
                <c:pt idx="996">
                  <c:v>405.85223461617898</c:v>
                </c:pt>
                <c:pt idx="997">
                  <c:v>405.56089661041602</c:v>
                </c:pt>
                <c:pt idx="998">
                  <c:v>405.25493780515097</c:v>
                </c:pt>
                <c:pt idx="999">
                  <c:v>405.20624275942799</c:v>
                </c:pt>
                <c:pt idx="1000">
                  <c:v>404.99701692029402</c:v>
                </c:pt>
                <c:pt idx="1001">
                  <c:v>404.773131768258</c:v>
                </c:pt>
                <c:pt idx="1002">
                  <c:v>404.553049851737</c:v>
                </c:pt>
                <c:pt idx="1003">
                  <c:v>404.35823124211299</c:v>
                </c:pt>
                <c:pt idx="1004">
                  <c:v>404.315266565907</c:v>
                </c:pt>
                <c:pt idx="1005">
                  <c:v>404.04397801840798</c:v>
                </c:pt>
                <c:pt idx="1006">
                  <c:v>403.324920559681</c:v>
                </c:pt>
                <c:pt idx="1007">
                  <c:v>403.11207591434601</c:v>
                </c:pt>
                <c:pt idx="1008">
                  <c:v>402.82778692129301</c:v>
                </c:pt>
                <c:pt idx="1009">
                  <c:v>402.19329918606098</c:v>
                </c:pt>
                <c:pt idx="1010">
                  <c:v>401.86633543684002</c:v>
                </c:pt>
                <c:pt idx="1011">
                  <c:v>401.34274510145502</c:v>
                </c:pt>
                <c:pt idx="1012">
                  <c:v>400.92297748369703</c:v>
                </c:pt>
                <c:pt idx="1013">
                  <c:v>400.88679391730199</c:v>
                </c:pt>
                <c:pt idx="1014">
                  <c:v>400.842105970376</c:v>
                </c:pt>
                <c:pt idx="1015">
                  <c:v>400.300556845865</c:v>
                </c:pt>
                <c:pt idx="1016">
                  <c:v>399.87620751842798</c:v>
                </c:pt>
                <c:pt idx="1017">
                  <c:v>399.09477367220097</c:v>
                </c:pt>
                <c:pt idx="1018">
                  <c:v>398.88019230297499</c:v>
                </c:pt>
                <c:pt idx="1019">
                  <c:v>398.88019230297499</c:v>
                </c:pt>
                <c:pt idx="1020">
                  <c:v>398.18938613861297</c:v>
                </c:pt>
                <c:pt idx="1021">
                  <c:v>398.04422779625298</c:v>
                </c:pt>
                <c:pt idx="1022">
                  <c:v>397.56157326584002</c:v>
                </c:pt>
                <c:pt idx="1023">
                  <c:v>396.86538987366401</c:v>
                </c:pt>
                <c:pt idx="1024">
                  <c:v>396.68187165753199</c:v>
                </c:pt>
                <c:pt idx="1025">
                  <c:v>396.20594181366602</c:v>
                </c:pt>
                <c:pt idx="1026">
                  <c:v>396.06236987383301</c:v>
                </c:pt>
                <c:pt idx="1027">
                  <c:v>395.09997972436298</c:v>
                </c:pt>
                <c:pt idx="1028">
                  <c:v>394.773497794864</c:v>
                </c:pt>
                <c:pt idx="1029">
                  <c:v>394.773497794864</c:v>
                </c:pt>
                <c:pt idx="1030">
                  <c:v>394.21690312812802</c:v>
                </c:pt>
                <c:pt idx="1031">
                  <c:v>393.59975972256802</c:v>
                </c:pt>
                <c:pt idx="1032">
                  <c:v>393.52232652787598</c:v>
                </c:pt>
                <c:pt idx="1033">
                  <c:v>392.82787758725402</c:v>
                </c:pt>
                <c:pt idx="1034">
                  <c:v>392.815399693909</c:v>
                </c:pt>
                <c:pt idx="1035">
                  <c:v>392.33635562311599</c:v>
                </c:pt>
                <c:pt idx="1036">
                  <c:v>392.32379307076201</c:v>
                </c:pt>
                <c:pt idx="1037">
                  <c:v>392.03025322847401</c:v>
                </c:pt>
                <c:pt idx="1038">
                  <c:v>391.43695555275298</c:v>
                </c:pt>
                <c:pt idx="1039">
                  <c:v>391.12375636511899</c:v>
                </c:pt>
                <c:pt idx="1040">
                  <c:v>391.072170726021</c:v>
                </c:pt>
                <c:pt idx="1041">
                  <c:v>390.94615544211899</c:v>
                </c:pt>
                <c:pt idx="1042">
                  <c:v>390.91387458944598</c:v>
                </c:pt>
                <c:pt idx="1043">
                  <c:v>390.81384012588001</c:v>
                </c:pt>
                <c:pt idx="1044">
                  <c:v>390.51809045503597</c:v>
                </c:pt>
                <c:pt idx="1045">
                  <c:v>390.19586021991699</c:v>
                </c:pt>
                <c:pt idx="1046">
                  <c:v>389.99717953395901</c:v>
                </c:pt>
                <c:pt idx="1047">
                  <c:v>389.88303005302498</c:v>
                </c:pt>
                <c:pt idx="1048">
                  <c:v>389.712333794632</c:v>
                </c:pt>
                <c:pt idx="1049">
                  <c:v>389.66225241461598</c:v>
                </c:pt>
                <c:pt idx="1050">
                  <c:v>389.51769377344601</c:v>
                </c:pt>
                <c:pt idx="1051">
                  <c:v>389.47527061137799</c:v>
                </c:pt>
                <c:pt idx="1052">
                  <c:v>388.82850128654201</c:v>
                </c:pt>
                <c:pt idx="1053">
                  <c:v>388.76548921086101</c:v>
                </c:pt>
                <c:pt idx="1054">
                  <c:v>388.70987500764602</c:v>
                </c:pt>
                <c:pt idx="1055">
                  <c:v>388.40083321637798</c:v>
                </c:pt>
                <c:pt idx="1056">
                  <c:v>388.22331198338901</c:v>
                </c:pt>
                <c:pt idx="1057">
                  <c:v>387.96610917612497</c:v>
                </c:pt>
                <c:pt idx="1058">
                  <c:v>387.85962411773102</c:v>
                </c:pt>
                <c:pt idx="1059">
                  <c:v>387.68360137403999</c:v>
                </c:pt>
                <c:pt idx="1060">
                  <c:v>387.67378700266801</c:v>
                </c:pt>
                <c:pt idx="1061">
                  <c:v>387.26244269524199</c:v>
                </c:pt>
                <c:pt idx="1062">
                  <c:v>387.221707341848</c:v>
                </c:pt>
                <c:pt idx="1063">
                  <c:v>386.898948177411</c:v>
                </c:pt>
                <c:pt idx="1064">
                  <c:v>386.31277136366998</c:v>
                </c:pt>
                <c:pt idx="1065">
                  <c:v>386.25909427596901</c:v>
                </c:pt>
                <c:pt idx="1066">
                  <c:v>386.11474606420097</c:v>
                </c:pt>
                <c:pt idx="1067">
                  <c:v>385.47321577344201</c:v>
                </c:pt>
                <c:pt idx="1068">
                  <c:v>385.42183410475297</c:v>
                </c:pt>
                <c:pt idx="1069">
                  <c:v>385.38770858243402</c:v>
                </c:pt>
                <c:pt idx="1070">
                  <c:v>385.19774962862698</c:v>
                </c:pt>
                <c:pt idx="1071">
                  <c:v>385.03353349695197</c:v>
                </c:pt>
                <c:pt idx="1072">
                  <c:v>384.913643844913</c:v>
                </c:pt>
                <c:pt idx="1073">
                  <c:v>383.788395007112</c:v>
                </c:pt>
                <c:pt idx="1074">
                  <c:v>383.68831434696398</c:v>
                </c:pt>
                <c:pt idx="1075">
                  <c:v>383.62316379505501</c:v>
                </c:pt>
                <c:pt idx="1076">
                  <c:v>383.48779220500103</c:v>
                </c:pt>
                <c:pt idx="1077">
                  <c:v>383.01964821601001</c:v>
                </c:pt>
                <c:pt idx="1078">
                  <c:v>383.01964821601001</c:v>
                </c:pt>
                <c:pt idx="1079">
                  <c:v>382.87537540531201</c:v>
                </c:pt>
                <c:pt idx="1080">
                  <c:v>382.83405535242099</c:v>
                </c:pt>
                <c:pt idx="1081">
                  <c:v>382.815144488329</c:v>
                </c:pt>
                <c:pt idx="1082">
                  <c:v>382.69025509609298</c:v>
                </c:pt>
                <c:pt idx="1083">
                  <c:v>382.60512865950102</c:v>
                </c:pt>
                <c:pt idx="1084">
                  <c:v>382.35498301778898</c:v>
                </c:pt>
                <c:pt idx="1085">
                  <c:v>382.29188384893803</c:v>
                </c:pt>
                <c:pt idx="1086">
                  <c:v>382.24630902899702</c:v>
                </c:pt>
                <c:pt idx="1087">
                  <c:v>382.04201747991698</c:v>
                </c:pt>
                <c:pt idx="1088">
                  <c:v>381.91471259971399</c:v>
                </c:pt>
                <c:pt idx="1089">
                  <c:v>381.89010693095298</c:v>
                </c:pt>
                <c:pt idx="1090">
                  <c:v>381.88975237082502</c:v>
                </c:pt>
                <c:pt idx="1091">
                  <c:v>381.88975237082502</c:v>
                </c:pt>
                <c:pt idx="1092">
                  <c:v>381.82382210261699</c:v>
                </c:pt>
                <c:pt idx="1093">
                  <c:v>381.81832542956897</c:v>
                </c:pt>
                <c:pt idx="1094">
                  <c:v>381.51378066287901</c:v>
                </c:pt>
                <c:pt idx="1095">
                  <c:v>381.50469486631403</c:v>
                </c:pt>
                <c:pt idx="1096">
                  <c:v>381.43649716270602</c:v>
                </c:pt>
                <c:pt idx="1097">
                  <c:v>381.415245004881</c:v>
                </c:pt>
                <c:pt idx="1098">
                  <c:v>381.02331143304201</c:v>
                </c:pt>
                <c:pt idx="1099">
                  <c:v>380.81304225016999</c:v>
                </c:pt>
                <c:pt idx="1100">
                  <c:v>380.81304225016999</c:v>
                </c:pt>
                <c:pt idx="1101">
                  <c:v>380.80580055278602</c:v>
                </c:pt>
                <c:pt idx="1102">
                  <c:v>380.70256472259899</c:v>
                </c:pt>
                <c:pt idx="1103">
                  <c:v>380.55327430398501</c:v>
                </c:pt>
                <c:pt idx="1104">
                  <c:v>380.39414854285297</c:v>
                </c:pt>
                <c:pt idx="1105">
                  <c:v>380.38192724804799</c:v>
                </c:pt>
                <c:pt idx="1106">
                  <c:v>380.35741228265402</c:v>
                </c:pt>
                <c:pt idx="1107">
                  <c:v>380.18649930497998</c:v>
                </c:pt>
                <c:pt idx="1108">
                  <c:v>380.08438962096199</c:v>
                </c:pt>
                <c:pt idx="1109">
                  <c:v>379.97297566201001</c:v>
                </c:pt>
                <c:pt idx="1110">
                  <c:v>379.94089103039602</c:v>
                </c:pt>
                <c:pt idx="1111">
                  <c:v>379.81910869924002</c:v>
                </c:pt>
                <c:pt idx="1112">
                  <c:v>379.69133191439499</c:v>
                </c:pt>
                <c:pt idx="1113">
                  <c:v>379.57005216866099</c:v>
                </c:pt>
                <c:pt idx="1114">
                  <c:v>379.42998713848499</c:v>
                </c:pt>
                <c:pt idx="1115">
                  <c:v>379.175866132811</c:v>
                </c:pt>
                <c:pt idx="1116">
                  <c:v>378.14331596925501</c:v>
                </c:pt>
                <c:pt idx="1117">
                  <c:v>378.14331596925501</c:v>
                </c:pt>
                <c:pt idx="1118">
                  <c:v>377.86835910836697</c:v>
                </c:pt>
                <c:pt idx="1119">
                  <c:v>377.69125301075502</c:v>
                </c:pt>
                <c:pt idx="1120">
                  <c:v>377.00285216189502</c:v>
                </c:pt>
                <c:pt idx="1121">
                  <c:v>376.91866850254303</c:v>
                </c:pt>
                <c:pt idx="1122">
                  <c:v>376.866922920403</c:v>
                </c:pt>
                <c:pt idx="1123">
                  <c:v>376.13859349197401</c:v>
                </c:pt>
                <c:pt idx="1124">
                  <c:v>375.97164501105902</c:v>
                </c:pt>
                <c:pt idx="1125">
                  <c:v>375.830755319486</c:v>
                </c:pt>
                <c:pt idx="1126">
                  <c:v>375.73745617604499</c:v>
                </c:pt>
                <c:pt idx="1127">
                  <c:v>375.709298537047</c:v>
                </c:pt>
                <c:pt idx="1128">
                  <c:v>375.54131791988499</c:v>
                </c:pt>
                <c:pt idx="1129">
                  <c:v>375.32699150831701</c:v>
                </c:pt>
                <c:pt idx="1130">
                  <c:v>375.27270523703697</c:v>
                </c:pt>
                <c:pt idx="1131">
                  <c:v>374.87969531075998</c:v>
                </c:pt>
                <c:pt idx="1132">
                  <c:v>374.81743295724198</c:v>
                </c:pt>
                <c:pt idx="1133">
                  <c:v>374.757845990492</c:v>
                </c:pt>
                <c:pt idx="1134">
                  <c:v>374.41571195893601</c:v>
                </c:pt>
                <c:pt idx="1135">
                  <c:v>374.366899704243</c:v>
                </c:pt>
                <c:pt idx="1136">
                  <c:v>374.18500022772201</c:v>
                </c:pt>
                <c:pt idx="1137">
                  <c:v>373.549648148909</c:v>
                </c:pt>
                <c:pt idx="1138">
                  <c:v>373.36923631176097</c:v>
                </c:pt>
                <c:pt idx="1139">
                  <c:v>373.23805427964197</c:v>
                </c:pt>
                <c:pt idx="1140">
                  <c:v>373.23805427964197</c:v>
                </c:pt>
                <c:pt idx="1141">
                  <c:v>373.14536481888098</c:v>
                </c:pt>
                <c:pt idx="1142">
                  <c:v>373.14536481888098</c:v>
                </c:pt>
                <c:pt idx="1143">
                  <c:v>373.041690795367</c:v>
                </c:pt>
                <c:pt idx="1144">
                  <c:v>373.01025626900002</c:v>
                </c:pt>
                <c:pt idx="1145">
                  <c:v>372.79440206415399</c:v>
                </c:pt>
                <c:pt idx="1146">
                  <c:v>372.45246391052399</c:v>
                </c:pt>
                <c:pt idx="1147">
                  <c:v>372.38093577500501</c:v>
                </c:pt>
                <c:pt idx="1148">
                  <c:v>372.05101591733199</c:v>
                </c:pt>
                <c:pt idx="1149">
                  <c:v>371.98751571138803</c:v>
                </c:pt>
                <c:pt idx="1150">
                  <c:v>371.75280815611501</c:v>
                </c:pt>
                <c:pt idx="1151">
                  <c:v>370.88819281017197</c:v>
                </c:pt>
                <c:pt idx="1152">
                  <c:v>370.75520773530201</c:v>
                </c:pt>
                <c:pt idx="1153">
                  <c:v>370.73635032505501</c:v>
                </c:pt>
                <c:pt idx="1154">
                  <c:v>370.61250549680801</c:v>
                </c:pt>
                <c:pt idx="1155">
                  <c:v>370.30621639310903</c:v>
                </c:pt>
                <c:pt idx="1156">
                  <c:v>370.20568520988598</c:v>
                </c:pt>
                <c:pt idx="1157">
                  <c:v>370.18977471797399</c:v>
                </c:pt>
                <c:pt idx="1158">
                  <c:v>370.02353318648699</c:v>
                </c:pt>
                <c:pt idx="1159">
                  <c:v>370.02353318648699</c:v>
                </c:pt>
                <c:pt idx="1160">
                  <c:v>369.12706378671902</c:v>
                </c:pt>
                <c:pt idx="1161">
                  <c:v>368.18389123105999</c:v>
                </c:pt>
                <c:pt idx="1162">
                  <c:v>367.77055552606203</c:v>
                </c:pt>
                <c:pt idx="1163">
                  <c:v>367.742045610265</c:v>
                </c:pt>
                <c:pt idx="1164">
                  <c:v>367.65042581989599</c:v>
                </c:pt>
                <c:pt idx="1165">
                  <c:v>367.41311967383501</c:v>
                </c:pt>
                <c:pt idx="1166">
                  <c:v>367.25102877210202</c:v>
                </c:pt>
                <c:pt idx="1167">
                  <c:v>366.99843625104597</c:v>
                </c:pt>
                <c:pt idx="1168">
                  <c:v>366.853226911185</c:v>
                </c:pt>
                <c:pt idx="1169">
                  <c:v>366.80498328954201</c:v>
                </c:pt>
                <c:pt idx="1170">
                  <c:v>366.73333823190399</c:v>
                </c:pt>
                <c:pt idx="1171">
                  <c:v>366.59030159671897</c:v>
                </c:pt>
                <c:pt idx="1172">
                  <c:v>365.61323039383501</c:v>
                </c:pt>
                <c:pt idx="1173">
                  <c:v>365.583552229585</c:v>
                </c:pt>
                <c:pt idx="1174">
                  <c:v>365.58251517861902</c:v>
                </c:pt>
                <c:pt idx="1175">
                  <c:v>365.39219120635101</c:v>
                </c:pt>
                <c:pt idx="1176">
                  <c:v>365.23696402491402</c:v>
                </c:pt>
                <c:pt idx="1177">
                  <c:v>365.060060030523</c:v>
                </c:pt>
                <c:pt idx="1178">
                  <c:v>364.98500568130999</c:v>
                </c:pt>
                <c:pt idx="1179">
                  <c:v>364.90298466575803</c:v>
                </c:pt>
                <c:pt idx="1180">
                  <c:v>364.63203092432298</c:v>
                </c:pt>
                <c:pt idx="1181">
                  <c:v>364.50349941560597</c:v>
                </c:pt>
                <c:pt idx="1182">
                  <c:v>364.26399446936801</c:v>
                </c:pt>
                <c:pt idx="1183">
                  <c:v>364.25895148041701</c:v>
                </c:pt>
                <c:pt idx="1184">
                  <c:v>364.17851442261599</c:v>
                </c:pt>
                <c:pt idx="1185">
                  <c:v>364.106588078453</c:v>
                </c:pt>
                <c:pt idx="1186">
                  <c:v>364.09544398750597</c:v>
                </c:pt>
                <c:pt idx="1187">
                  <c:v>363.86060738202701</c:v>
                </c:pt>
                <c:pt idx="1188">
                  <c:v>363.846801148645</c:v>
                </c:pt>
                <c:pt idx="1189">
                  <c:v>363.764275341379</c:v>
                </c:pt>
                <c:pt idx="1190">
                  <c:v>363.648879026592</c:v>
                </c:pt>
                <c:pt idx="1191">
                  <c:v>363.40883568176997</c:v>
                </c:pt>
                <c:pt idx="1192">
                  <c:v>363.32125377116603</c:v>
                </c:pt>
                <c:pt idx="1193">
                  <c:v>363.25333251441498</c:v>
                </c:pt>
                <c:pt idx="1194">
                  <c:v>363.076332198312</c:v>
                </c:pt>
                <c:pt idx="1195">
                  <c:v>363.003366850367</c:v>
                </c:pt>
                <c:pt idx="1196">
                  <c:v>362.648936258334</c:v>
                </c:pt>
                <c:pt idx="1197">
                  <c:v>362.36627064718903</c:v>
                </c:pt>
                <c:pt idx="1198">
                  <c:v>362.23890384289803</c:v>
                </c:pt>
                <c:pt idx="1199">
                  <c:v>361.84479717559901</c:v>
                </c:pt>
                <c:pt idx="1200">
                  <c:v>361.73664919286801</c:v>
                </c:pt>
                <c:pt idx="1201">
                  <c:v>360.92523794757602</c:v>
                </c:pt>
                <c:pt idx="1202">
                  <c:v>360.65622652255001</c:v>
                </c:pt>
                <c:pt idx="1203">
                  <c:v>360.47540928069498</c:v>
                </c:pt>
                <c:pt idx="1204">
                  <c:v>360.36420764868399</c:v>
                </c:pt>
                <c:pt idx="1205">
                  <c:v>360.32224766703598</c:v>
                </c:pt>
                <c:pt idx="1206">
                  <c:v>360.18423375132102</c:v>
                </c:pt>
                <c:pt idx="1207">
                  <c:v>359.70579963662198</c:v>
                </c:pt>
                <c:pt idx="1208">
                  <c:v>359.610438059952</c:v>
                </c:pt>
                <c:pt idx="1209">
                  <c:v>359.43480820706998</c:v>
                </c:pt>
                <c:pt idx="1210">
                  <c:v>359.431995422753</c:v>
                </c:pt>
                <c:pt idx="1211">
                  <c:v>359.412732281454</c:v>
                </c:pt>
                <c:pt idx="1212">
                  <c:v>359.08095289604802</c:v>
                </c:pt>
                <c:pt idx="1213">
                  <c:v>358.63543072477802</c:v>
                </c:pt>
                <c:pt idx="1214">
                  <c:v>358.551138989766</c:v>
                </c:pt>
                <c:pt idx="1215">
                  <c:v>357.970262284547</c:v>
                </c:pt>
                <c:pt idx="1216">
                  <c:v>357.822158625116</c:v>
                </c:pt>
                <c:pt idx="1217">
                  <c:v>357.641738426666</c:v>
                </c:pt>
                <c:pt idx="1218">
                  <c:v>357.23917429554399</c:v>
                </c:pt>
                <c:pt idx="1219">
                  <c:v>357.20403685550201</c:v>
                </c:pt>
                <c:pt idx="1220">
                  <c:v>356.91312629964301</c:v>
                </c:pt>
                <c:pt idx="1221">
                  <c:v>356.86136352296899</c:v>
                </c:pt>
                <c:pt idx="1222">
                  <c:v>356.81251523912601</c:v>
                </c:pt>
                <c:pt idx="1223">
                  <c:v>356.77789240329901</c:v>
                </c:pt>
                <c:pt idx="1224">
                  <c:v>356.73036117512402</c:v>
                </c:pt>
                <c:pt idx="1225">
                  <c:v>356.70672604310602</c:v>
                </c:pt>
                <c:pt idx="1226">
                  <c:v>356.70672604310602</c:v>
                </c:pt>
                <c:pt idx="1227">
                  <c:v>356.22866412599598</c:v>
                </c:pt>
                <c:pt idx="1228">
                  <c:v>356.07319414966702</c:v>
                </c:pt>
                <c:pt idx="1229">
                  <c:v>355.41919316130299</c:v>
                </c:pt>
                <c:pt idx="1230">
                  <c:v>355.228429945632</c:v>
                </c:pt>
                <c:pt idx="1231">
                  <c:v>355.078369160232</c:v>
                </c:pt>
                <c:pt idx="1232">
                  <c:v>355.03230119897501</c:v>
                </c:pt>
                <c:pt idx="1233">
                  <c:v>354.74798145936398</c:v>
                </c:pt>
                <c:pt idx="1234">
                  <c:v>354.65411203380802</c:v>
                </c:pt>
                <c:pt idx="1235">
                  <c:v>354.65411203380802</c:v>
                </c:pt>
                <c:pt idx="1236">
                  <c:v>353.98815629113</c:v>
                </c:pt>
                <c:pt idx="1237">
                  <c:v>353.92578940839201</c:v>
                </c:pt>
                <c:pt idx="1238">
                  <c:v>353.84547793237601</c:v>
                </c:pt>
                <c:pt idx="1239">
                  <c:v>353.32660430050697</c:v>
                </c:pt>
                <c:pt idx="1240">
                  <c:v>352.63460482163703</c:v>
                </c:pt>
                <c:pt idx="1241">
                  <c:v>352.47136478007297</c:v>
                </c:pt>
                <c:pt idx="1242">
                  <c:v>352.36422102080297</c:v>
                </c:pt>
                <c:pt idx="1243">
                  <c:v>351.98004917293702</c:v>
                </c:pt>
                <c:pt idx="1244">
                  <c:v>351.749929775174</c:v>
                </c:pt>
                <c:pt idx="1245">
                  <c:v>350.60336227429502</c:v>
                </c:pt>
                <c:pt idx="1246">
                  <c:v>350.38199991753402</c:v>
                </c:pt>
                <c:pt idx="1247">
                  <c:v>350.026265298373</c:v>
                </c:pt>
                <c:pt idx="1248">
                  <c:v>349.96641657220698</c:v>
                </c:pt>
                <c:pt idx="1249">
                  <c:v>349.95940066673302</c:v>
                </c:pt>
                <c:pt idx="1250">
                  <c:v>349.76067863638002</c:v>
                </c:pt>
                <c:pt idx="1251">
                  <c:v>349.76067863638002</c:v>
                </c:pt>
                <c:pt idx="1252">
                  <c:v>349.57426445230999</c:v>
                </c:pt>
                <c:pt idx="1253">
                  <c:v>349.468996309668</c:v>
                </c:pt>
                <c:pt idx="1254">
                  <c:v>349.35498893025903</c:v>
                </c:pt>
                <c:pt idx="1255">
                  <c:v>349.23408186355402</c:v>
                </c:pt>
                <c:pt idx="1256">
                  <c:v>349.21476024814302</c:v>
                </c:pt>
                <c:pt idx="1257">
                  <c:v>348.93188313831598</c:v>
                </c:pt>
                <c:pt idx="1258">
                  <c:v>348.69677511135802</c:v>
                </c:pt>
                <c:pt idx="1259">
                  <c:v>348.64546245269401</c:v>
                </c:pt>
                <c:pt idx="1260">
                  <c:v>348.58404302499002</c:v>
                </c:pt>
                <c:pt idx="1261">
                  <c:v>347.254789061596</c:v>
                </c:pt>
                <c:pt idx="1262">
                  <c:v>347.09912254403599</c:v>
                </c:pt>
                <c:pt idx="1263">
                  <c:v>346.96060984186101</c:v>
                </c:pt>
                <c:pt idx="1264">
                  <c:v>346.82860065411597</c:v>
                </c:pt>
                <c:pt idx="1265">
                  <c:v>346.80520170889503</c:v>
                </c:pt>
                <c:pt idx="1266">
                  <c:v>346.78643456191401</c:v>
                </c:pt>
                <c:pt idx="1267">
                  <c:v>346.67026909209198</c:v>
                </c:pt>
                <c:pt idx="1268">
                  <c:v>346.349310011878</c:v>
                </c:pt>
                <c:pt idx="1269">
                  <c:v>346.14478627895301</c:v>
                </c:pt>
                <c:pt idx="1270">
                  <c:v>345.58640400776198</c:v>
                </c:pt>
                <c:pt idx="1271">
                  <c:v>345.554496438917</c:v>
                </c:pt>
                <c:pt idx="1272">
                  <c:v>345.10517892263499</c:v>
                </c:pt>
                <c:pt idx="1273">
                  <c:v>344.92289604015701</c:v>
                </c:pt>
                <c:pt idx="1274">
                  <c:v>344.88153081799601</c:v>
                </c:pt>
                <c:pt idx="1275">
                  <c:v>344.80989875461199</c:v>
                </c:pt>
                <c:pt idx="1276">
                  <c:v>344.512832701712</c:v>
                </c:pt>
                <c:pt idx="1277">
                  <c:v>344.318950191211</c:v>
                </c:pt>
                <c:pt idx="1278">
                  <c:v>344.06204991444002</c:v>
                </c:pt>
                <c:pt idx="1279">
                  <c:v>343.79480967128899</c:v>
                </c:pt>
                <c:pt idx="1280">
                  <c:v>343.02651185763398</c:v>
                </c:pt>
                <c:pt idx="1281">
                  <c:v>342.92822310045301</c:v>
                </c:pt>
                <c:pt idx="1282">
                  <c:v>342.86329153841598</c:v>
                </c:pt>
                <c:pt idx="1283">
                  <c:v>342.79265973113098</c:v>
                </c:pt>
                <c:pt idx="1284">
                  <c:v>342.34835280859897</c:v>
                </c:pt>
                <c:pt idx="1285">
                  <c:v>342.30132318045798</c:v>
                </c:pt>
                <c:pt idx="1286">
                  <c:v>342.28602760005299</c:v>
                </c:pt>
                <c:pt idx="1287">
                  <c:v>342.01955066115102</c:v>
                </c:pt>
                <c:pt idx="1288">
                  <c:v>341.89830691686302</c:v>
                </c:pt>
                <c:pt idx="1289">
                  <c:v>341.78522085161802</c:v>
                </c:pt>
                <c:pt idx="1290">
                  <c:v>341.66315418323001</c:v>
                </c:pt>
                <c:pt idx="1291">
                  <c:v>341.61797238377102</c:v>
                </c:pt>
                <c:pt idx="1292">
                  <c:v>341.537647641565</c:v>
                </c:pt>
                <c:pt idx="1293">
                  <c:v>341.52693008134702</c:v>
                </c:pt>
                <c:pt idx="1294">
                  <c:v>341.500418863547</c:v>
                </c:pt>
                <c:pt idx="1295">
                  <c:v>341.45651091420098</c:v>
                </c:pt>
                <c:pt idx="1296">
                  <c:v>341.38845697521299</c:v>
                </c:pt>
                <c:pt idx="1297">
                  <c:v>341.368268203703</c:v>
                </c:pt>
                <c:pt idx="1298">
                  <c:v>340.62938649871899</c:v>
                </c:pt>
                <c:pt idx="1299">
                  <c:v>339.97032974400997</c:v>
                </c:pt>
                <c:pt idx="1300">
                  <c:v>339.80603991023798</c:v>
                </c:pt>
                <c:pt idx="1301">
                  <c:v>339.75020949965301</c:v>
                </c:pt>
                <c:pt idx="1302">
                  <c:v>339.70648720553902</c:v>
                </c:pt>
                <c:pt idx="1303">
                  <c:v>339.70053490535599</c:v>
                </c:pt>
                <c:pt idx="1304">
                  <c:v>339.08427948231798</c:v>
                </c:pt>
                <c:pt idx="1305">
                  <c:v>339.04785959415102</c:v>
                </c:pt>
                <c:pt idx="1306">
                  <c:v>338.972171985047</c:v>
                </c:pt>
                <c:pt idx="1307">
                  <c:v>338.82880515392299</c:v>
                </c:pt>
                <c:pt idx="1308">
                  <c:v>338.68784299621802</c:v>
                </c:pt>
                <c:pt idx="1309">
                  <c:v>338.64303725403801</c:v>
                </c:pt>
                <c:pt idx="1310">
                  <c:v>338.58416239921399</c:v>
                </c:pt>
                <c:pt idx="1311">
                  <c:v>338.278213557556</c:v>
                </c:pt>
                <c:pt idx="1312">
                  <c:v>338.015800880239</c:v>
                </c:pt>
                <c:pt idx="1313">
                  <c:v>338.015800880239</c:v>
                </c:pt>
                <c:pt idx="1314">
                  <c:v>337.96958394580298</c:v>
                </c:pt>
                <c:pt idx="1315">
                  <c:v>337.87003783100403</c:v>
                </c:pt>
                <c:pt idx="1316">
                  <c:v>337.73484964679301</c:v>
                </c:pt>
                <c:pt idx="1317">
                  <c:v>337.53747501047701</c:v>
                </c:pt>
                <c:pt idx="1318">
                  <c:v>337.50055387837602</c:v>
                </c:pt>
                <c:pt idx="1319">
                  <c:v>337.426699494476</c:v>
                </c:pt>
                <c:pt idx="1320">
                  <c:v>337.10671339342701</c:v>
                </c:pt>
                <c:pt idx="1321">
                  <c:v>336.94953320346798</c:v>
                </c:pt>
                <c:pt idx="1322">
                  <c:v>336.56941043835201</c:v>
                </c:pt>
                <c:pt idx="1323">
                  <c:v>336.42377199947202</c:v>
                </c:pt>
                <c:pt idx="1324">
                  <c:v>336.27743966453301</c:v>
                </c:pt>
                <c:pt idx="1325">
                  <c:v>336.05590783507103</c:v>
                </c:pt>
                <c:pt idx="1326">
                  <c:v>335.84012974501798</c:v>
                </c:pt>
                <c:pt idx="1327">
                  <c:v>335.84012974501798</c:v>
                </c:pt>
                <c:pt idx="1328">
                  <c:v>335.79929889431401</c:v>
                </c:pt>
                <c:pt idx="1329">
                  <c:v>335.59455906038698</c:v>
                </c:pt>
                <c:pt idx="1330">
                  <c:v>335.577451419836</c:v>
                </c:pt>
                <c:pt idx="1331">
                  <c:v>335.56123063440401</c:v>
                </c:pt>
                <c:pt idx="1332">
                  <c:v>334.75917998220899</c:v>
                </c:pt>
                <c:pt idx="1333">
                  <c:v>334.492104049891</c:v>
                </c:pt>
                <c:pt idx="1334">
                  <c:v>334.25245660917898</c:v>
                </c:pt>
                <c:pt idx="1335">
                  <c:v>333.98261053180698</c:v>
                </c:pt>
                <c:pt idx="1336">
                  <c:v>333.89773200659801</c:v>
                </c:pt>
                <c:pt idx="1337">
                  <c:v>333.89773200659801</c:v>
                </c:pt>
                <c:pt idx="1338">
                  <c:v>333.73445588337597</c:v>
                </c:pt>
                <c:pt idx="1339">
                  <c:v>333.531141458332</c:v>
                </c:pt>
                <c:pt idx="1340">
                  <c:v>333.26860694024202</c:v>
                </c:pt>
                <c:pt idx="1341">
                  <c:v>333.243524501156</c:v>
                </c:pt>
                <c:pt idx="1342">
                  <c:v>333.12821850701198</c:v>
                </c:pt>
                <c:pt idx="1343">
                  <c:v>332.874966066723</c:v>
                </c:pt>
                <c:pt idx="1344">
                  <c:v>332.789357475504</c:v>
                </c:pt>
                <c:pt idx="1345">
                  <c:v>332.347050480208</c:v>
                </c:pt>
                <c:pt idx="1346">
                  <c:v>332.33641679675702</c:v>
                </c:pt>
                <c:pt idx="1347">
                  <c:v>332.26930673796801</c:v>
                </c:pt>
                <c:pt idx="1348">
                  <c:v>332.11723009296099</c:v>
                </c:pt>
                <c:pt idx="1349">
                  <c:v>332.11723009296099</c:v>
                </c:pt>
                <c:pt idx="1350">
                  <c:v>331.772139798279</c:v>
                </c:pt>
                <c:pt idx="1351">
                  <c:v>331.75639958567399</c:v>
                </c:pt>
                <c:pt idx="1352">
                  <c:v>331.30084784448098</c:v>
                </c:pt>
                <c:pt idx="1353">
                  <c:v>331.28315062446597</c:v>
                </c:pt>
                <c:pt idx="1354">
                  <c:v>331.26819103605402</c:v>
                </c:pt>
                <c:pt idx="1355">
                  <c:v>331.22374426630603</c:v>
                </c:pt>
                <c:pt idx="1356">
                  <c:v>331.21408291323303</c:v>
                </c:pt>
                <c:pt idx="1357">
                  <c:v>331.16511773125097</c:v>
                </c:pt>
                <c:pt idx="1358">
                  <c:v>330.91689611971998</c:v>
                </c:pt>
                <c:pt idx="1359">
                  <c:v>330.87927715386002</c:v>
                </c:pt>
                <c:pt idx="1360">
                  <c:v>330.82964849440702</c:v>
                </c:pt>
                <c:pt idx="1361">
                  <c:v>330.82708364449798</c:v>
                </c:pt>
                <c:pt idx="1362">
                  <c:v>330.40973052058803</c:v>
                </c:pt>
                <c:pt idx="1363">
                  <c:v>330.328907457799</c:v>
                </c:pt>
                <c:pt idx="1364">
                  <c:v>330.328907457799</c:v>
                </c:pt>
                <c:pt idx="1365">
                  <c:v>329.52127124382503</c:v>
                </c:pt>
                <c:pt idx="1366">
                  <c:v>329.28766939863198</c:v>
                </c:pt>
                <c:pt idx="1367">
                  <c:v>329.11505741171902</c:v>
                </c:pt>
                <c:pt idx="1368">
                  <c:v>328.79180057774499</c:v>
                </c:pt>
                <c:pt idx="1369">
                  <c:v>328.73392108743502</c:v>
                </c:pt>
                <c:pt idx="1370">
                  <c:v>328.649115271536</c:v>
                </c:pt>
                <c:pt idx="1371">
                  <c:v>328.649115271536</c:v>
                </c:pt>
                <c:pt idx="1372">
                  <c:v>328.649115271536</c:v>
                </c:pt>
                <c:pt idx="1373">
                  <c:v>328.649115271536</c:v>
                </c:pt>
                <c:pt idx="1374">
                  <c:v>328.649115271536</c:v>
                </c:pt>
                <c:pt idx="1375">
                  <c:v>328.64000997857198</c:v>
                </c:pt>
                <c:pt idx="1376">
                  <c:v>328.54483564082801</c:v>
                </c:pt>
                <c:pt idx="1377">
                  <c:v>328.43244250289501</c:v>
                </c:pt>
                <c:pt idx="1378">
                  <c:v>328.38337867218797</c:v>
                </c:pt>
                <c:pt idx="1379">
                  <c:v>328.34368245536098</c:v>
                </c:pt>
                <c:pt idx="1380">
                  <c:v>328.17662534848898</c:v>
                </c:pt>
                <c:pt idx="1381">
                  <c:v>328.17662534848898</c:v>
                </c:pt>
                <c:pt idx="1382">
                  <c:v>328.16732815114102</c:v>
                </c:pt>
                <c:pt idx="1383">
                  <c:v>328.16732815114102</c:v>
                </c:pt>
                <c:pt idx="1384">
                  <c:v>328.16732815114102</c:v>
                </c:pt>
                <c:pt idx="1385">
                  <c:v>328.08994214338799</c:v>
                </c:pt>
                <c:pt idx="1386">
                  <c:v>327.74540379023199</c:v>
                </c:pt>
                <c:pt idx="1387">
                  <c:v>327.50473341955399</c:v>
                </c:pt>
                <c:pt idx="1388">
                  <c:v>327.461471153221</c:v>
                </c:pt>
                <c:pt idx="1389">
                  <c:v>327.35855041840802</c:v>
                </c:pt>
                <c:pt idx="1390">
                  <c:v>327.285082774871</c:v>
                </c:pt>
                <c:pt idx="1391">
                  <c:v>327.00409063491099</c:v>
                </c:pt>
                <c:pt idx="1392">
                  <c:v>326.99517418241101</c:v>
                </c:pt>
                <c:pt idx="1393">
                  <c:v>326.71670943345299</c:v>
                </c:pt>
                <c:pt idx="1394">
                  <c:v>326.60313441647997</c:v>
                </c:pt>
                <c:pt idx="1395">
                  <c:v>326.50613606396701</c:v>
                </c:pt>
                <c:pt idx="1396">
                  <c:v>326.30486032583298</c:v>
                </c:pt>
                <c:pt idx="1397">
                  <c:v>326.30486032583298</c:v>
                </c:pt>
                <c:pt idx="1398">
                  <c:v>326.14365066136298</c:v>
                </c:pt>
                <c:pt idx="1399">
                  <c:v>325.91464910618299</c:v>
                </c:pt>
                <c:pt idx="1400">
                  <c:v>325.91464910618299</c:v>
                </c:pt>
                <c:pt idx="1401">
                  <c:v>325.58050721491099</c:v>
                </c:pt>
                <c:pt idx="1402">
                  <c:v>325.08282948887802</c:v>
                </c:pt>
                <c:pt idx="1403">
                  <c:v>324.92837558490902</c:v>
                </c:pt>
                <c:pt idx="1404">
                  <c:v>324.89106344546002</c:v>
                </c:pt>
                <c:pt idx="1405">
                  <c:v>324.64243796973199</c:v>
                </c:pt>
                <c:pt idx="1406">
                  <c:v>324.54475626582598</c:v>
                </c:pt>
                <c:pt idx="1407">
                  <c:v>324.49749696999697</c:v>
                </c:pt>
                <c:pt idx="1408">
                  <c:v>324.211958932416</c:v>
                </c:pt>
                <c:pt idx="1409">
                  <c:v>324.021502237199</c:v>
                </c:pt>
                <c:pt idx="1410">
                  <c:v>324.00312881204701</c:v>
                </c:pt>
                <c:pt idx="1411">
                  <c:v>324.00312881204701</c:v>
                </c:pt>
                <c:pt idx="1412">
                  <c:v>323.88931294139098</c:v>
                </c:pt>
                <c:pt idx="1413">
                  <c:v>323.63198262364898</c:v>
                </c:pt>
                <c:pt idx="1414">
                  <c:v>323.552340109341</c:v>
                </c:pt>
                <c:pt idx="1415">
                  <c:v>323.10511317419702</c:v>
                </c:pt>
                <c:pt idx="1416">
                  <c:v>323.07583297864699</c:v>
                </c:pt>
                <c:pt idx="1417">
                  <c:v>322.80908777654997</c:v>
                </c:pt>
                <c:pt idx="1418">
                  <c:v>322.773404414335</c:v>
                </c:pt>
                <c:pt idx="1419">
                  <c:v>322.68208066613698</c:v>
                </c:pt>
                <c:pt idx="1420">
                  <c:v>322.55239289876198</c:v>
                </c:pt>
                <c:pt idx="1421">
                  <c:v>322.51287463312701</c:v>
                </c:pt>
                <c:pt idx="1422">
                  <c:v>322.215128508058</c:v>
                </c:pt>
                <c:pt idx="1423">
                  <c:v>322.12277777235403</c:v>
                </c:pt>
                <c:pt idx="1424">
                  <c:v>322.12277777235403</c:v>
                </c:pt>
                <c:pt idx="1425">
                  <c:v>322.12277777235403</c:v>
                </c:pt>
                <c:pt idx="1426">
                  <c:v>322.12277777235403</c:v>
                </c:pt>
                <c:pt idx="1427">
                  <c:v>322.12277777235403</c:v>
                </c:pt>
                <c:pt idx="1428">
                  <c:v>322.07914292758301</c:v>
                </c:pt>
                <c:pt idx="1429">
                  <c:v>321.56434077110703</c:v>
                </c:pt>
                <c:pt idx="1430">
                  <c:v>321.56434077110703</c:v>
                </c:pt>
                <c:pt idx="1431">
                  <c:v>321.46771744420897</c:v>
                </c:pt>
                <c:pt idx="1432">
                  <c:v>321.41621431716601</c:v>
                </c:pt>
                <c:pt idx="1433">
                  <c:v>321.386710035124</c:v>
                </c:pt>
                <c:pt idx="1434">
                  <c:v>321.14058569031198</c:v>
                </c:pt>
                <c:pt idx="1435">
                  <c:v>320.77268429919098</c:v>
                </c:pt>
                <c:pt idx="1436">
                  <c:v>320.66387275340298</c:v>
                </c:pt>
                <c:pt idx="1437">
                  <c:v>320.66201481204303</c:v>
                </c:pt>
                <c:pt idx="1438">
                  <c:v>320.49131978655902</c:v>
                </c:pt>
                <c:pt idx="1439">
                  <c:v>320.44554725315902</c:v>
                </c:pt>
                <c:pt idx="1440">
                  <c:v>320.34583908545</c:v>
                </c:pt>
                <c:pt idx="1441">
                  <c:v>320.18613994038401</c:v>
                </c:pt>
                <c:pt idx="1442">
                  <c:v>320.13575589461601</c:v>
                </c:pt>
                <c:pt idx="1443">
                  <c:v>319.90849212671799</c:v>
                </c:pt>
                <c:pt idx="1444">
                  <c:v>319.67972553072002</c:v>
                </c:pt>
                <c:pt idx="1445">
                  <c:v>319.46959988457701</c:v>
                </c:pt>
                <c:pt idx="1446">
                  <c:v>319.39495352017099</c:v>
                </c:pt>
                <c:pt idx="1447">
                  <c:v>319.141622093514</c:v>
                </c:pt>
                <c:pt idx="1448">
                  <c:v>319.07490537579599</c:v>
                </c:pt>
                <c:pt idx="1449">
                  <c:v>319.07490537579599</c:v>
                </c:pt>
                <c:pt idx="1450">
                  <c:v>318.89417542786401</c:v>
                </c:pt>
                <c:pt idx="1451">
                  <c:v>318.83220589583902</c:v>
                </c:pt>
                <c:pt idx="1452">
                  <c:v>318.78451031312301</c:v>
                </c:pt>
                <c:pt idx="1453">
                  <c:v>318.70943442095398</c:v>
                </c:pt>
                <c:pt idx="1454">
                  <c:v>318.58208214734998</c:v>
                </c:pt>
                <c:pt idx="1455">
                  <c:v>318.476547003203</c:v>
                </c:pt>
                <c:pt idx="1456">
                  <c:v>318.46577614453702</c:v>
                </c:pt>
                <c:pt idx="1457">
                  <c:v>318.33281106747899</c:v>
                </c:pt>
                <c:pt idx="1458">
                  <c:v>318.20259890161498</c:v>
                </c:pt>
                <c:pt idx="1459">
                  <c:v>318.05434006048301</c:v>
                </c:pt>
                <c:pt idx="1460">
                  <c:v>317.91399090285302</c:v>
                </c:pt>
                <c:pt idx="1461">
                  <c:v>317.82181048250101</c:v>
                </c:pt>
                <c:pt idx="1462">
                  <c:v>317.676002353912</c:v>
                </c:pt>
                <c:pt idx="1463">
                  <c:v>317.55392092226799</c:v>
                </c:pt>
                <c:pt idx="1464">
                  <c:v>317.46695315637902</c:v>
                </c:pt>
                <c:pt idx="1465">
                  <c:v>317.31061283321401</c:v>
                </c:pt>
                <c:pt idx="1466">
                  <c:v>316.89160959072001</c:v>
                </c:pt>
                <c:pt idx="1467">
                  <c:v>316.788503257191</c:v>
                </c:pt>
                <c:pt idx="1468">
                  <c:v>316.650928409031</c:v>
                </c:pt>
                <c:pt idx="1469">
                  <c:v>316.63707355842502</c:v>
                </c:pt>
                <c:pt idx="1470">
                  <c:v>316.55230630235002</c:v>
                </c:pt>
                <c:pt idx="1471">
                  <c:v>316.48639854723399</c:v>
                </c:pt>
                <c:pt idx="1472">
                  <c:v>316.47427641437901</c:v>
                </c:pt>
                <c:pt idx="1473">
                  <c:v>316.30417531196298</c:v>
                </c:pt>
                <c:pt idx="1474">
                  <c:v>316.30417531196298</c:v>
                </c:pt>
                <c:pt idx="1475">
                  <c:v>316.30029404522298</c:v>
                </c:pt>
                <c:pt idx="1476">
                  <c:v>316.22364353872598</c:v>
                </c:pt>
                <c:pt idx="1477">
                  <c:v>316.19636683248802</c:v>
                </c:pt>
                <c:pt idx="1478">
                  <c:v>315.46923394245101</c:v>
                </c:pt>
                <c:pt idx="1479">
                  <c:v>315.269515959969</c:v>
                </c:pt>
                <c:pt idx="1480">
                  <c:v>315.17545943774201</c:v>
                </c:pt>
                <c:pt idx="1481">
                  <c:v>315.07525815196601</c:v>
                </c:pt>
                <c:pt idx="1482">
                  <c:v>314.994240249406</c:v>
                </c:pt>
                <c:pt idx="1483">
                  <c:v>314.82309575602801</c:v>
                </c:pt>
                <c:pt idx="1484">
                  <c:v>314.57024339558097</c:v>
                </c:pt>
                <c:pt idx="1485">
                  <c:v>314.56283977727202</c:v>
                </c:pt>
                <c:pt idx="1486">
                  <c:v>314.544516507482</c:v>
                </c:pt>
                <c:pt idx="1487">
                  <c:v>314.31178841730099</c:v>
                </c:pt>
                <c:pt idx="1488">
                  <c:v>313.94035565281303</c:v>
                </c:pt>
                <c:pt idx="1489">
                  <c:v>313.90209687968002</c:v>
                </c:pt>
                <c:pt idx="1490">
                  <c:v>313.78578227669999</c:v>
                </c:pt>
                <c:pt idx="1491">
                  <c:v>313.53500122607699</c:v>
                </c:pt>
                <c:pt idx="1492">
                  <c:v>313.19294057945899</c:v>
                </c:pt>
                <c:pt idx="1493">
                  <c:v>312.69103473364498</c:v>
                </c:pt>
                <c:pt idx="1494">
                  <c:v>312.49632951079298</c:v>
                </c:pt>
                <c:pt idx="1495">
                  <c:v>312.48026831508298</c:v>
                </c:pt>
                <c:pt idx="1496">
                  <c:v>312.42115831617701</c:v>
                </c:pt>
                <c:pt idx="1497">
                  <c:v>312.36996972926698</c:v>
                </c:pt>
                <c:pt idx="1498">
                  <c:v>312.23005769742599</c:v>
                </c:pt>
                <c:pt idx="1499">
                  <c:v>312.05300029730699</c:v>
                </c:pt>
                <c:pt idx="1500">
                  <c:v>311.84078950262898</c:v>
                </c:pt>
                <c:pt idx="1501">
                  <c:v>311.520746183168</c:v>
                </c:pt>
                <c:pt idx="1502">
                  <c:v>311.24419960353401</c:v>
                </c:pt>
                <c:pt idx="1503">
                  <c:v>310.97865536054599</c:v>
                </c:pt>
                <c:pt idx="1504">
                  <c:v>310.94707208199497</c:v>
                </c:pt>
                <c:pt idx="1505">
                  <c:v>310.73385908646901</c:v>
                </c:pt>
                <c:pt idx="1506">
                  <c:v>310.63966424825497</c:v>
                </c:pt>
                <c:pt idx="1507">
                  <c:v>310.58043645958901</c:v>
                </c:pt>
                <c:pt idx="1508">
                  <c:v>310.54879814785602</c:v>
                </c:pt>
                <c:pt idx="1509">
                  <c:v>310.44327989810603</c:v>
                </c:pt>
                <c:pt idx="1510">
                  <c:v>310.41062433494199</c:v>
                </c:pt>
                <c:pt idx="1511">
                  <c:v>310.26821406536402</c:v>
                </c:pt>
                <c:pt idx="1512">
                  <c:v>310.259718576914</c:v>
                </c:pt>
                <c:pt idx="1513">
                  <c:v>310.24787687443302</c:v>
                </c:pt>
                <c:pt idx="1514">
                  <c:v>309.97504340630098</c:v>
                </c:pt>
                <c:pt idx="1515">
                  <c:v>309.968374566774</c:v>
                </c:pt>
                <c:pt idx="1516">
                  <c:v>309.799610994131</c:v>
                </c:pt>
                <c:pt idx="1517">
                  <c:v>309.35351141317398</c:v>
                </c:pt>
                <c:pt idx="1518">
                  <c:v>309.14811981192202</c:v>
                </c:pt>
                <c:pt idx="1519">
                  <c:v>309.14811981192202</c:v>
                </c:pt>
                <c:pt idx="1520">
                  <c:v>309.14811981192202</c:v>
                </c:pt>
                <c:pt idx="1521">
                  <c:v>309.14811981192202</c:v>
                </c:pt>
                <c:pt idx="1522">
                  <c:v>307.833816925191</c:v>
                </c:pt>
                <c:pt idx="1523">
                  <c:v>307.80551814010198</c:v>
                </c:pt>
                <c:pt idx="1524">
                  <c:v>307.74668353026601</c:v>
                </c:pt>
                <c:pt idx="1525">
                  <c:v>307.67891887106299</c:v>
                </c:pt>
                <c:pt idx="1526">
                  <c:v>307.57788955045697</c:v>
                </c:pt>
                <c:pt idx="1527">
                  <c:v>307.57788955045697</c:v>
                </c:pt>
                <c:pt idx="1528">
                  <c:v>307.50622752910402</c:v>
                </c:pt>
                <c:pt idx="1529">
                  <c:v>307.41487570037299</c:v>
                </c:pt>
                <c:pt idx="1530">
                  <c:v>307.13970201502002</c:v>
                </c:pt>
                <c:pt idx="1531">
                  <c:v>307.13126694398699</c:v>
                </c:pt>
                <c:pt idx="1532">
                  <c:v>306.88401938806498</c:v>
                </c:pt>
                <c:pt idx="1533">
                  <c:v>306.76679462743601</c:v>
                </c:pt>
                <c:pt idx="1534">
                  <c:v>306.71963613480199</c:v>
                </c:pt>
                <c:pt idx="1535">
                  <c:v>306.34540709030898</c:v>
                </c:pt>
                <c:pt idx="1536">
                  <c:v>306.28331532328002</c:v>
                </c:pt>
                <c:pt idx="1537">
                  <c:v>306.184685246426</c:v>
                </c:pt>
                <c:pt idx="1538">
                  <c:v>306.184685246426</c:v>
                </c:pt>
                <c:pt idx="1539">
                  <c:v>306.11863898501201</c:v>
                </c:pt>
                <c:pt idx="1540">
                  <c:v>306.10059172427202</c:v>
                </c:pt>
                <c:pt idx="1541">
                  <c:v>305.91719834244702</c:v>
                </c:pt>
                <c:pt idx="1542">
                  <c:v>304.69124136093399</c:v>
                </c:pt>
                <c:pt idx="1543">
                  <c:v>304.52327340481298</c:v>
                </c:pt>
                <c:pt idx="1544">
                  <c:v>304.31184824357899</c:v>
                </c:pt>
                <c:pt idx="1545">
                  <c:v>304.226910652127</c:v>
                </c:pt>
                <c:pt idx="1546">
                  <c:v>304.21489346522202</c:v>
                </c:pt>
                <c:pt idx="1547">
                  <c:v>304.06515808333</c:v>
                </c:pt>
                <c:pt idx="1548">
                  <c:v>303.530658940249</c:v>
                </c:pt>
                <c:pt idx="1549">
                  <c:v>303.43058375320697</c:v>
                </c:pt>
                <c:pt idx="1550">
                  <c:v>303.17564371671602</c:v>
                </c:pt>
                <c:pt idx="1551">
                  <c:v>303.13913814520799</c:v>
                </c:pt>
                <c:pt idx="1552">
                  <c:v>303.12806054452301</c:v>
                </c:pt>
                <c:pt idx="1553">
                  <c:v>303.12806054452301</c:v>
                </c:pt>
                <c:pt idx="1554">
                  <c:v>303.07409611947799</c:v>
                </c:pt>
                <c:pt idx="1555">
                  <c:v>303.05086344151101</c:v>
                </c:pt>
                <c:pt idx="1556">
                  <c:v>303.03555272883398</c:v>
                </c:pt>
                <c:pt idx="1557">
                  <c:v>302.77880431840703</c:v>
                </c:pt>
                <c:pt idx="1558">
                  <c:v>302.77676209425101</c:v>
                </c:pt>
                <c:pt idx="1559">
                  <c:v>302.74351811425902</c:v>
                </c:pt>
                <c:pt idx="1560">
                  <c:v>302.68032958152997</c:v>
                </c:pt>
                <c:pt idx="1561">
                  <c:v>302.54606607343698</c:v>
                </c:pt>
                <c:pt idx="1562">
                  <c:v>302.30414593627802</c:v>
                </c:pt>
                <c:pt idx="1563">
                  <c:v>302.230173165868</c:v>
                </c:pt>
                <c:pt idx="1564">
                  <c:v>301.82458396919498</c:v>
                </c:pt>
                <c:pt idx="1565">
                  <c:v>301.58395580630503</c:v>
                </c:pt>
                <c:pt idx="1566">
                  <c:v>301.18443477970499</c:v>
                </c:pt>
                <c:pt idx="1567">
                  <c:v>301.10976723284801</c:v>
                </c:pt>
                <c:pt idx="1568">
                  <c:v>301.07867777300299</c:v>
                </c:pt>
                <c:pt idx="1569">
                  <c:v>301.01074647613399</c:v>
                </c:pt>
                <c:pt idx="1570">
                  <c:v>300.88400335754</c:v>
                </c:pt>
                <c:pt idx="1571">
                  <c:v>300.76049331944802</c:v>
                </c:pt>
                <c:pt idx="1572">
                  <c:v>300.727236567886</c:v>
                </c:pt>
                <c:pt idx="1573">
                  <c:v>300.69708320228102</c:v>
                </c:pt>
                <c:pt idx="1574">
                  <c:v>300.60668002970402</c:v>
                </c:pt>
                <c:pt idx="1575">
                  <c:v>300.393144345579</c:v>
                </c:pt>
                <c:pt idx="1576">
                  <c:v>300.29399249562601</c:v>
                </c:pt>
                <c:pt idx="1577">
                  <c:v>300.194807896643</c:v>
                </c:pt>
                <c:pt idx="1578">
                  <c:v>300.17897561547699</c:v>
                </c:pt>
                <c:pt idx="1579">
                  <c:v>300.02934713690797</c:v>
                </c:pt>
              </c:numCache>
            </c:numRef>
          </c:val>
          <c:smooth val="0"/>
          <c:extLst>
            <c:ext xmlns:c16="http://schemas.microsoft.com/office/drawing/2014/chart" uri="{C3380CC4-5D6E-409C-BE32-E72D297353CC}">
              <c16:uniqueId val="{00000000-3215-4B68-A8E5-D61A4C5EDBF8}"/>
            </c:ext>
          </c:extLst>
        </c:ser>
        <c:dLbls>
          <c:showLegendKey val="0"/>
          <c:showVal val="0"/>
          <c:showCatName val="0"/>
          <c:showSerName val="0"/>
          <c:showPercent val="0"/>
          <c:showBubbleSize val="0"/>
        </c:dLbls>
        <c:smooth val="0"/>
        <c:axId val="2041475312"/>
        <c:axId val="2041467408"/>
      </c:lineChart>
      <c:catAx>
        <c:axId val="20414753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1467408"/>
        <c:crosses val="autoZero"/>
        <c:auto val="1"/>
        <c:lblAlgn val="ctr"/>
        <c:lblOffset val="100"/>
        <c:noMultiLvlLbl val="0"/>
      </c:catAx>
      <c:valAx>
        <c:axId val="204146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1475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v>r=1000</c:v>
          </c:tx>
          <c:spPr>
            <a:ln w="28575" cap="rnd">
              <a:solidFill>
                <a:schemeClr val="accent3"/>
              </a:solidFill>
              <a:round/>
            </a:ln>
            <a:effectLst/>
          </c:spPr>
          <c:marker>
            <c:symbol val="none"/>
          </c:marker>
          <c:val>
            <c:numRef>
              <c:f>Sheet2!$B$40:$B$47</c:f>
              <c:numCache>
                <c:formatCode>General</c:formatCode>
                <c:ptCount val="8"/>
                <c:pt idx="0">
                  <c:v>96</c:v>
                </c:pt>
                <c:pt idx="1">
                  <c:v>131</c:v>
                </c:pt>
                <c:pt idx="2">
                  <c:v>135</c:v>
                </c:pt>
                <c:pt idx="3">
                  <c:v>134</c:v>
                </c:pt>
                <c:pt idx="4">
                  <c:v>173</c:v>
                </c:pt>
                <c:pt idx="5">
                  <c:v>94</c:v>
                </c:pt>
                <c:pt idx="6">
                  <c:v>67</c:v>
                </c:pt>
                <c:pt idx="7">
                  <c:v>229</c:v>
                </c:pt>
              </c:numCache>
            </c:numRef>
          </c:val>
          <c:smooth val="0"/>
          <c:extLst>
            <c:ext xmlns:c16="http://schemas.microsoft.com/office/drawing/2014/chart" uri="{C3380CC4-5D6E-409C-BE32-E72D297353CC}">
              <c16:uniqueId val="{00000000-7157-4295-8555-9DF5F28B899F}"/>
            </c:ext>
          </c:extLst>
        </c:ser>
        <c:ser>
          <c:idx val="3"/>
          <c:order val="1"/>
          <c:tx>
            <c:v>r=3000</c:v>
          </c:tx>
          <c:spPr>
            <a:ln w="28575" cap="rnd">
              <a:solidFill>
                <a:schemeClr val="accent4"/>
              </a:solidFill>
              <a:round/>
            </a:ln>
            <a:effectLst/>
          </c:spPr>
          <c:marker>
            <c:symbol val="none"/>
          </c:marker>
          <c:val>
            <c:numRef>
              <c:f>Sheet2!$B$88:$B$95</c:f>
              <c:numCache>
                <c:formatCode>General</c:formatCode>
                <c:ptCount val="8"/>
                <c:pt idx="0">
                  <c:v>97</c:v>
                </c:pt>
                <c:pt idx="1">
                  <c:v>133</c:v>
                </c:pt>
                <c:pt idx="2">
                  <c:v>139</c:v>
                </c:pt>
                <c:pt idx="3">
                  <c:v>141</c:v>
                </c:pt>
                <c:pt idx="4">
                  <c:v>181</c:v>
                </c:pt>
                <c:pt idx="5">
                  <c:v>94</c:v>
                </c:pt>
                <c:pt idx="6">
                  <c:v>67</c:v>
                </c:pt>
                <c:pt idx="7">
                  <c:v>268</c:v>
                </c:pt>
              </c:numCache>
            </c:numRef>
          </c:val>
          <c:smooth val="0"/>
          <c:extLst>
            <c:ext xmlns:c16="http://schemas.microsoft.com/office/drawing/2014/chart" uri="{C3380CC4-5D6E-409C-BE32-E72D297353CC}">
              <c16:uniqueId val="{00000001-7157-4295-8555-9DF5F28B899F}"/>
            </c:ext>
          </c:extLst>
        </c:ser>
        <c:ser>
          <c:idx val="0"/>
          <c:order val="2"/>
          <c:tx>
            <c:v>custom</c:v>
          </c:tx>
          <c:spPr>
            <a:ln w="28575" cap="rnd">
              <a:solidFill>
                <a:schemeClr val="accent1"/>
              </a:solidFill>
              <a:round/>
            </a:ln>
            <a:effectLst/>
          </c:spPr>
          <c:marker>
            <c:symbol val="none"/>
          </c:marker>
          <c:val>
            <c:numRef>
              <c:f>Sheet2!$B$16:$B$23</c:f>
              <c:numCache>
                <c:formatCode>General</c:formatCode>
                <c:ptCount val="8"/>
                <c:pt idx="0">
                  <c:v>97</c:v>
                </c:pt>
                <c:pt idx="1">
                  <c:v>133</c:v>
                </c:pt>
                <c:pt idx="2">
                  <c:v>139</c:v>
                </c:pt>
                <c:pt idx="3">
                  <c:v>141</c:v>
                </c:pt>
                <c:pt idx="4">
                  <c:v>187</c:v>
                </c:pt>
                <c:pt idx="5">
                  <c:v>94</c:v>
                </c:pt>
                <c:pt idx="6">
                  <c:v>67</c:v>
                </c:pt>
                <c:pt idx="7">
                  <c:v>268</c:v>
                </c:pt>
              </c:numCache>
            </c:numRef>
          </c:val>
          <c:smooth val="0"/>
          <c:extLst>
            <c:ext xmlns:c16="http://schemas.microsoft.com/office/drawing/2014/chart" uri="{C3380CC4-5D6E-409C-BE32-E72D297353CC}">
              <c16:uniqueId val="{00000002-7157-4295-8555-9DF5F28B899F}"/>
            </c:ext>
          </c:extLst>
        </c:ser>
        <c:ser>
          <c:idx val="1"/>
          <c:order val="3"/>
          <c:tx>
            <c:v>r=5000</c:v>
          </c:tx>
          <c:spPr>
            <a:ln w="28575" cap="rnd">
              <a:solidFill>
                <a:schemeClr val="accent2"/>
              </a:solidFill>
              <a:round/>
            </a:ln>
            <a:effectLst/>
          </c:spPr>
          <c:marker>
            <c:symbol val="none"/>
          </c:marker>
          <c:val>
            <c:numRef>
              <c:f>Sheet2!$B$112:$B$119</c:f>
              <c:numCache>
                <c:formatCode>General</c:formatCode>
                <c:ptCount val="8"/>
                <c:pt idx="0">
                  <c:v>97</c:v>
                </c:pt>
                <c:pt idx="1">
                  <c:v>128</c:v>
                </c:pt>
                <c:pt idx="2">
                  <c:v>140</c:v>
                </c:pt>
                <c:pt idx="3">
                  <c:v>139</c:v>
                </c:pt>
                <c:pt idx="4">
                  <c:v>185</c:v>
                </c:pt>
                <c:pt idx="5">
                  <c:v>96</c:v>
                </c:pt>
                <c:pt idx="6">
                  <c:v>67</c:v>
                </c:pt>
                <c:pt idx="7">
                  <c:v>256</c:v>
                </c:pt>
              </c:numCache>
            </c:numRef>
          </c:val>
          <c:smooth val="0"/>
          <c:extLst>
            <c:ext xmlns:c16="http://schemas.microsoft.com/office/drawing/2014/chart" uri="{C3380CC4-5D6E-409C-BE32-E72D297353CC}">
              <c16:uniqueId val="{00000003-7157-4295-8555-9DF5F28B899F}"/>
            </c:ext>
          </c:extLst>
        </c:ser>
        <c:dLbls>
          <c:showLegendKey val="0"/>
          <c:showVal val="0"/>
          <c:showCatName val="0"/>
          <c:showSerName val="0"/>
          <c:showPercent val="0"/>
          <c:showBubbleSize val="0"/>
        </c:dLbls>
        <c:smooth val="0"/>
        <c:axId val="1809458992"/>
        <c:axId val="1809470640"/>
      </c:lineChart>
      <c:catAx>
        <c:axId val="1809458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is/not WokDay&amp;timeID</a:t>
                </a:r>
                <a:endParaRPr lang="zh-CN" altLang="en-US"/>
              </a:p>
            </c:rich>
          </c:tx>
          <c:layout>
            <c:manualLayout>
              <c:xMode val="edge"/>
              <c:yMode val="edge"/>
              <c:x val="0.60360823785742546"/>
              <c:y val="0.912649891692941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9470640"/>
        <c:crosses val="autoZero"/>
        <c:auto val="1"/>
        <c:lblAlgn val="ctr"/>
        <c:lblOffset val="100"/>
        <c:noMultiLvlLbl val="0"/>
      </c:catAx>
      <c:valAx>
        <c:axId val="1809470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clusters</a:t>
                </a:r>
                <a:endParaRPr lang="zh-CN" altLang="en-US"/>
              </a:p>
            </c:rich>
          </c:tx>
          <c:layout>
            <c:manualLayout>
              <c:xMode val="edge"/>
              <c:yMode val="edge"/>
              <c:x val="1.4861993269138661E-2"/>
              <c:y val="0.1119779233653744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94589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val>
            <c:numRef>
              <c:f>dist!$A$37:$A$2011</c:f>
              <c:numCache>
                <c:formatCode>General</c:formatCode>
                <c:ptCount val="1975"/>
                <c:pt idx="0">
                  <c:v>4858.7961560410104</c:v>
                </c:pt>
                <c:pt idx="1">
                  <c:v>4845.0946739716701</c:v>
                </c:pt>
                <c:pt idx="2">
                  <c:v>4753.42766374243</c:v>
                </c:pt>
                <c:pt idx="3">
                  <c:v>4698.6906770631304</c:v>
                </c:pt>
                <c:pt idx="4">
                  <c:v>4687.4704223751496</c:v>
                </c:pt>
                <c:pt idx="5">
                  <c:v>4425.58672404967</c:v>
                </c:pt>
                <c:pt idx="6">
                  <c:v>4281.6278336274599</c:v>
                </c:pt>
                <c:pt idx="7">
                  <c:v>4260.6588672364096</c:v>
                </c:pt>
                <c:pt idx="8">
                  <c:v>4130.6953768967896</c:v>
                </c:pt>
                <c:pt idx="9">
                  <c:v>4123.9874433771301</c:v>
                </c:pt>
                <c:pt idx="10">
                  <c:v>4059.8522148750199</c:v>
                </c:pt>
                <c:pt idx="11">
                  <c:v>4008.06089648853</c:v>
                </c:pt>
                <c:pt idx="12">
                  <c:v>3990.8689076544301</c:v>
                </c:pt>
                <c:pt idx="13">
                  <c:v>3985.4758365973698</c:v>
                </c:pt>
                <c:pt idx="14">
                  <c:v>3984.5334965877701</c:v>
                </c:pt>
                <c:pt idx="15">
                  <c:v>3970.1324927731698</c:v>
                </c:pt>
                <c:pt idx="16">
                  <c:v>3824.9644551619299</c:v>
                </c:pt>
                <c:pt idx="17">
                  <c:v>3722.6813423694898</c:v>
                </c:pt>
                <c:pt idx="18">
                  <c:v>3716.8030237575299</c:v>
                </c:pt>
                <c:pt idx="19">
                  <c:v>3689.1224955012599</c:v>
                </c:pt>
                <c:pt idx="20">
                  <c:v>3600.2506556441799</c:v>
                </c:pt>
                <c:pt idx="21">
                  <c:v>3578.2689814193</c:v>
                </c:pt>
                <c:pt idx="22">
                  <c:v>3519.74174727129</c:v>
                </c:pt>
                <c:pt idx="23">
                  <c:v>3484.21508095117</c:v>
                </c:pt>
                <c:pt idx="24">
                  <c:v>3399.6377468109199</c:v>
                </c:pt>
                <c:pt idx="25">
                  <c:v>3374.4621899940098</c:v>
                </c:pt>
                <c:pt idx="26">
                  <c:v>3313.51718491052</c:v>
                </c:pt>
                <c:pt idx="27">
                  <c:v>3312.67056923583</c:v>
                </c:pt>
                <c:pt idx="28">
                  <c:v>3303.0533891494001</c:v>
                </c:pt>
                <c:pt idx="29">
                  <c:v>3287.1439245700899</c:v>
                </c:pt>
                <c:pt idx="30">
                  <c:v>3250.2879842466</c:v>
                </c:pt>
                <c:pt idx="31">
                  <c:v>3224.3079289011198</c:v>
                </c:pt>
                <c:pt idx="32">
                  <c:v>3189.67603114143</c:v>
                </c:pt>
                <c:pt idx="33">
                  <c:v>3089.5055719814</c:v>
                </c:pt>
                <c:pt idx="34">
                  <c:v>3088.16463570928</c:v>
                </c:pt>
                <c:pt idx="35">
                  <c:v>3078.1071888677302</c:v>
                </c:pt>
                <c:pt idx="36">
                  <c:v>3072.8282573485599</c:v>
                </c:pt>
                <c:pt idx="37">
                  <c:v>3014.6424141498701</c:v>
                </c:pt>
                <c:pt idx="38">
                  <c:v>2944.4285397809099</c:v>
                </c:pt>
                <c:pt idx="39">
                  <c:v>2901.2537769217302</c:v>
                </c:pt>
                <c:pt idx="40">
                  <c:v>2839.9696387190702</c:v>
                </c:pt>
                <c:pt idx="41">
                  <c:v>2764.55209332699</c:v>
                </c:pt>
                <c:pt idx="42">
                  <c:v>2762.3303336795998</c:v>
                </c:pt>
                <c:pt idx="43">
                  <c:v>2727.3246420396299</c:v>
                </c:pt>
                <c:pt idx="44">
                  <c:v>2725.7331963053898</c:v>
                </c:pt>
                <c:pt idx="45">
                  <c:v>2693.1080512694398</c:v>
                </c:pt>
                <c:pt idx="46">
                  <c:v>2689.7006926935801</c:v>
                </c:pt>
                <c:pt idx="47">
                  <c:v>2626.4781888890602</c:v>
                </c:pt>
                <c:pt idx="48">
                  <c:v>2554.8284749378399</c:v>
                </c:pt>
                <c:pt idx="49">
                  <c:v>2540.3836487128201</c:v>
                </c:pt>
                <c:pt idx="50">
                  <c:v>2528.2057731121399</c:v>
                </c:pt>
                <c:pt idx="51">
                  <c:v>2506.50222891152</c:v>
                </c:pt>
                <c:pt idx="52">
                  <c:v>2433.0752658245901</c:v>
                </c:pt>
                <c:pt idx="53">
                  <c:v>2404.7858978665399</c:v>
                </c:pt>
                <c:pt idx="54">
                  <c:v>2400.56796949618</c:v>
                </c:pt>
                <c:pt idx="55">
                  <c:v>2362.2013598431899</c:v>
                </c:pt>
                <c:pt idx="56">
                  <c:v>2361.2496049967499</c:v>
                </c:pt>
                <c:pt idx="57">
                  <c:v>2359.5214821038599</c:v>
                </c:pt>
                <c:pt idx="58">
                  <c:v>2359.5214821038599</c:v>
                </c:pt>
                <c:pt idx="59">
                  <c:v>2359.5214821038599</c:v>
                </c:pt>
                <c:pt idx="60">
                  <c:v>2359.5214821038599</c:v>
                </c:pt>
                <c:pt idx="61">
                  <c:v>2359.5214821038599</c:v>
                </c:pt>
                <c:pt idx="62">
                  <c:v>2359.5214821038599</c:v>
                </c:pt>
                <c:pt idx="63">
                  <c:v>2359.5214821038599</c:v>
                </c:pt>
                <c:pt idx="64">
                  <c:v>2359.5214821038599</c:v>
                </c:pt>
                <c:pt idx="65">
                  <c:v>2359.5214821038599</c:v>
                </c:pt>
                <c:pt idx="66">
                  <c:v>2359.5214821038599</c:v>
                </c:pt>
                <c:pt idx="67">
                  <c:v>2359.5214821038599</c:v>
                </c:pt>
                <c:pt idx="68">
                  <c:v>2359.5214821038599</c:v>
                </c:pt>
                <c:pt idx="69">
                  <c:v>2359.5214821038599</c:v>
                </c:pt>
                <c:pt idx="70">
                  <c:v>2359.5214821038599</c:v>
                </c:pt>
                <c:pt idx="71">
                  <c:v>2359.5214821038599</c:v>
                </c:pt>
                <c:pt idx="72">
                  <c:v>2359.5214821038599</c:v>
                </c:pt>
                <c:pt idx="73">
                  <c:v>2359.5214821038599</c:v>
                </c:pt>
                <c:pt idx="74">
                  <c:v>2359.5214821038599</c:v>
                </c:pt>
                <c:pt idx="75">
                  <c:v>2359.5214821038599</c:v>
                </c:pt>
                <c:pt idx="76">
                  <c:v>2359.5214821038599</c:v>
                </c:pt>
                <c:pt idx="77">
                  <c:v>2359.5214821038599</c:v>
                </c:pt>
                <c:pt idx="78">
                  <c:v>2359.5214821038599</c:v>
                </c:pt>
                <c:pt idx="79">
                  <c:v>2327.2649604369699</c:v>
                </c:pt>
                <c:pt idx="80">
                  <c:v>2302.4589131592302</c:v>
                </c:pt>
                <c:pt idx="81">
                  <c:v>2289.8849549291999</c:v>
                </c:pt>
                <c:pt idx="82">
                  <c:v>2278.67926330623</c:v>
                </c:pt>
                <c:pt idx="83">
                  <c:v>2278.67926330623</c:v>
                </c:pt>
                <c:pt idx="84">
                  <c:v>2278.67926330623</c:v>
                </c:pt>
                <c:pt idx="85">
                  <c:v>2278.67926330623</c:v>
                </c:pt>
                <c:pt idx="86">
                  <c:v>2278.67926330623</c:v>
                </c:pt>
                <c:pt idx="87">
                  <c:v>2278.67926330623</c:v>
                </c:pt>
                <c:pt idx="88">
                  <c:v>2262.96567286969</c:v>
                </c:pt>
                <c:pt idx="89">
                  <c:v>2261.3648744818502</c:v>
                </c:pt>
                <c:pt idx="90">
                  <c:v>2260.4298530430101</c:v>
                </c:pt>
                <c:pt idx="91">
                  <c:v>2252.99665081379</c:v>
                </c:pt>
                <c:pt idx="92">
                  <c:v>2224.2641481547198</c:v>
                </c:pt>
                <c:pt idx="93">
                  <c:v>2220.4836255662099</c:v>
                </c:pt>
                <c:pt idx="94">
                  <c:v>2215.2397941399099</c:v>
                </c:pt>
                <c:pt idx="95">
                  <c:v>2199.2447442058501</c:v>
                </c:pt>
                <c:pt idx="96">
                  <c:v>2197.2403241649299</c:v>
                </c:pt>
                <c:pt idx="97">
                  <c:v>2186.2479644413502</c:v>
                </c:pt>
                <c:pt idx="98">
                  <c:v>2148.4053193057898</c:v>
                </c:pt>
                <c:pt idx="99">
                  <c:v>2125.4222247745802</c:v>
                </c:pt>
                <c:pt idx="100">
                  <c:v>2125.1973102595398</c:v>
                </c:pt>
                <c:pt idx="101">
                  <c:v>2125.1973102595398</c:v>
                </c:pt>
                <c:pt idx="102">
                  <c:v>2122.3106789864701</c:v>
                </c:pt>
                <c:pt idx="103">
                  <c:v>2107.6920251801398</c:v>
                </c:pt>
                <c:pt idx="104">
                  <c:v>2078.0593285248301</c:v>
                </c:pt>
                <c:pt idx="105">
                  <c:v>2061.3112493406602</c:v>
                </c:pt>
                <c:pt idx="106">
                  <c:v>2050.6086916875101</c:v>
                </c:pt>
                <c:pt idx="107">
                  <c:v>2040.9808788775599</c:v>
                </c:pt>
                <c:pt idx="108">
                  <c:v>2030.7352915394199</c:v>
                </c:pt>
                <c:pt idx="109">
                  <c:v>1975.58931833884</c:v>
                </c:pt>
                <c:pt idx="110">
                  <c:v>1964.13998595669</c:v>
                </c:pt>
                <c:pt idx="111">
                  <c:v>1901.9449829621899</c:v>
                </c:pt>
                <c:pt idx="112">
                  <c:v>1898.14403104707</c:v>
                </c:pt>
                <c:pt idx="113">
                  <c:v>1887.90107652747</c:v>
                </c:pt>
                <c:pt idx="114">
                  <c:v>1879.4832197926801</c:v>
                </c:pt>
                <c:pt idx="115">
                  <c:v>1875.6465967220599</c:v>
                </c:pt>
                <c:pt idx="116">
                  <c:v>1844.80658710956</c:v>
                </c:pt>
                <c:pt idx="117">
                  <c:v>1817.1153975191601</c:v>
                </c:pt>
                <c:pt idx="118">
                  <c:v>1816.0685133117699</c:v>
                </c:pt>
                <c:pt idx="119">
                  <c:v>1813.0376754377</c:v>
                </c:pt>
                <c:pt idx="120">
                  <c:v>1809.41854867289</c:v>
                </c:pt>
                <c:pt idx="121">
                  <c:v>1809.03108043625</c:v>
                </c:pt>
                <c:pt idx="122">
                  <c:v>1801.33010897805</c:v>
                </c:pt>
                <c:pt idx="123">
                  <c:v>1798.4438114603099</c:v>
                </c:pt>
                <c:pt idx="124">
                  <c:v>1792.30728113943</c:v>
                </c:pt>
                <c:pt idx="125">
                  <c:v>1770.90468430995</c:v>
                </c:pt>
                <c:pt idx="126">
                  <c:v>1755.63039098479</c:v>
                </c:pt>
                <c:pt idx="127">
                  <c:v>1737.88984902978</c:v>
                </c:pt>
                <c:pt idx="128">
                  <c:v>1725.0703730027999</c:v>
                </c:pt>
                <c:pt idx="129">
                  <c:v>1722.34585162753</c:v>
                </c:pt>
                <c:pt idx="130">
                  <c:v>1711.42592863696</c:v>
                </c:pt>
                <c:pt idx="131">
                  <c:v>1685.24733109405</c:v>
                </c:pt>
                <c:pt idx="132">
                  <c:v>1682.17298896179</c:v>
                </c:pt>
                <c:pt idx="133">
                  <c:v>1651.41560846877</c:v>
                </c:pt>
                <c:pt idx="134">
                  <c:v>1647.48896000696</c:v>
                </c:pt>
                <c:pt idx="135">
                  <c:v>1638.5052101111701</c:v>
                </c:pt>
                <c:pt idx="136">
                  <c:v>1616.2972610730999</c:v>
                </c:pt>
                <c:pt idx="137">
                  <c:v>1600.87670000399</c:v>
                </c:pt>
                <c:pt idx="138">
                  <c:v>1591.3115693787199</c:v>
                </c:pt>
                <c:pt idx="139">
                  <c:v>1590.5627725941699</c:v>
                </c:pt>
                <c:pt idx="140">
                  <c:v>1586.23007038424</c:v>
                </c:pt>
                <c:pt idx="141">
                  <c:v>1586.23007038424</c:v>
                </c:pt>
                <c:pt idx="142">
                  <c:v>1568.54244971753</c:v>
                </c:pt>
                <c:pt idx="143">
                  <c:v>1565.8589665297</c:v>
                </c:pt>
                <c:pt idx="144">
                  <c:v>1565.51901399279</c:v>
                </c:pt>
                <c:pt idx="145">
                  <c:v>1555.0199329541699</c:v>
                </c:pt>
                <c:pt idx="146">
                  <c:v>1553.4636627954001</c:v>
                </c:pt>
                <c:pt idx="147">
                  <c:v>1550.2826317741101</c:v>
                </c:pt>
                <c:pt idx="148">
                  <c:v>1544.8098038742401</c:v>
                </c:pt>
                <c:pt idx="149">
                  <c:v>1537.4858985421199</c:v>
                </c:pt>
                <c:pt idx="150">
                  <c:v>1535.53862323621</c:v>
                </c:pt>
                <c:pt idx="151">
                  <c:v>1535.2589043168</c:v>
                </c:pt>
                <c:pt idx="152">
                  <c:v>1534.07379304335</c:v>
                </c:pt>
                <c:pt idx="153">
                  <c:v>1532.38927447642</c:v>
                </c:pt>
                <c:pt idx="154">
                  <c:v>1531.0912543173299</c:v>
                </c:pt>
                <c:pt idx="155">
                  <c:v>1508.27346551355</c:v>
                </c:pt>
                <c:pt idx="156">
                  <c:v>1507.9560619507399</c:v>
                </c:pt>
                <c:pt idx="157">
                  <c:v>1497.3472374348901</c:v>
                </c:pt>
                <c:pt idx="158">
                  <c:v>1490.19687408957</c:v>
                </c:pt>
                <c:pt idx="159">
                  <c:v>1480.9994823791999</c:v>
                </c:pt>
                <c:pt idx="160">
                  <c:v>1478.05539468283</c:v>
                </c:pt>
                <c:pt idx="161">
                  <c:v>1469.77586365092</c:v>
                </c:pt>
                <c:pt idx="162">
                  <c:v>1467.42708993355</c:v>
                </c:pt>
                <c:pt idx="163">
                  <c:v>1459.80582910011</c:v>
                </c:pt>
                <c:pt idx="164">
                  <c:v>1459.5851968532199</c:v>
                </c:pt>
                <c:pt idx="165">
                  <c:v>1455.0681966526799</c:v>
                </c:pt>
                <c:pt idx="166">
                  <c:v>1453.80182853364</c:v>
                </c:pt>
                <c:pt idx="167">
                  <c:v>1451.2381695164399</c:v>
                </c:pt>
                <c:pt idx="168">
                  <c:v>1448.986518318</c:v>
                </c:pt>
                <c:pt idx="169">
                  <c:v>1446.6210755654799</c:v>
                </c:pt>
                <c:pt idx="170">
                  <c:v>1442.02739318213</c:v>
                </c:pt>
                <c:pt idx="171">
                  <c:v>1439.54429859011</c:v>
                </c:pt>
                <c:pt idx="172">
                  <c:v>1434.8980670127401</c:v>
                </c:pt>
                <c:pt idx="173">
                  <c:v>1428.3299630410399</c:v>
                </c:pt>
                <c:pt idx="174">
                  <c:v>1419.16522330366</c:v>
                </c:pt>
                <c:pt idx="175">
                  <c:v>1412.83566042135</c:v>
                </c:pt>
                <c:pt idx="176">
                  <c:v>1411.9595023037</c:v>
                </c:pt>
                <c:pt idx="177">
                  <c:v>1401.6225297159399</c:v>
                </c:pt>
                <c:pt idx="178">
                  <c:v>1401.1663537739601</c:v>
                </c:pt>
                <c:pt idx="179">
                  <c:v>1400.4417194175901</c:v>
                </c:pt>
                <c:pt idx="180">
                  <c:v>1400.32677452349</c:v>
                </c:pt>
                <c:pt idx="181">
                  <c:v>1397.3861997331901</c:v>
                </c:pt>
                <c:pt idx="182">
                  <c:v>1388.3565655638699</c:v>
                </c:pt>
                <c:pt idx="183">
                  <c:v>1375.0071450391699</c:v>
                </c:pt>
                <c:pt idx="184">
                  <c:v>1373.1189617643299</c:v>
                </c:pt>
                <c:pt idx="185">
                  <c:v>1373.08107208143</c:v>
                </c:pt>
                <c:pt idx="186">
                  <c:v>1371.4036318354099</c:v>
                </c:pt>
                <c:pt idx="187">
                  <c:v>1367.99459667208</c:v>
                </c:pt>
                <c:pt idx="188">
                  <c:v>1361.06286278787</c:v>
                </c:pt>
                <c:pt idx="189">
                  <c:v>1347.7336234106299</c:v>
                </c:pt>
                <c:pt idx="190">
                  <c:v>1332.02540221869</c:v>
                </c:pt>
                <c:pt idx="191">
                  <c:v>1330.4503299718399</c:v>
                </c:pt>
                <c:pt idx="192">
                  <c:v>1326.3311393076101</c:v>
                </c:pt>
                <c:pt idx="193">
                  <c:v>1325.0637706376399</c:v>
                </c:pt>
                <c:pt idx="194">
                  <c:v>1323.7372742062701</c:v>
                </c:pt>
                <c:pt idx="195">
                  <c:v>1316.8471726976099</c:v>
                </c:pt>
                <c:pt idx="196">
                  <c:v>1303.0020001036601</c:v>
                </c:pt>
                <c:pt idx="197">
                  <c:v>1301.3355500995101</c:v>
                </c:pt>
                <c:pt idx="198">
                  <c:v>1301.07219916602</c:v>
                </c:pt>
                <c:pt idx="199">
                  <c:v>1300.61561825525</c:v>
                </c:pt>
                <c:pt idx="200">
                  <c:v>1297.2721433931499</c:v>
                </c:pt>
                <c:pt idx="201">
                  <c:v>1297.1502553534899</c:v>
                </c:pt>
                <c:pt idx="202">
                  <c:v>1292.15756078291</c:v>
                </c:pt>
                <c:pt idx="203">
                  <c:v>1289.73995417634</c:v>
                </c:pt>
                <c:pt idx="204">
                  <c:v>1288.51448065419</c:v>
                </c:pt>
                <c:pt idx="205">
                  <c:v>1286.6953987974</c:v>
                </c:pt>
                <c:pt idx="206">
                  <c:v>1282.9360247727</c:v>
                </c:pt>
                <c:pt idx="207">
                  <c:v>1278.40014044654</c:v>
                </c:pt>
                <c:pt idx="208">
                  <c:v>1278.1292670573</c:v>
                </c:pt>
                <c:pt idx="209">
                  <c:v>1278.1292670573</c:v>
                </c:pt>
                <c:pt idx="210">
                  <c:v>1267.93525444221</c:v>
                </c:pt>
                <c:pt idx="211">
                  <c:v>1266.5373488565999</c:v>
                </c:pt>
                <c:pt idx="212">
                  <c:v>1265.6519910463201</c:v>
                </c:pt>
                <c:pt idx="213">
                  <c:v>1264.7528738537201</c:v>
                </c:pt>
                <c:pt idx="214">
                  <c:v>1257.76718605571</c:v>
                </c:pt>
                <c:pt idx="215">
                  <c:v>1253.14931220981</c:v>
                </c:pt>
                <c:pt idx="216">
                  <c:v>1248.8733960688501</c:v>
                </c:pt>
                <c:pt idx="217">
                  <c:v>1248.4079920869301</c:v>
                </c:pt>
                <c:pt idx="218">
                  <c:v>1247.0218639530499</c:v>
                </c:pt>
                <c:pt idx="219">
                  <c:v>1245.08692517693</c:v>
                </c:pt>
                <c:pt idx="220">
                  <c:v>1234.1541890390899</c:v>
                </c:pt>
                <c:pt idx="221">
                  <c:v>1227.06624601506</c:v>
                </c:pt>
                <c:pt idx="222">
                  <c:v>1224.8469065454599</c:v>
                </c:pt>
                <c:pt idx="223">
                  <c:v>1221.4742772020199</c:v>
                </c:pt>
                <c:pt idx="224">
                  <c:v>1221.47418852037</c:v>
                </c:pt>
                <c:pt idx="225">
                  <c:v>1219.97082613406</c:v>
                </c:pt>
                <c:pt idx="226">
                  <c:v>1218.5794630330099</c:v>
                </c:pt>
                <c:pt idx="227">
                  <c:v>1216.9748632226899</c:v>
                </c:pt>
                <c:pt idx="228">
                  <c:v>1211.5153603853601</c:v>
                </c:pt>
                <c:pt idx="229">
                  <c:v>1193.8937478856401</c:v>
                </c:pt>
                <c:pt idx="230">
                  <c:v>1185.4760020932999</c:v>
                </c:pt>
                <c:pt idx="231">
                  <c:v>1181.5718006723901</c:v>
                </c:pt>
                <c:pt idx="232">
                  <c:v>1180.04000137762</c:v>
                </c:pt>
                <c:pt idx="233">
                  <c:v>1177.3968843151999</c:v>
                </c:pt>
                <c:pt idx="234">
                  <c:v>1155.48959546734</c:v>
                </c:pt>
                <c:pt idx="235">
                  <c:v>1148.2629330715599</c:v>
                </c:pt>
                <c:pt idx="236">
                  <c:v>1143.1111969210299</c:v>
                </c:pt>
                <c:pt idx="237">
                  <c:v>1142.8894109872399</c:v>
                </c:pt>
                <c:pt idx="238">
                  <c:v>1140.48763410126</c:v>
                </c:pt>
                <c:pt idx="239">
                  <c:v>1140.34924528595</c:v>
                </c:pt>
                <c:pt idx="240">
                  <c:v>1138.7067253380801</c:v>
                </c:pt>
                <c:pt idx="241">
                  <c:v>1134.3475019038699</c:v>
                </c:pt>
                <c:pt idx="242">
                  <c:v>1127.5396906472999</c:v>
                </c:pt>
                <c:pt idx="243">
                  <c:v>1120.63648049791</c:v>
                </c:pt>
                <c:pt idx="244">
                  <c:v>1119.07677341268</c:v>
                </c:pt>
                <c:pt idx="245">
                  <c:v>1104.30408815288</c:v>
                </c:pt>
                <c:pt idx="246">
                  <c:v>1102.6562204493</c:v>
                </c:pt>
                <c:pt idx="247">
                  <c:v>1100.0824520116901</c:v>
                </c:pt>
                <c:pt idx="248">
                  <c:v>1098.2331552396099</c:v>
                </c:pt>
                <c:pt idx="249">
                  <c:v>1089.6942435107601</c:v>
                </c:pt>
                <c:pt idx="250">
                  <c:v>1084.5461334771201</c:v>
                </c:pt>
                <c:pt idx="251">
                  <c:v>1081.40724733309</c:v>
                </c:pt>
                <c:pt idx="252">
                  <c:v>1076.6783878625399</c:v>
                </c:pt>
                <c:pt idx="253">
                  <c:v>1075.9611583701201</c:v>
                </c:pt>
                <c:pt idx="254">
                  <c:v>1074.42376840922</c:v>
                </c:pt>
                <c:pt idx="255">
                  <c:v>1068.47102464062</c:v>
                </c:pt>
                <c:pt idx="256">
                  <c:v>1063.9135265111199</c:v>
                </c:pt>
                <c:pt idx="257">
                  <c:v>1063.4559903096299</c:v>
                </c:pt>
                <c:pt idx="258">
                  <c:v>1060.7381712998199</c:v>
                </c:pt>
                <c:pt idx="259">
                  <c:v>1059.6828808876701</c:v>
                </c:pt>
                <c:pt idx="260">
                  <c:v>1058.57490226449</c:v>
                </c:pt>
                <c:pt idx="261">
                  <c:v>1053.6317124284401</c:v>
                </c:pt>
                <c:pt idx="262">
                  <c:v>1049.6853233838999</c:v>
                </c:pt>
                <c:pt idx="263">
                  <c:v>1049.5648362204199</c:v>
                </c:pt>
                <c:pt idx="264">
                  <c:v>1045.96909715382</c:v>
                </c:pt>
                <c:pt idx="265">
                  <c:v>1036.27987083787</c:v>
                </c:pt>
                <c:pt idx="266">
                  <c:v>1034.9812908874501</c:v>
                </c:pt>
                <c:pt idx="267">
                  <c:v>1032.9015069098</c:v>
                </c:pt>
                <c:pt idx="268">
                  <c:v>1030.51741153377</c:v>
                </c:pt>
                <c:pt idx="269">
                  <c:v>1028.2461077161399</c:v>
                </c:pt>
                <c:pt idx="270">
                  <c:v>1024.5522718899999</c:v>
                </c:pt>
                <c:pt idx="271">
                  <c:v>1024.34361255559</c:v>
                </c:pt>
                <c:pt idx="272">
                  <c:v>1024.24748746108</c:v>
                </c:pt>
                <c:pt idx="273">
                  <c:v>1019.57800139474</c:v>
                </c:pt>
                <c:pt idx="274">
                  <c:v>1019.17006429063</c:v>
                </c:pt>
                <c:pt idx="275">
                  <c:v>1019.17006429063</c:v>
                </c:pt>
                <c:pt idx="276">
                  <c:v>1013.22281808014</c:v>
                </c:pt>
                <c:pt idx="277">
                  <c:v>1012.42117110083</c:v>
                </c:pt>
                <c:pt idx="278">
                  <c:v>1010.17363000112</c:v>
                </c:pt>
                <c:pt idx="279">
                  <c:v>1009.48344491696</c:v>
                </c:pt>
                <c:pt idx="280">
                  <c:v>1007.521657933</c:v>
                </c:pt>
                <c:pt idx="281">
                  <c:v>1005.44641067961</c:v>
                </c:pt>
                <c:pt idx="282">
                  <c:v>1005.09552199589</c:v>
                </c:pt>
                <c:pt idx="283">
                  <c:v>1002.9923819934399</c:v>
                </c:pt>
                <c:pt idx="284">
                  <c:v>1000.6250767522801</c:v>
                </c:pt>
                <c:pt idx="285">
                  <c:v>1000.2425398225899</c:v>
                </c:pt>
                <c:pt idx="286">
                  <c:v>999.98478899728798</c:v>
                </c:pt>
                <c:pt idx="287">
                  <c:v>999.85652515309005</c:v>
                </c:pt>
                <c:pt idx="288">
                  <c:v>995.91532441765401</c:v>
                </c:pt>
                <c:pt idx="289">
                  <c:v>991.375080735138</c:v>
                </c:pt>
                <c:pt idx="290">
                  <c:v>990.86409990271898</c:v>
                </c:pt>
                <c:pt idx="291">
                  <c:v>990.80025432290404</c:v>
                </c:pt>
                <c:pt idx="292">
                  <c:v>988.65048045147898</c:v>
                </c:pt>
                <c:pt idx="293">
                  <c:v>988.23390540864898</c:v>
                </c:pt>
                <c:pt idx="294">
                  <c:v>986.40303989840299</c:v>
                </c:pt>
                <c:pt idx="295">
                  <c:v>984.00703945132295</c:v>
                </c:pt>
                <c:pt idx="296">
                  <c:v>981.00632392539501</c:v>
                </c:pt>
                <c:pt idx="297">
                  <c:v>980.02950263929699</c:v>
                </c:pt>
                <c:pt idx="298">
                  <c:v>979.966392761414</c:v>
                </c:pt>
                <c:pt idx="299">
                  <c:v>973.058870601943</c:v>
                </c:pt>
                <c:pt idx="300">
                  <c:v>973.033628128808</c:v>
                </c:pt>
                <c:pt idx="301">
                  <c:v>971.50850898491501</c:v>
                </c:pt>
                <c:pt idx="302">
                  <c:v>971.27383536685704</c:v>
                </c:pt>
                <c:pt idx="303">
                  <c:v>970.91577997691604</c:v>
                </c:pt>
                <c:pt idx="304">
                  <c:v>969.63797816060799</c:v>
                </c:pt>
                <c:pt idx="305">
                  <c:v>969.42650800340596</c:v>
                </c:pt>
                <c:pt idx="306">
                  <c:v>963.79754553207204</c:v>
                </c:pt>
                <c:pt idx="307">
                  <c:v>960.440192605074</c:v>
                </c:pt>
                <c:pt idx="308">
                  <c:v>959.79362826354998</c:v>
                </c:pt>
                <c:pt idx="309">
                  <c:v>957.85196685841299</c:v>
                </c:pt>
                <c:pt idx="310">
                  <c:v>953.96079073466797</c:v>
                </c:pt>
                <c:pt idx="311">
                  <c:v>953.83244208694202</c:v>
                </c:pt>
                <c:pt idx="312">
                  <c:v>951.44064260825303</c:v>
                </c:pt>
                <c:pt idx="313">
                  <c:v>951.24785930641997</c:v>
                </c:pt>
                <c:pt idx="314">
                  <c:v>950.62494512892795</c:v>
                </c:pt>
                <c:pt idx="315">
                  <c:v>950.47783088813503</c:v>
                </c:pt>
                <c:pt idx="316">
                  <c:v>948.65118699718698</c:v>
                </c:pt>
                <c:pt idx="317">
                  <c:v>946.63059436610502</c:v>
                </c:pt>
                <c:pt idx="318">
                  <c:v>946.402895421484</c:v>
                </c:pt>
                <c:pt idx="319">
                  <c:v>944.28893795605802</c:v>
                </c:pt>
                <c:pt idx="320">
                  <c:v>928.083756907056</c:v>
                </c:pt>
                <c:pt idx="321">
                  <c:v>928.083756907056</c:v>
                </c:pt>
                <c:pt idx="322">
                  <c:v>928.083756907056</c:v>
                </c:pt>
                <c:pt idx="323">
                  <c:v>928.083756907056</c:v>
                </c:pt>
                <c:pt idx="324">
                  <c:v>928.083756907056</c:v>
                </c:pt>
                <c:pt idx="325">
                  <c:v>925.88240862726195</c:v>
                </c:pt>
                <c:pt idx="326">
                  <c:v>925.66139100927603</c:v>
                </c:pt>
                <c:pt idx="327">
                  <c:v>919.72125437497596</c:v>
                </c:pt>
                <c:pt idx="328">
                  <c:v>918.80421440833504</c:v>
                </c:pt>
                <c:pt idx="329">
                  <c:v>916.65181054935397</c:v>
                </c:pt>
                <c:pt idx="330">
                  <c:v>916.59250610471202</c:v>
                </c:pt>
                <c:pt idx="331">
                  <c:v>916.34431545540599</c:v>
                </c:pt>
                <c:pt idx="332">
                  <c:v>916.32465274648405</c:v>
                </c:pt>
                <c:pt idx="333">
                  <c:v>914.87606661337202</c:v>
                </c:pt>
                <c:pt idx="334">
                  <c:v>910.61948121319597</c:v>
                </c:pt>
                <c:pt idx="335">
                  <c:v>909.69207525594095</c:v>
                </c:pt>
                <c:pt idx="336">
                  <c:v>908.16605885466504</c:v>
                </c:pt>
                <c:pt idx="337">
                  <c:v>905.69828630530503</c:v>
                </c:pt>
                <c:pt idx="338">
                  <c:v>904.760169060679</c:v>
                </c:pt>
                <c:pt idx="339">
                  <c:v>902.41958199418298</c:v>
                </c:pt>
                <c:pt idx="340">
                  <c:v>900.88233887392903</c:v>
                </c:pt>
                <c:pt idx="341">
                  <c:v>900.257373587389</c:v>
                </c:pt>
                <c:pt idx="342">
                  <c:v>899.47812045639103</c:v>
                </c:pt>
                <c:pt idx="343">
                  <c:v>896.39495750168498</c:v>
                </c:pt>
                <c:pt idx="344">
                  <c:v>896.15742072147498</c:v>
                </c:pt>
                <c:pt idx="345">
                  <c:v>893.61677965425895</c:v>
                </c:pt>
                <c:pt idx="346">
                  <c:v>891.84102662019598</c:v>
                </c:pt>
                <c:pt idx="347">
                  <c:v>890.08693291984105</c:v>
                </c:pt>
                <c:pt idx="348">
                  <c:v>889.57821914251201</c:v>
                </c:pt>
                <c:pt idx="349">
                  <c:v>887.10856856914802</c:v>
                </c:pt>
                <c:pt idx="350">
                  <c:v>885.92587395160194</c:v>
                </c:pt>
                <c:pt idx="351">
                  <c:v>884.09806604638902</c:v>
                </c:pt>
                <c:pt idx="352">
                  <c:v>882.78506363833003</c:v>
                </c:pt>
                <c:pt idx="353">
                  <c:v>880.90520152631996</c:v>
                </c:pt>
                <c:pt idx="354">
                  <c:v>880.90520152631996</c:v>
                </c:pt>
                <c:pt idx="355">
                  <c:v>875.04177892062796</c:v>
                </c:pt>
                <c:pt idx="356">
                  <c:v>874.87891145923402</c:v>
                </c:pt>
                <c:pt idx="357">
                  <c:v>869.69692057720601</c:v>
                </c:pt>
                <c:pt idx="358">
                  <c:v>869.592067553231</c:v>
                </c:pt>
                <c:pt idx="359">
                  <c:v>869.568565621228</c:v>
                </c:pt>
                <c:pt idx="360">
                  <c:v>867.415428522409</c:v>
                </c:pt>
                <c:pt idx="361">
                  <c:v>864.08577747003801</c:v>
                </c:pt>
                <c:pt idx="362">
                  <c:v>858.82344166331904</c:v>
                </c:pt>
                <c:pt idx="363">
                  <c:v>856.53126101053704</c:v>
                </c:pt>
                <c:pt idx="364">
                  <c:v>852.07099496353896</c:v>
                </c:pt>
                <c:pt idx="365">
                  <c:v>850.794104229146</c:v>
                </c:pt>
                <c:pt idx="366">
                  <c:v>847.65960610002298</c:v>
                </c:pt>
                <c:pt idx="367">
                  <c:v>846.68858665136395</c:v>
                </c:pt>
                <c:pt idx="368">
                  <c:v>846.54541362957696</c:v>
                </c:pt>
                <c:pt idx="369">
                  <c:v>844.37443295402898</c:v>
                </c:pt>
                <c:pt idx="370">
                  <c:v>844.26180005162803</c:v>
                </c:pt>
                <c:pt idx="371">
                  <c:v>842.23788228397996</c:v>
                </c:pt>
                <c:pt idx="372">
                  <c:v>841.54625767464699</c:v>
                </c:pt>
                <c:pt idx="373">
                  <c:v>841.41477244612804</c:v>
                </c:pt>
                <c:pt idx="374">
                  <c:v>841.06207344122902</c:v>
                </c:pt>
                <c:pt idx="375">
                  <c:v>840.07143109895901</c:v>
                </c:pt>
                <c:pt idx="376">
                  <c:v>839.66980279603104</c:v>
                </c:pt>
                <c:pt idx="377">
                  <c:v>839.66262681248099</c:v>
                </c:pt>
                <c:pt idx="378">
                  <c:v>839.49439020942395</c:v>
                </c:pt>
                <c:pt idx="379">
                  <c:v>838.86657730581703</c:v>
                </c:pt>
                <c:pt idx="380">
                  <c:v>836.90511104997404</c:v>
                </c:pt>
                <c:pt idx="381">
                  <c:v>835.36288766087398</c:v>
                </c:pt>
                <c:pt idx="382">
                  <c:v>830.35112692094901</c:v>
                </c:pt>
                <c:pt idx="383">
                  <c:v>829.93109031018605</c:v>
                </c:pt>
                <c:pt idx="384">
                  <c:v>829.92551057440198</c:v>
                </c:pt>
                <c:pt idx="385">
                  <c:v>823.82750535787102</c:v>
                </c:pt>
                <c:pt idx="386">
                  <c:v>823.75634059032996</c:v>
                </c:pt>
                <c:pt idx="387">
                  <c:v>820.613376534851</c:v>
                </c:pt>
                <c:pt idx="388">
                  <c:v>819.81976161577904</c:v>
                </c:pt>
                <c:pt idx="389">
                  <c:v>817.29931620188199</c:v>
                </c:pt>
                <c:pt idx="390">
                  <c:v>815.996853952474</c:v>
                </c:pt>
                <c:pt idx="391">
                  <c:v>815.57702840044794</c:v>
                </c:pt>
                <c:pt idx="392">
                  <c:v>814.10673792152795</c:v>
                </c:pt>
                <c:pt idx="393">
                  <c:v>812.91802858908602</c:v>
                </c:pt>
                <c:pt idx="394">
                  <c:v>809.07468812935394</c:v>
                </c:pt>
                <c:pt idx="395">
                  <c:v>808.91179038909797</c:v>
                </c:pt>
                <c:pt idx="396">
                  <c:v>808.48868212978698</c:v>
                </c:pt>
                <c:pt idx="397">
                  <c:v>807.66091276339398</c:v>
                </c:pt>
                <c:pt idx="398">
                  <c:v>807.11824305305004</c:v>
                </c:pt>
                <c:pt idx="399">
                  <c:v>805.61324302406001</c:v>
                </c:pt>
                <c:pt idx="400">
                  <c:v>804.04383814778703</c:v>
                </c:pt>
                <c:pt idx="401">
                  <c:v>801.45790760702698</c:v>
                </c:pt>
                <c:pt idx="402">
                  <c:v>801.01930004513099</c:v>
                </c:pt>
                <c:pt idx="403">
                  <c:v>800.32453868855896</c:v>
                </c:pt>
                <c:pt idx="404">
                  <c:v>799.83942273273306</c:v>
                </c:pt>
                <c:pt idx="405">
                  <c:v>798.22930413916697</c:v>
                </c:pt>
                <c:pt idx="406">
                  <c:v>796.35016856621303</c:v>
                </c:pt>
                <c:pt idx="407">
                  <c:v>794.68998258819795</c:v>
                </c:pt>
                <c:pt idx="408">
                  <c:v>794.44163661205096</c:v>
                </c:pt>
                <c:pt idx="409">
                  <c:v>792.23138586157597</c:v>
                </c:pt>
                <c:pt idx="410">
                  <c:v>792.21860713493299</c:v>
                </c:pt>
                <c:pt idx="411">
                  <c:v>791.57266251748501</c:v>
                </c:pt>
                <c:pt idx="412">
                  <c:v>790.70920463914797</c:v>
                </c:pt>
                <c:pt idx="413">
                  <c:v>788.874291012551</c:v>
                </c:pt>
                <c:pt idx="414">
                  <c:v>784.59703475725098</c:v>
                </c:pt>
                <c:pt idx="415">
                  <c:v>783.25163176933597</c:v>
                </c:pt>
                <c:pt idx="416">
                  <c:v>781.57211736050101</c:v>
                </c:pt>
                <c:pt idx="417">
                  <c:v>781.119148503784</c:v>
                </c:pt>
                <c:pt idx="418">
                  <c:v>781.05658008142802</c:v>
                </c:pt>
                <c:pt idx="419">
                  <c:v>778.664230015557</c:v>
                </c:pt>
                <c:pt idx="420">
                  <c:v>777.63591713637504</c:v>
                </c:pt>
                <c:pt idx="421">
                  <c:v>776.56963366227103</c:v>
                </c:pt>
                <c:pt idx="422">
                  <c:v>775.60629392644296</c:v>
                </c:pt>
                <c:pt idx="423">
                  <c:v>770.61083128592804</c:v>
                </c:pt>
                <c:pt idx="424">
                  <c:v>769.37451445543695</c:v>
                </c:pt>
                <c:pt idx="425">
                  <c:v>766.23247979548603</c:v>
                </c:pt>
                <c:pt idx="426">
                  <c:v>764.90861868369996</c:v>
                </c:pt>
                <c:pt idx="427">
                  <c:v>764.03369433517003</c:v>
                </c:pt>
                <c:pt idx="428">
                  <c:v>763.33609918881302</c:v>
                </c:pt>
                <c:pt idx="429">
                  <c:v>762.92482022159697</c:v>
                </c:pt>
                <c:pt idx="430">
                  <c:v>761.74460839512506</c:v>
                </c:pt>
                <c:pt idx="431">
                  <c:v>755.99669863261897</c:v>
                </c:pt>
                <c:pt idx="432">
                  <c:v>753.78699464549402</c:v>
                </c:pt>
                <c:pt idx="433">
                  <c:v>753.53197236067604</c:v>
                </c:pt>
                <c:pt idx="434">
                  <c:v>750.51940782145005</c:v>
                </c:pt>
                <c:pt idx="435">
                  <c:v>745.55589682478899</c:v>
                </c:pt>
                <c:pt idx="436">
                  <c:v>743.97474054036297</c:v>
                </c:pt>
                <c:pt idx="437">
                  <c:v>743.10099443203706</c:v>
                </c:pt>
                <c:pt idx="438">
                  <c:v>741.51158445019405</c:v>
                </c:pt>
                <c:pt idx="439">
                  <c:v>735.98929825785103</c:v>
                </c:pt>
                <c:pt idx="440">
                  <c:v>734.36922412639399</c:v>
                </c:pt>
                <c:pt idx="441">
                  <c:v>734.10935610285401</c:v>
                </c:pt>
                <c:pt idx="442">
                  <c:v>734.10935610285401</c:v>
                </c:pt>
                <c:pt idx="443">
                  <c:v>732.14747164174901</c:v>
                </c:pt>
                <c:pt idx="444">
                  <c:v>729.71453334021396</c:v>
                </c:pt>
                <c:pt idx="445">
                  <c:v>729.59244580532902</c:v>
                </c:pt>
                <c:pt idx="446">
                  <c:v>728.32109961899698</c:v>
                </c:pt>
                <c:pt idx="447">
                  <c:v>728.12377168402304</c:v>
                </c:pt>
                <c:pt idx="448">
                  <c:v>727.79497961676304</c:v>
                </c:pt>
                <c:pt idx="449">
                  <c:v>727.79497961676304</c:v>
                </c:pt>
                <c:pt idx="450">
                  <c:v>727.29131674709902</c:v>
                </c:pt>
                <c:pt idx="451">
                  <c:v>725.61214657126902</c:v>
                </c:pt>
                <c:pt idx="452">
                  <c:v>725.19314686151995</c:v>
                </c:pt>
                <c:pt idx="453">
                  <c:v>720.973017841363</c:v>
                </c:pt>
                <c:pt idx="454">
                  <c:v>720.75474815646896</c:v>
                </c:pt>
                <c:pt idx="455">
                  <c:v>720.655681339539</c:v>
                </c:pt>
                <c:pt idx="456">
                  <c:v>719.82662226479704</c:v>
                </c:pt>
                <c:pt idx="457">
                  <c:v>718.80643325814901</c:v>
                </c:pt>
                <c:pt idx="458">
                  <c:v>718.106146062574</c:v>
                </c:pt>
                <c:pt idx="459">
                  <c:v>716.90349923506096</c:v>
                </c:pt>
                <c:pt idx="460">
                  <c:v>716.41831195392604</c:v>
                </c:pt>
                <c:pt idx="461">
                  <c:v>715.82756991449503</c:v>
                </c:pt>
                <c:pt idx="462">
                  <c:v>715.82492172828302</c:v>
                </c:pt>
                <c:pt idx="463">
                  <c:v>714.85140259605305</c:v>
                </c:pt>
                <c:pt idx="464">
                  <c:v>713.53034440534702</c:v>
                </c:pt>
                <c:pt idx="465">
                  <c:v>712.99015786666303</c:v>
                </c:pt>
                <c:pt idx="466">
                  <c:v>712.87250612985895</c:v>
                </c:pt>
                <c:pt idx="467">
                  <c:v>712.65687905381606</c:v>
                </c:pt>
                <c:pt idx="468">
                  <c:v>710.657740895914</c:v>
                </c:pt>
                <c:pt idx="469">
                  <c:v>710.40212183529002</c:v>
                </c:pt>
                <c:pt idx="470">
                  <c:v>709.21772191332195</c:v>
                </c:pt>
                <c:pt idx="471">
                  <c:v>708.87987440126005</c:v>
                </c:pt>
                <c:pt idx="472">
                  <c:v>706.13872970361399</c:v>
                </c:pt>
                <c:pt idx="473">
                  <c:v>705.24521105470706</c:v>
                </c:pt>
                <c:pt idx="474">
                  <c:v>704.89271133055195</c:v>
                </c:pt>
                <c:pt idx="475">
                  <c:v>703.21163400003695</c:v>
                </c:pt>
                <c:pt idx="476">
                  <c:v>702.523305458555</c:v>
                </c:pt>
                <c:pt idx="477">
                  <c:v>701.42818828985105</c:v>
                </c:pt>
                <c:pt idx="478">
                  <c:v>701.40749421197302</c:v>
                </c:pt>
                <c:pt idx="479">
                  <c:v>700.25444974566199</c:v>
                </c:pt>
                <c:pt idx="480">
                  <c:v>698.997206164516</c:v>
                </c:pt>
                <c:pt idx="481">
                  <c:v>697.14748589681801</c:v>
                </c:pt>
                <c:pt idx="482">
                  <c:v>696.83630157944697</c:v>
                </c:pt>
                <c:pt idx="483">
                  <c:v>696.78337573648503</c:v>
                </c:pt>
                <c:pt idx="484">
                  <c:v>695.86319283881505</c:v>
                </c:pt>
                <c:pt idx="485">
                  <c:v>695.74012785393199</c:v>
                </c:pt>
                <c:pt idx="486">
                  <c:v>695.45200241440705</c:v>
                </c:pt>
                <c:pt idx="487">
                  <c:v>695.09325715446096</c:v>
                </c:pt>
                <c:pt idx="488">
                  <c:v>694.95476128882501</c:v>
                </c:pt>
                <c:pt idx="489">
                  <c:v>694.91405863505702</c:v>
                </c:pt>
                <c:pt idx="490">
                  <c:v>694.245211648946</c:v>
                </c:pt>
                <c:pt idx="491">
                  <c:v>693.40261856704103</c:v>
                </c:pt>
                <c:pt idx="492">
                  <c:v>691.96178894890102</c:v>
                </c:pt>
                <c:pt idx="493">
                  <c:v>691.51916970647301</c:v>
                </c:pt>
                <c:pt idx="494">
                  <c:v>691.28655987824004</c:v>
                </c:pt>
                <c:pt idx="495">
                  <c:v>691.075803273735</c:v>
                </c:pt>
                <c:pt idx="496">
                  <c:v>690.74323544324602</c:v>
                </c:pt>
                <c:pt idx="497">
                  <c:v>689.94235534170798</c:v>
                </c:pt>
                <c:pt idx="498">
                  <c:v>689.90060462060796</c:v>
                </c:pt>
                <c:pt idx="499">
                  <c:v>689.64041360863803</c:v>
                </c:pt>
                <c:pt idx="500">
                  <c:v>689.51615943233799</c:v>
                </c:pt>
                <c:pt idx="501">
                  <c:v>688.92061455497299</c:v>
                </c:pt>
                <c:pt idx="502">
                  <c:v>688.56759730481895</c:v>
                </c:pt>
                <c:pt idx="503">
                  <c:v>687.92228827237602</c:v>
                </c:pt>
                <c:pt idx="504">
                  <c:v>687.67996898133299</c:v>
                </c:pt>
                <c:pt idx="505">
                  <c:v>685.853458794076</c:v>
                </c:pt>
                <c:pt idx="506">
                  <c:v>685.35496994810705</c:v>
                </c:pt>
                <c:pt idx="507">
                  <c:v>685.03572089245404</c:v>
                </c:pt>
                <c:pt idx="508">
                  <c:v>684.27110136229203</c:v>
                </c:pt>
                <c:pt idx="509">
                  <c:v>683.91000206899298</c:v>
                </c:pt>
                <c:pt idx="510">
                  <c:v>683.87935352591796</c:v>
                </c:pt>
                <c:pt idx="511">
                  <c:v>683.87935352591796</c:v>
                </c:pt>
                <c:pt idx="512">
                  <c:v>683.32784099076798</c:v>
                </c:pt>
                <c:pt idx="513">
                  <c:v>682.671172591036</c:v>
                </c:pt>
                <c:pt idx="514">
                  <c:v>681.73882040155297</c:v>
                </c:pt>
                <c:pt idx="515">
                  <c:v>681.26223155223397</c:v>
                </c:pt>
                <c:pt idx="516">
                  <c:v>681.12668174118198</c:v>
                </c:pt>
                <c:pt idx="517">
                  <c:v>680.47919142890896</c:v>
                </c:pt>
                <c:pt idx="518">
                  <c:v>678.59052188175497</c:v>
                </c:pt>
                <c:pt idx="519">
                  <c:v>678.43304344431704</c:v>
                </c:pt>
                <c:pt idx="520">
                  <c:v>677.98004757600097</c:v>
                </c:pt>
                <c:pt idx="521">
                  <c:v>675.81381738519894</c:v>
                </c:pt>
                <c:pt idx="522">
                  <c:v>675.44174181770097</c:v>
                </c:pt>
                <c:pt idx="523">
                  <c:v>674.70514303004904</c:v>
                </c:pt>
                <c:pt idx="524">
                  <c:v>674.35387358065304</c:v>
                </c:pt>
                <c:pt idx="525">
                  <c:v>674.17644633068403</c:v>
                </c:pt>
                <c:pt idx="526">
                  <c:v>668.36504761057301</c:v>
                </c:pt>
                <c:pt idx="527">
                  <c:v>667.83379174870299</c:v>
                </c:pt>
                <c:pt idx="528">
                  <c:v>665.04251206935805</c:v>
                </c:pt>
                <c:pt idx="529">
                  <c:v>664.52063549180605</c:v>
                </c:pt>
                <c:pt idx="530">
                  <c:v>664.29391345059901</c:v>
                </c:pt>
                <c:pt idx="531">
                  <c:v>663.79651823859194</c:v>
                </c:pt>
                <c:pt idx="532">
                  <c:v>663.16404763904904</c:v>
                </c:pt>
                <c:pt idx="533">
                  <c:v>662.54720022319805</c:v>
                </c:pt>
                <c:pt idx="534">
                  <c:v>662.29437695896502</c:v>
                </c:pt>
                <c:pt idx="535">
                  <c:v>659.93911633082598</c:v>
                </c:pt>
                <c:pt idx="536">
                  <c:v>658.91841624253095</c:v>
                </c:pt>
                <c:pt idx="537">
                  <c:v>658.19379979116798</c:v>
                </c:pt>
                <c:pt idx="538">
                  <c:v>656.78584825164</c:v>
                </c:pt>
                <c:pt idx="539">
                  <c:v>654.54373570054702</c:v>
                </c:pt>
                <c:pt idx="540">
                  <c:v>654.07653414982303</c:v>
                </c:pt>
                <c:pt idx="541">
                  <c:v>653.91280705587803</c:v>
                </c:pt>
                <c:pt idx="542">
                  <c:v>652.64640215690804</c:v>
                </c:pt>
                <c:pt idx="543">
                  <c:v>651.67130935540899</c:v>
                </c:pt>
                <c:pt idx="544">
                  <c:v>650.69035769296897</c:v>
                </c:pt>
                <c:pt idx="545">
                  <c:v>650.541548527126</c:v>
                </c:pt>
                <c:pt idx="546">
                  <c:v>649.80204812199997</c:v>
                </c:pt>
                <c:pt idx="547">
                  <c:v>646.70730818362802</c:v>
                </c:pt>
                <c:pt idx="548">
                  <c:v>646.15390139152203</c:v>
                </c:pt>
                <c:pt idx="549">
                  <c:v>645.25889198551204</c:v>
                </c:pt>
                <c:pt idx="550">
                  <c:v>643.57569479504104</c:v>
                </c:pt>
                <c:pt idx="551">
                  <c:v>643.45139042589506</c:v>
                </c:pt>
                <c:pt idx="552">
                  <c:v>643.01690449617104</c:v>
                </c:pt>
                <c:pt idx="553">
                  <c:v>642.60472026929494</c:v>
                </c:pt>
                <c:pt idx="554">
                  <c:v>640.28818324081601</c:v>
                </c:pt>
                <c:pt idx="555">
                  <c:v>639.98577048577499</c:v>
                </c:pt>
                <c:pt idx="556">
                  <c:v>639.21159120457298</c:v>
                </c:pt>
                <c:pt idx="557">
                  <c:v>637.13750117464394</c:v>
                </c:pt>
                <c:pt idx="558">
                  <c:v>635.28859297107704</c:v>
                </c:pt>
                <c:pt idx="559">
                  <c:v>634.58116976812596</c:v>
                </c:pt>
                <c:pt idx="560">
                  <c:v>634.35969187599403</c:v>
                </c:pt>
                <c:pt idx="561">
                  <c:v>630.65963376150103</c:v>
                </c:pt>
                <c:pt idx="562">
                  <c:v>630.56163683684099</c:v>
                </c:pt>
                <c:pt idx="563">
                  <c:v>629.373877317949</c:v>
                </c:pt>
                <c:pt idx="564">
                  <c:v>629.03664962781397</c:v>
                </c:pt>
                <c:pt idx="565">
                  <c:v>628.86997754619802</c:v>
                </c:pt>
                <c:pt idx="566">
                  <c:v>628.63131687065402</c:v>
                </c:pt>
                <c:pt idx="567">
                  <c:v>628.31705136276901</c:v>
                </c:pt>
                <c:pt idx="568">
                  <c:v>628.09400417193001</c:v>
                </c:pt>
                <c:pt idx="569">
                  <c:v>627.65906967187095</c:v>
                </c:pt>
                <c:pt idx="570">
                  <c:v>627.13438952740205</c:v>
                </c:pt>
                <c:pt idx="571">
                  <c:v>626.60325556447503</c:v>
                </c:pt>
                <c:pt idx="572">
                  <c:v>625.82320954147099</c:v>
                </c:pt>
                <c:pt idx="573">
                  <c:v>623.50696077151997</c:v>
                </c:pt>
                <c:pt idx="574">
                  <c:v>623.27025831827495</c:v>
                </c:pt>
                <c:pt idx="575">
                  <c:v>623.27025831827495</c:v>
                </c:pt>
                <c:pt idx="576">
                  <c:v>621.83229964136603</c:v>
                </c:pt>
                <c:pt idx="577">
                  <c:v>620.41868204996695</c:v>
                </c:pt>
                <c:pt idx="578">
                  <c:v>619.73554269520002</c:v>
                </c:pt>
                <c:pt idx="579">
                  <c:v>619.73078698600102</c:v>
                </c:pt>
                <c:pt idx="580">
                  <c:v>619.08809551636898</c:v>
                </c:pt>
                <c:pt idx="581">
                  <c:v>618.79672969317699</c:v>
                </c:pt>
                <c:pt idx="582">
                  <c:v>617.35129746188397</c:v>
                </c:pt>
                <c:pt idx="583">
                  <c:v>617.22122907029404</c:v>
                </c:pt>
                <c:pt idx="584">
                  <c:v>617.00028615545</c:v>
                </c:pt>
                <c:pt idx="585">
                  <c:v>616.37095994377705</c:v>
                </c:pt>
                <c:pt idx="586">
                  <c:v>616.23511094108801</c:v>
                </c:pt>
                <c:pt idx="587">
                  <c:v>616.00624567299599</c:v>
                </c:pt>
                <c:pt idx="588">
                  <c:v>615.15821517709105</c:v>
                </c:pt>
                <c:pt idx="589">
                  <c:v>614.16859358239299</c:v>
                </c:pt>
                <c:pt idx="590">
                  <c:v>613.51228477273401</c:v>
                </c:pt>
                <c:pt idx="591">
                  <c:v>613.35632478659795</c:v>
                </c:pt>
                <c:pt idx="592">
                  <c:v>611.75175542438797</c:v>
                </c:pt>
                <c:pt idx="593">
                  <c:v>611.65090623958599</c:v>
                </c:pt>
                <c:pt idx="594">
                  <c:v>610.81864198346</c:v>
                </c:pt>
                <c:pt idx="595">
                  <c:v>610.44080648376496</c:v>
                </c:pt>
                <c:pt idx="596">
                  <c:v>610.43548297859797</c:v>
                </c:pt>
                <c:pt idx="597">
                  <c:v>609.76893864696001</c:v>
                </c:pt>
                <c:pt idx="598">
                  <c:v>608.43158229640801</c:v>
                </c:pt>
                <c:pt idx="599">
                  <c:v>607.52484003237305</c:v>
                </c:pt>
                <c:pt idx="600">
                  <c:v>607.13062209945303</c:v>
                </c:pt>
                <c:pt idx="601">
                  <c:v>605.81766734756604</c:v>
                </c:pt>
                <c:pt idx="602">
                  <c:v>605.81766734756604</c:v>
                </c:pt>
                <c:pt idx="603">
                  <c:v>605.19722910488599</c:v>
                </c:pt>
                <c:pt idx="604">
                  <c:v>604.741050854592</c:v>
                </c:pt>
                <c:pt idx="605">
                  <c:v>602.33134460001202</c:v>
                </c:pt>
                <c:pt idx="606">
                  <c:v>601.823521429734</c:v>
                </c:pt>
                <c:pt idx="607">
                  <c:v>601.43060198626802</c:v>
                </c:pt>
                <c:pt idx="608">
                  <c:v>600.57986888009202</c:v>
                </c:pt>
                <c:pt idx="609">
                  <c:v>600.24720250620203</c:v>
                </c:pt>
                <c:pt idx="610">
                  <c:v>599.01833063588901</c:v>
                </c:pt>
                <c:pt idx="611">
                  <c:v>598.93381532883097</c:v>
                </c:pt>
                <c:pt idx="612">
                  <c:v>598.03093655185603</c:v>
                </c:pt>
                <c:pt idx="613">
                  <c:v>597.97864758487196</c:v>
                </c:pt>
                <c:pt idx="614">
                  <c:v>597.90083965940505</c:v>
                </c:pt>
                <c:pt idx="615">
                  <c:v>597.53115141822104</c:v>
                </c:pt>
                <c:pt idx="616">
                  <c:v>595.41603279608</c:v>
                </c:pt>
                <c:pt idx="617">
                  <c:v>594.09302122851295</c:v>
                </c:pt>
                <c:pt idx="618">
                  <c:v>593.71922115643804</c:v>
                </c:pt>
                <c:pt idx="619">
                  <c:v>592.05310261734803</c:v>
                </c:pt>
                <c:pt idx="620">
                  <c:v>591.695443956242</c:v>
                </c:pt>
                <c:pt idx="621">
                  <c:v>591.55202085484495</c:v>
                </c:pt>
                <c:pt idx="622">
                  <c:v>590.42464882560898</c:v>
                </c:pt>
                <c:pt idx="623">
                  <c:v>589.63831333268695</c:v>
                </c:pt>
                <c:pt idx="624">
                  <c:v>588.08515975201897</c:v>
                </c:pt>
                <c:pt idx="625">
                  <c:v>587.99023025993495</c:v>
                </c:pt>
                <c:pt idx="626">
                  <c:v>587.61231758145198</c:v>
                </c:pt>
                <c:pt idx="627">
                  <c:v>587.59788486531795</c:v>
                </c:pt>
                <c:pt idx="628">
                  <c:v>586.95224386578798</c:v>
                </c:pt>
                <c:pt idx="629">
                  <c:v>585.56681038596605</c:v>
                </c:pt>
                <c:pt idx="630">
                  <c:v>585.33974084110503</c:v>
                </c:pt>
                <c:pt idx="631">
                  <c:v>584.64765847368596</c:v>
                </c:pt>
                <c:pt idx="632">
                  <c:v>583.72403598667495</c:v>
                </c:pt>
                <c:pt idx="633">
                  <c:v>582.36696158628899</c:v>
                </c:pt>
                <c:pt idx="634">
                  <c:v>582.01358702863797</c:v>
                </c:pt>
                <c:pt idx="635">
                  <c:v>582.01106669506203</c:v>
                </c:pt>
                <c:pt idx="636">
                  <c:v>581.86079631496295</c:v>
                </c:pt>
                <c:pt idx="637">
                  <c:v>579.50788814954296</c:v>
                </c:pt>
                <c:pt idx="638">
                  <c:v>578.14020681987802</c:v>
                </c:pt>
                <c:pt idx="639">
                  <c:v>577.81565684555096</c:v>
                </c:pt>
                <c:pt idx="640">
                  <c:v>577.54764722952905</c:v>
                </c:pt>
                <c:pt idx="641">
                  <c:v>577.43780729202399</c:v>
                </c:pt>
                <c:pt idx="642">
                  <c:v>577.24513443513104</c:v>
                </c:pt>
                <c:pt idx="643">
                  <c:v>576.86574540428103</c:v>
                </c:pt>
                <c:pt idx="644">
                  <c:v>576.75044637790199</c:v>
                </c:pt>
                <c:pt idx="645">
                  <c:v>575.98972456803995</c:v>
                </c:pt>
                <c:pt idx="646">
                  <c:v>575.98322068600396</c:v>
                </c:pt>
                <c:pt idx="647">
                  <c:v>575.73311813641101</c:v>
                </c:pt>
                <c:pt idx="648">
                  <c:v>575.73311813641101</c:v>
                </c:pt>
                <c:pt idx="649">
                  <c:v>575.16629768827204</c:v>
                </c:pt>
                <c:pt idx="650">
                  <c:v>573.93186770914997</c:v>
                </c:pt>
                <c:pt idx="651">
                  <c:v>573.93136440944897</c:v>
                </c:pt>
                <c:pt idx="652">
                  <c:v>573.72132408340406</c:v>
                </c:pt>
                <c:pt idx="653">
                  <c:v>573.65226392487705</c:v>
                </c:pt>
                <c:pt idx="654">
                  <c:v>573.55462300058298</c:v>
                </c:pt>
                <c:pt idx="655">
                  <c:v>572.54365380017703</c:v>
                </c:pt>
                <c:pt idx="656">
                  <c:v>571.88871994988403</c:v>
                </c:pt>
                <c:pt idx="657">
                  <c:v>571.73177090792103</c:v>
                </c:pt>
                <c:pt idx="658">
                  <c:v>571.46040253967203</c:v>
                </c:pt>
                <c:pt idx="659">
                  <c:v>570.26032675443196</c:v>
                </c:pt>
                <c:pt idx="660">
                  <c:v>569.76465991152998</c:v>
                </c:pt>
                <c:pt idx="661">
                  <c:v>569.48397703130797</c:v>
                </c:pt>
                <c:pt idx="662">
                  <c:v>568.73920860753105</c:v>
                </c:pt>
                <c:pt idx="663">
                  <c:v>568.11618056166799</c:v>
                </c:pt>
                <c:pt idx="664">
                  <c:v>567.56192033775801</c:v>
                </c:pt>
                <c:pt idx="665">
                  <c:v>567.04907443090099</c:v>
                </c:pt>
                <c:pt idx="666">
                  <c:v>566.795674644835</c:v>
                </c:pt>
                <c:pt idx="667">
                  <c:v>566.68820287903895</c:v>
                </c:pt>
                <c:pt idx="668">
                  <c:v>566.65326917077402</c:v>
                </c:pt>
                <c:pt idx="669">
                  <c:v>566.41019486789105</c:v>
                </c:pt>
                <c:pt idx="670">
                  <c:v>565.28001261026395</c:v>
                </c:pt>
                <c:pt idx="671">
                  <c:v>564.46824490057202</c:v>
                </c:pt>
                <c:pt idx="672">
                  <c:v>564.24944267683099</c:v>
                </c:pt>
                <c:pt idx="673">
                  <c:v>563.43489247100501</c:v>
                </c:pt>
                <c:pt idx="674">
                  <c:v>563.14427435530899</c:v>
                </c:pt>
                <c:pt idx="675">
                  <c:v>562.72379454328996</c:v>
                </c:pt>
                <c:pt idx="676">
                  <c:v>562.65889542251603</c:v>
                </c:pt>
                <c:pt idx="677">
                  <c:v>562.62418483624003</c:v>
                </c:pt>
                <c:pt idx="678">
                  <c:v>562.62418483624003</c:v>
                </c:pt>
                <c:pt idx="679">
                  <c:v>562.16302953060097</c:v>
                </c:pt>
                <c:pt idx="680">
                  <c:v>561.53063948083502</c:v>
                </c:pt>
                <c:pt idx="681">
                  <c:v>561.47310246498705</c:v>
                </c:pt>
                <c:pt idx="682">
                  <c:v>561.436123902502</c:v>
                </c:pt>
                <c:pt idx="683">
                  <c:v>560.98111234215901</c:v>
                </c:pt>
                <c:pt idx="684">
                  <c:v>560.97048399969799</c:v>
                </c:pt>
                <c:pt idx="685">
                  <c:v>560.97048399969799</c:v>
                </c:pt>
                <c:pt idx="686">
                  <c:v>560.67683361105401</c:v>
                </c:pt>
                <c:pt idx="687">
                  <c:v>560.23468374566596</c:v>
                </c:pt>
                <c:pt idx="688">
                  <c:v>559.80678599287296</c:v>
                </c:pt>
                <c:pt idx="689">
                  <c:v>559.78954008099299</c:v>
                </c:pt>
                <c:pt idx="690">
                  <c:v>559.62977849450795</c:v>
                </c:pt>
                <c:pt idx="691">
                  <c:v>559.10499897017701</c:v>
                </c:pt>
                <c:pt idx="692">
                  <c:v>558.90973709794798</c:v>
                </c:pt>
                <c:pt idx="693">
                  <c:v>558.884024366115</c:v>
                </c:pt>
                <c:pt idx="694">
                  <c:v>558.75976448480196</c:v>
                </c:pt>
                <c:pt idx="695">
                  <c:v>557.97936873663798</c:v>
                </c:pt>
                <c:pt idx="696">
                  <c:v>556.95307774006403</c:v>
                </c:pt>
                <c:pt idx="697">
                  <c:v>556.71934777563604</c:v>
                </c:pt>
                <c:pt idx="698">
                  <c:v>556.46179563162195</c:v>
                </c:pt>
                <c:pt idx="699">
                  <c:v>556.44971019128104</c:v>
                </c:pt>
                <c:pt idx="700">
                  <c:v>556.100587206574</c:v>
                </c:pt>
                <c:pt idx="701">
                  <c:v>555.72255155308801</c:v>
                </c:pt>
                <c:pt idx="702">
                  <c:v>555.55221265984596</c:v>
                </c:pt>
                <c:pt idx="703">
                  <c:v>555.52213596316403</c:v>
                </c:pt>
                <c:pt idx="704">
                  <c:v>554.22065683836001</c:v>
                </c:pt>
                <c:pt idx="705">
                  <c:v>553.60162271323804</c:v>
                </c:pt>
                <c:pt idx="706">
                  <c:v>553.45056239022006</c:v>
                </c:pt>
                <c:pt idx="707">
                  <c:v>550.84370400373302</c:v>
                </c:pt>
                <c:pt idx="708">
                  <c:v>550.68510088566597</c:v>
                </c:pt>
                <c:pt idx="709">
                  <c:v>550.661799080386</c:v>
                </c:pt>
                <c:pt idx="710">
                  <c:v>550.268552252939</c:v>
                </c:pt>
                <c:pt idx="711">
                  <c:v>550.16320908086902</c:v>
                </c:pt>
                <c:pt idx="712">
                  <c:v>549.62968668811504</c:v>
                </c:pt>
                <c:pt idx="713">
                  <c:v>549.51279616611498</c:v>
                </c:pt>
                <c:pt idx="714">
                  <c:v>548.99382658519505</c:v>
                </c:pt>
                <c:pt idx="715">
                  <c:v>548.924862165386</c:v>
                </c:pt>
                <c:pt idx="716">
                  <c:v>547.15825129383904</c:v>
                </c:pt>
                <c:pt idx="717">
                  <c:v>544.98596573188195</c:v>
                </c:pt>
                <c:pt idx="718">
                  <c:v>544.92495074669603</c:v>
                </c:pt>
                <c:pt idx="719">
                  <c:v>544.84176986517195</c:v>
                </c:pt>
                <c:pt idx="720">
                  <c:v>544.11371408453294</c:v>
                </c:pt>
                <c:pt idx="721">
                  <c:v>543.36434899589005</c:v>
                </c:pt>
                <c:pt idx="722">
                  <c:v>542.46470460808303</c:v>
                </c:pt>
                <c:pt idx="723">
                  <c:v>542.41126945564201</c:v>
                </c:pt>
                <c:pt idx="724">
                  <c:v>541.89924991770795</c:v>
                </c:pt>
                <c:pt idx="725">
                  <c:v>541.18946157132598</c:v>
                </c:pt>
                <c:pt idx="726">
                  <c:v>540.71425757394502</c:v>
                </c:pt>
                <c:pt idx="727">
                  <c:v>540.68071762262605</c:v>
                </c:pt>
                <c:pt idx="728">
                  <c:v>540.61465836896605</c:v>
                </c:pt>
                <c:pt idx="729">
                  <c:v>540.61465836896605</c:v>
                </c:pt>
                <c:pt idx="730">
                  <c:v>540.61465836896605</c:v>
                </c:pt>
                <c:pt idx="731">
                  <c:v>540.61465836896605</c:v>
                </c:pt>
                <c:pt idx="732">
                  <c:v>540.32550718814605</c:v>
                </c:pt>
                <c:pt idx="733">
                  <c:v>538.91083329953597</c:v>
                </c:pt>
                <c:pt idx="734">
                  <c:v>537.94972094398099</c:v>
                </c:pt>
                <c:pt idx="735">
                  <c:v>537.38333692266997</c:v>
                </c:pt>
                <c:pt idx="736">
                  <c:v>537.21331619627301</c:v>
                </c:pt>
                <c:pt idx="737">
                  <c:v>536.08267911643304</c:v>
                </c:pt>
                <c:pt idx="738">
                  <c:v>536.08267911643304</c:v>
                </c:pt>
                <c:pt idx="739">
                  <c:v>535.97352884808799</c:v>
                </c:pt>
                <c:pt idx="740">
                  <c:v>535.69732477120897</c:v>
                </c:pt>
                <c:pt idx="741">
                  <c:v>535.05664961749903</c:v>
                </c:pt>
                <c:pt idx="742">
                  <c:v>533.88718300306402</c:v>
                </c:pt>
                <c:pt idx="743">
                  <c:v>533.80287400769305</c:v>
                </c:pt>
                <c:pt idx="744">
                  <c:v>532.61165585018296</c:v>
                </c:pt>
                <c:pt idx="745">
                  <c:v>531.28884222440695</c:v>
                </c:pt>
                <c:pt idx="746">
                  <c:v>531.27598026057603</c:v>
                </c:pt>
                <c:pt idx="747">
                  <c:v>530.79648426567496</c:v>
                </c:pt>
                <c:pt idx="748">
                  <c:v>529.94228678796696</c:v>
                </c:pt>
                <c:pt idx="749">
                  <c:v>529.75314521381995</c:v>
                </c:pt>
                <c:pt idx="750">
                  <c:v>528.41457468333101</c:v>
                </c:pt>
                <c:pt idx="751">
                  <c:v>526.59154399815895</c:v>
                </c:pt>
                <c:pt idx="752">
                  <c:v>526.55511586477496</c:v>
                </c:pt>
                <c:pt idx="753">
                  <c:v>525.86717953361995</c:v>
                </c:pt>
                <c:pt idx="754">
                  <c:v>525.58125905628299</c:v>
                </c:pt>
                <c:pt idx="755">
                  <c:v>524.88748899280495</c:v>
                </c:pt>
                <c:pt idx="756">
                  <c:v>524.37577966613003</c:v>
                </c:pt>
                <c:pt idx="757">
                  <c:v>523.99857775943804</c:v>
                </c:pt>
                <c:pt idx="758">
                  <c:v>523.98219473644804</c:v>
                </c:pt>
                <c:pt idx="759">
                  <c:v>523.06487565381303</c:v>
                </c:pt>
                <c:pt idx="760">
                  <c:v>522.58555819905996</c:v>
                </c:pt>
                <c:pt idx="761">
                  <c:v>522.22425380465904</c:v>
                </c:pt>
                <c:pt idx="762">
                  <c:v>521.63280090410603</c:v>
                </c:pt>
                <c:pt idx="763">
                  <c:v>521.01250593281702</c:v>
                </c:pt>
                <c:pt idx="764">
                  <c:v>520.63546804909299</c:v>
                </c:pt>
                <c:pt idx="765">
                  <c:v>520.62327917753498</c:v>
                </c:pt>
                <c:pt idx="766">
                  <c:v>520.28138904024104</c:v>
                </c:pt>
                <c:pt idx="767">
                  <c:v>520.28138904024104</c:v>
                </c:pt>
                <c:pt idx="768">
                  <c:v>520.23349226284699</c:v>
                </c:pt>
                <c:pt idx="769">
                  <c:v>519.43067547840496</c:v>
                </c:pt>
                <c:pt idx="770">
                  <c:v>519.34999009015303</c:v>
                </c:pt>
                <c:pt idx="771">
                  <c:v>519.233575961719</c:v>
                </c:pt>
                <c:pt idx="772">
                  <c:v>519.13214210890305</c:v>
                </c:pt>
                <c:pt idx="773">
                  <c:v>519.04006251279395</c:v>
                </c:pt>
                <c:pt idx="774">
                  <c:v>518.34909218619896</c:v>
                </c:pt>
                <c:pt idx="775">
                  <c:v>518.09207545412005</c:v>
                </c:pt>
                <c:pt idx="776">
                  <c:v>517.84613105167296</c:v>
                </c:pt>
                <c:pt idx="777">
                  <c:v>517.79269186540296</c:v>
                </c:pt>
                <c:pt idx="778">
                  <c:v>516.56494810114305</c:v>
                </c:pt>
                <c:pt idx="779">
                  <c:v>516.20117842070101</c:v>
                </c:pt>
                <c:pt idx="780">
                  <c:v>516.10114250234801</c:v>
                </c:pt>
                <c:pt idx="781">
                  <c:v>515.80268590464505</c:v>
                </c:pt>
                <c:pt idx="782">
                  <c:v>515.74532445834495</c:v>
                </c:pt>
                <c:pt idx="783">
                  <c:v>515.56717890262905</c:v>
                </c:pt>
                <c:pt idx="784">
                  <c:v>515.42148671184304</c:v>
                </c:pt>
                <c:pt idx="785">
                  <c:v>515.18435116003604</c:v>
                </c:pt>
                <c:pt idx="786">
                  <c:v>514.54302876417603</c:v>
                </c:pt>
                <c:pt idx="787">
                  <c:v>514.28897189218503</c:v>
                </c:pt>
                <c:pt idx="788">
                  <c:v>514.28302168837604</c:v>
                </c:pt>
                <c:pt idx="789">
                  <c:v>514.00016716915695</c:v>
                </c:pt>
                <c:pt idx="790">
                  <c:v>513.80516581158599</c:v>
                </c:pt>
                <c:pt idx="791">
                  <c:v>513.62609249980903</c:v>
                </c:pt>
                <c:pt idx="792">
                  <c:v>513.01307002905401</c:v>
                </c:pt>
                <c:pt idx="793">
                  <c:v>512.96402825857297</c:v>
                </c:pt>
                <c:pt idx="794">
                  <c:v>512.87326133972704</c:v>
                </c:pt>
                <c:pt idx="795">
                  <c:v>512.72561528891799</c:v>
                </c:pt>
                <c:pt idx="796">
                  <c:v>512.40376238897204</c:v>
                </c:pt>
                <c:pt idx="797">
                  <c:v>512.40376238897204</c:v>
                </c:pt>
                <c:pt idx="798">
                  <c:v>512.328137127996</c:v>
                </c:pt>
                <c:pt idx="799">
                  <c:v>512.05476243044598</c:v>
                </c:pt>
                <c:pt idx="800">
                  <c:v>512.00486194689904</c:v>
                </c:pt>
                <c:pt idx="801">
                  <c:v>511.41803196598102</c:v>
                </c:pt>
                <c:pt idx="802">
                  <c:v>510.88810540828598</c:v>
                </c:pt>
                <c:pt idx="803">
                  <c:v>510.33553665412001</c:v>
                </c:pt>
                <c:pt idx="804">
                  <c:v>510.291562158435</c:v>
                </c:pt>
                <c:pt idx="805">
                  <c:v>508.59693092187803</c:v>
                </c:pt>
                <c:pt idx="806">
                  <c:v>507.78115634512801</c:v>
                </c:pt>
                <c:pt idx="807">
                  <c:v>507.725404382698</c:v>
                </c:pt>
                <c:pt idx="808">
                  <c:v>507.67122880219898</c:v>
                </c:pt>
                <c:pt idx="809">
                  <c:v>507.35768098158098</c:v>
                </c:pt>
                <c:pt idx="810">
                  <c:v>507.238754804542</c:v>
                </c:pt>
                <c:pt idx="811">
                  <c:v>507.238754804542</c:v>
                </c:pt>
                <c:pt idx="812">
                  <c:v>506.60259082145302</c:v>
                </c:pt>
                <c:pt idx="813">
                  <c:v>506.06137873854198</c:v>
                </c:pt>
                <c:pt idx="814">
                  <c:v>505.324296478451</c:v>
                </c:pt>
                <c:pt idx="815">
                  <c:v>505.32103637837099</c:v>
                </c:pt>
                <c:pt idx="816">
                  <c:v>505.22628778850799</c:v>
                </c:pt>
                <c:pt idx="817">
                  <c:v>504.75846579512898</c:v>
                </c:pt>
                <c:pt idx="818">
                  <c:v>504.69799796061</c:v>
                </c:pt>
                <c:pt idx="819">
                  <c:v>504.34622517230503</c:v>
                </c:pt>
                <c:pt idx="820">
                  <c:v>502.97101651089099</c:v>
                </c:pt>
                <c:pt idx="821">
                  <c:v>502.27045776845199</c:v>
                </c:pt>
                <c:pt idx="822">
                  <c:v>501.87682201679303</c:v>
                </c:pt>
                <c:pt idx="823">
                  <c:v>501.63385941625802</c:v>
                </c:pt>
                <c:pt idx="824">
                  <c:v>501.01122655465502</c:v>
                </c:pt>
                <c:pt idx="825">
                  <c:v>500.95773938449702</c:v>
                </c:pt>
                <c:pt idx="826">
                  <c:v>500.83444578546198</c:v>
                </c:pt>
                <c:pt idx="827">
                  <c:v>500.79627926051899</c:v>
                </c:pt>
                <c:pt idx="828">
                  <c:v>500.092655979261</c:v>
                </c:pt>
                <c:pt idx="829">
                  <c:v>500.06747506423397</c:v>
                </c:pt>
                <c:pt idx="830">
                  <c:v>499.96972680315099</c:v>
                </c:pt>
                <c:pt idx="831">
                  <c:v>499.80563573722401</c:v>
                </c:pt>
                <c:pt idx="832">
                  <c:v>499.78610265833299</c:v>
                </c:pt>
                <c:pt idx="833">
                  <c:v>499.67373876364297</c:v>
                </c:pt>
                <c:pt idx="834">
                  <c:v>499.37588515777298</c:v>
                </c:pt>
                <c:pt idx="835">
                  <c:v>499.14709538653</c:v>
                </c:pt>
                <c:pt idx="836">
                  <c:v>499.09374304048299</c:v>
                </c:pt>
                <c:pt idx="837">
                  <c:v>499.09374304048299</c:v>
                </c:pt>
                <c:pt idx="838">
                  <c:v>498.652571867799</c:v>
                </c:pt>
                <c:pt idx="839">
                  <c:v>498.41069083272703</c:v>
                </c:pt>
                <c:pt idx="840">
                  <c:v>498.19898822821602</c:v>
                </c:pt>
                <c:pt idx="841">
                  <c:v>498.163111334875</c:v>
                </c:pt>
                <c:pt idx="842">
                  <c:v>498.10641876426899</c:v>
                </c:pt>
                <c:pt idx="843">
                  <c:v>497.97129825873498</c:v>
                </c:pt>
                <c:pt idx="844">
                  <c:v>497.86767197088602</c:v>
                </c:pt>
                <c:pt idx="845">
                  <c:v>497.65438702618798</c:v>
                </c:pt>
                <c:pt idx="846">
                  <c:v>497.44219923338102</c:v>
                </c:pt>
                <c:pt idx="847">
                  <c:v>497.42444251122299</c:v>
                </c:pt>
                <c:pt idx="848">
                  <c:v>496.88289829034102</c:v>
                </c:pt>
                <c:pt idx="849">
                  <c:v>496.67218019935501</c:v>
                </c:pt>
                <c:pt idx="850">
                  <c:v>496.52916114828002</c:v>
                </c:pt>
                <c:pt idx="851">
                  <c:v>496.44525370555101</c:v>
                </c:pt>
                <c:pt idx="852">
                  <c:v>496.05772277910398</c:v>
                </c:pt>
                <c:pt idx="853">
                  <c:v>495.81486715747798</c:v>
                </c:pt>
                <c:pt idx="854">
                  <c:v>495.540625418258</c:v>
                </c:pt>
                <c:pt idx="855">
                  <c:v>495.540625418258</c:v>
                </c:pt>
                <c:pt idx="856">
                  <c:v>495.52168021717199</c:v>
                </c:pt>
                <c:pt idx="857">
                  <c:v>495.23530085508997</c:v>
                </c:pt>
                <c:pt idx="858">
                  <c:v>495.193211949155</c:v>
                </c:pt>
                <c:pt idx="859">
                  <c:v>495.02770168862997</c:v>
                </c:pt>
                <c:pt idx="860">
                  <c:v>494.52538988189701</c:v>
                </c:pt>
                <c:pt idx="861">
                  <c:v>494.51548721114898</c:v>
                </c:pt>
                <c:pt idx="862">
                  <c:v>494.49238629313402</c:v>
                </c:pt>
                <c:pt idx="863">
                  <c:v>494.44605342362098</c:v>
                </c:pt>
                <c:pt idx="864">
                  <c:v>493.89391452823799</c:v>
                </c:pt>
                <c:pt idx="865">
                  <c:v>493.63457909967099</c:v>
                </c:pt>
                <c:pt idx="866">
                  <c:v>493.27882364181698</c:v>
                </c:pt>
                <c:pt idx="867">
                  <c:v>492.75088709027</c:v>
                </c:pt>
                <c:pt idx="868">
                  <c:v>492.00295518424701</c:v>
                </c:pt>
                <c:pt idx="869">
                  <c:v>491.94699312712498</c:v>
                </c:pt>
                <c:pt idx="870">
                  <c:v>491.85062255384298</c:v>
                </c:pt>
                <c:pt idx="871">
                  <c:v>491.61535610551903</c:v>
                </c:pt>
                <c:pt idx="872">
                  <c:v>491.294400087018</c:v>
                </c:pt>
                <c:pt idx="873">
                  <c:v>490.97448447787298</c:v>
                </c:pt>
                <c:pt idx="874">
                  <c:v>490.97351003985301</c:v>
                </c:pt>
                <c:pt idx="875">
                  <c:v>490.808360820036</c:v>
                </c:pt>
                <c:pt idx="876">
                  <c:v>489.67278634101399</c:v>
                </c:pt>
                <c:pt idx="877">
                  <c:v>489.299917641717</c:v>
                </c:pt>
                <c:pt idx="878">
                  <c:v>489.04003801933902</c:v>
                </c:pt>
                <c:pt idx="879">
                  <c:v>488.79235679013198</c:v>
                </c:pt>
                <c:pt idx="880">
                  <c:v>488.78028800959601</c:v>
                </c:pt>
                <c:pt idx="881">
                  <c:v>488.59383504102999</c:v>
                </c:pt>
                <c:pt idx="882">
                  <c:v>488.25031596668703</c:v>
                </c:pt>
                <c:pt idx="883">
                  <c:v>487.49329419361402</c:v>
                </c:pt>
                <c:pt idx="884">
                  <c:v>487.409738796466</c:v>
                </c:pt>
                <c:pt idx="885">
                  <c:v>487.20538253630201</c:v>
                </c:pt>
                <c:pt idx="886">
                  <c:v>486.56217163750802</c:v>
                </c:pt>
                <c:pt idx="887">
                  <c:v>486.20508446577497</c:v>
                </c:pt>
                <c:pt idx="888">
                  <c:v>486.09206034699099</c:v>
                </c:pt>
                <c:pt idx="889">
                  <c:v>485.04722302390797</c:v>
                </c:pt>
                <c:pt idx="890">
                  <c:v>485.01314641105603</c:v>
                </c:pt>
                <c:pt idx="891">
                  <c:v>484.857119018802</c:v>
                </c:pt>
                <c:pt idx="892">
                  <c:v>484.81541386157699</c:v>
                </c:pt>
                <c:pt idx="893">
                  <c:v>484.59359944029598</c:v>
                </c:pt>
                <c:pt idx="894">
                  <c:v>484.45397404879498</c:v>
                </c:pt>
                <c:pt idx="895">
                  <c:v>484.41724688374597</c:v>
                </c:pt>
                <c:pt idx="896">
                  <c:v>484.155137934565</c:v>
                </c:pt>
                <c:pt idx="897">
                  <c:v>483.832610011866</c:v>
                </c:pt>
                <c:pt idx="898">
                  <c:v>483.68855656189697</c:v>
                </c:pt>
                <c:pt idx="899">
                  <c:v>483.61591645512402</c:v>
                </c:pt>
                <c:pt idx="900">
                  <c:v>483.15734324853202</c:v>
                </c:pt>
                <c:pt idx="901">
                  <c:v>483.02204018822999</c:v>
                </c:pt>
                <c:pt idx="902">
                  <c:v>482.64137762917301</c:v>
                </c:pt>
                <c:pt idx="903">
                  <c:v>482.51368440872801</c:v>
                </c:pt>
                <c:pt idx="904">
                  <c:v>482.442457820789</c:v>
                </c:pt>
                <c:pt idx="905">
                  <c:v>482.13604673957502</c:v>
                </c:pt>
                <c:pt idx="906">
                  <c:v>482.00118737777598</c:v>
                </c:pt>
                <c:pt idx="907">
                  <c:v>481.641730777703</c:v>
                </c:pt>
                <c:pt idx="908">
                  <c:v>481.54774991289099</c:v>
                </c:pt>
                <c:pt idx="909">
                  <c:v>481.437082393639</c:v>
                </c:pt>
                <c:pt idx="910">
                  <c:v>481.356498260644</c:v>
                </c:pt>
                <c:pt idx="911">
                  <c:v>481.329905818025</c:v>
                </c:pt>
                <c:pt idx="912">
                  <c:v>481.32482345619701</c:v>
                </c:pt>
                <c:pt idx="913">
                  <c:v>481.27386559272901</c:v>
                </c:pt>
                <c:pt idx="914">
                  <c:v>481.10153102224803</c:v>
                </c:pt>
                <c:pt idx="915">
                  <c:v>481.08256135025999</c:v>
                </c:pt>
                <c:pt idx="916">
                  <c:v>480.86762268050802</c:v>
                </c:pt>
                <c:pt idx="917">
                  <c:v>480.85548640810498</c:v>
                </c:pt>
                <c:pt idx="918">
                  <c:v>480.80819613841999</c:v>
                </c:pt>
                <c:pt idx="919">
                  <c:v>480.71802385232297</c:v>
                </c:pt>
                <c:pt idx="920">
                  <c:v>480.298963145426</c:v>
                </c:pt>
                <c:pt idx="921">
                  <c:v>480.26797981111503</c:v>
                </c:pt>
                <c:pt idx="922">
                  <c:v>480.06459794592701</c:v>
                </c:pt>
                <c:pt idx="923">
                  <c:v>479.53590212812901</c:v>
                </c:pt>
                <c:pt idx="924">
                  <c:v>479.221934635026</c:v>
                </c:pt>
                <c:pt idx="925">
                  <c:v>479.139009197809</c:v>
                </c:pt>
                <c:pt idx="926">
                  <c:v>478.929012919971</c:v>
                </c:pt>
                <c:pt idx="927">
                  <c:v>478.00298152528302</c:v>
                </c:pt>
                <c:pt idx="928">
                  <c:v>478.00298152528302</c:v>
                </c:pt>
                <c:pt idx="929">
                  <c:v>477.999053526392</c:v>
                </c:pt>
                <c:pt idx="930">
                  <c:v>477.77380055193498</c:v>
                </c:pt>
                <c:pt idx="931">
                  <c:v>477.43728164940802</c:v>
                </c:pt>
                <c:pt idx="932">
                  <c:v>476.680954560933</c:v>
                </c:pt>
                <c:pt idx="933">
                  <c:v>476.54523336528001</c:v>
                </c:pt>
                <c:pt idx="934">
                  <c:v>476.44773684440003</c:v>
                </c:pt>
                <c:pt idx="935">
                  <c:v>476.01539735178102</c:v>
                </c:pt>
                <c:pt idx="936">
                  <c:v>475.436510434441</c:v>
                </c:pt>
                <c:pt idx="937">
                  <c:v>475.422317833482</c:v>
                </c:pt>
                <c:pt idx="938">
                  <c:v>474.11648504369401</c:v>
                </c:pt>
                <c:pt idx="939">
                  <c:v>473.32755256195099</c:v>
                </c:pt>
                <c:pt idx="940">
                  <c:v>473.21801473308602</c:v>
                </c:pt>
                <c:pt idx="941">
                  <c:v>473.098701612843</c:v>
                </c:pt>
                <c:pt idx="942">
                  <c:v>472.72927734770099</c:v>
                </c:pt>
                <c:pt idx="943">
                  <c:v>472.12575092187899</c:v>
                </c:pt>
                <c:pt idx="944">
                  <c:v>471.75976478526701</c:v>
                </c:pt>
                <c:pt idx="945">
                  <c:v>471.75108723316299</c:v>
                </c:pt>
                <c:pt idx="946">
                  <c:v>471.24288979820898</c:v>
                </c:pt>
                <c:pt idx="947">
                  <c:v>471.12980169259299</c:v>
                </c:pt>
                <c:pt idx="948">
                  <c:v>471.12980169259299</c:v>
                </c:pt>
                <c:pt idx="949">
                  <c:v>471.12061436691198</c:v>
                </c:pt>
                <c:pt idx="950">
                  <c:v>470.51336501321703</c:v>
                </c:pt>
                <c:pt idx="951">
                  <c:v>470.42006804039198</c:v>
                </c:pt>
                <c:pt idx="952">
                  <c:v>470.28085086394901</c:v>
                </c:pt>
                <c:pt idx="953">
                  <c:v>470.277530182747</c:v>
                </c:pt>
                <c:pt idx="954">
                  <c:v>470.00162059008898</c:v>
                </c:pt>
                <c:pt idx="955">
                  <c:v>469.83148203297202</c:v>
                </c:pt>
                <c:pt idx="956">
                  <c:v>469.68413379746698</c:v>
                </c:pt>
                <c:pt idx="957">
                  <c:v>469.657370567226</c:v>
                </c:pt>
                <c:pt idx="958">
                  <c:v>469.50893909016997</c:v>
                </c:pt>
                <c:pt idx="959">
                  <c:v>469.23116360624198</c:v>
                </c:pt>
                <c:pt idx="960">
                  <c:v>469.231019324518</c:v>
                </c:pt>
                <c:pt idx="961">
                  <c:v>468.26772901009298</c:v>
                </c:pt>
                <c:pt idx="962">
                  <c:v>468.198017680926</c:v>
                </c:pt>
                <c:pt idx="963">
                  <c:v>467.78861081340898</c:v>
                </c:pt>
                <c:pt idx="964">
                  <c:v>466.96848828889301</c:v>
                </c:pt>
                <c:pt idx="965">
                  <c:v>466.71795222776001</c:v>
                </c:pt>
                <c:pt idx="966">
                  <c:v>466.610828634602</c:v>
                </c:pt>
                <c:pt idx="967">
                  <c:v>465.99314063760198</c:v>
                </c:pt>
                <c:pt idx="968">
                  <c:v>465.77278916488501</c:v>
                </c:pt>
                <c:pt idx="969">
                  <c:v>465.021153443983</c:v>
                </c:pt>
                <c:pt idx="970">
                  <c:v>464.927307695107</c:v>
                </c:pt>
                <c:pt idx="971">
                  <c:v>464.88041655160799</c:v>
                </c:pt>
                <c:pt idx="972">
                  <c:v>464.544934099643</c:v>
                </c:pt>
                <c:pt idx="973">
                  <c:v>464.40049581010697</c:v>
                </c:pt>
                <c:pt idx="974">
                  <c:v>463.48324969476403</c:v>
                </c:pt>
                <c:pt idx="975">
                  <c:v>463.12160230238101</c:v>
                </c:pt>
                <c:pt idx="976">
                  <c:v>463.07963553563701</c:v>
                </c:pt>
                <c:pt idx="977">
                  <c:v>462.793095615651</c:v>
                </c:pt>
                <c:pt idx="978">
                  <c:v>462.72218885289197</c:v>
                </c:pt>
                <c:pt idx="979">
                  <c:v>462.68748251805403</c:v>
                </c:pt>
                <c:pt idx="980">
                  <c:v>462.59458783163001</c:v>
                </c:pt>
                <c:pt idx="981">
                  <c:v>462.55477847581199</c:v>
                </c:pt>
                <c:pt idx="982">
                  <c:v>462.43025454787801</c:v>
                </c:pt>
                <c:pt idx="983">
                  <c:v>462.08502302671701</c:v>
                </c:pt>
                <c:pt idx="984">
                  <c:v>461.94620550981801</c:v>
                </c:pt>
                <c:pt idx="985">
                  <c:v>461.80349552627501</c:v>
                </c:pt>
                <c:pt idx="986">
                  <c:v>461.73497828506902</c:v>
                </c:pt>
                <c:pt idx="987">
                  <c:v>461.69873138722602</c:v>
                </c:pt>
                <c:pt idx="988">
                  <c:v>461.64948852624798</c:v>
                </c:pt>
                <c:pt idx="989">
                  <c:v>461.64948852624798</c:v>
                </c:pt>
                <c:pt idx="990">
                  <c:v>461.57667533045998</c:v>
                </c:pt>
                <c:pt idx="991">
                  <c:v>460.331794358119</c:v>
                </c:pt>
                <c:pt idx="992">
                  <c:v>460.20668854450599</c:v>
                </c:pt>
                <c:pt idx="993">
                  <c:v>460.09719550485602</c:v>
                </c:pt>
                <c:pt idx="994">
                  <c:v>459.64278038803002</c:v>
                </c:pt>
                <c:pt idx="995">
                  <c:v>459.64278038803002</c:v>
                </c:pt>
                <c:pt idx="996">
                  <c:v>459.46982763677602</c:v>
                </c:pt>
                <c:pt idx="997">
                  <c:v>459.46982763677602</c:v>
                </c:pt>
                <c:pt idx="998">
                  <c:v>459.34550894336201</c:v>
                </c:pt>
                <c:pt idx="999">
                  <c:v>458.99347328843299</c:v>
                </c:pt>
                <c:pt idx="1000">
                  <c:v>458.85806811482098</c:v>
                </c:pt>
                <c:pt idx="1001">
                  <c:v>458.820610239389</c:v>
                </c:pt>
                <c:pt idx="1002">
                  <c:v>457.82198978343399</c:v>
                </c:pt>
                <c:pt idx="1003">
                  <c:v>457.69266762371097</c:v>
                </c:pt>
                <c:pt idx="1004">
                  <c:v>456.63204237514901</c:v>
                </c:pt>
                <c:pt idx="1005">
                  <c:v>456.63204237514901</c:v>
                </c:pt>
                <c:pt idx="1006">
                  <c:v>456.40917889762102</c:v>
                </c:pt>
                <c:pt idx="1007">
                  <c:v>456.244180737058</c:v>
                </c:pt>
                <c:pt idx="1008">
                  <c:v>456.19446782129597</c:v>
                </c:pt>
                <c:pt idx="1009">
                  <c:v>455.92925062341601</c:v>
                </c:pt>
                <c:pt idx="1010">
                  <c:v>455.91563872897802</c:v>
                </c:pt>
                <c:pt idx="1011">
                  <c:v>455.53357763245702</c:v>
                </c:pt>
                <c:pt idx="1012">
                  <c:v>455.53357763245702</c:v>
                </c:pt>
                <c:pt idx="1013">
                  <c:v>455.34203533830703</c:v>
                </c:pt>
                <c:pt idx="1014">
                  <c:v>454.857647085498</c:v>
                </c:pt>
                <c:pt idx="1015">
                  <c:v>454.63041925804299</c:v>
                </c:pt>
                <c:pt idx="1016">
                  <c:v>454.47873851072399</c:v>
                </c:pt>
                <c:pt idx="1017">
                  <c:v>454.06642463203002</c:v>
                </c:pt>
                <c:pt idx="1018">
                  <c:v>453.714142725324</c:v>
                </c:pt>
                <c:pt idx="1019">
                  <c:v>453.495418731499</c:v>
                </c:pt>
                <c:pt idx="1020">
                  <c:v>452.987206073658</c:v>
                </c:pt>
                <c:pt idx="1021">
                  <c:v>452.87583800368299</c:v>
                </c:pt>
                <c:pt idx="1022">
                  <c:v>452.77968428575798</c:v>
                </c:pt>
                <c:pt idx="1023">
                  <c:v>452.50633154084397</c:v>
                </c:pt>
                <c:pt idx="1024">
                  <c:v>452.48398856957903</c:v>
                </c:pt>
                <c:pt idx="1025">
                  <c:v>452.31027423264101</c:v>
                </c:pt>
                <c:pt idx="1026">
                  <c:v>452.22722454980101</c:v>
                </c:pt>
                <c:pt idx="1027">
                  <c:v>451.97815370160401</c:v>
                </c:pt>
                <c:pt idx="1028">
                  <c:v>450.67984301956102</c:v>
                </c:pt>
                <c:pt idx="1029">
                  <c:v>450.67984301956102</c:v>
                </c:pt>
                <c:pt idx="1030">
                  <c:v>449.984846554554</c:v>
                </c:pt>
                <c:pt idx="1031">
                  <c:v>449.76311479881798</c:v>
                </c:pt>
                <c:pt idx="1032">
                  <c:v>449.15406173897901</c:v>
                </c:pt>
                <c:pt idx="1033">
                  <c:v>449.08123263143</c:v>
                </c:pt>
                <c:pt idx="1034">
                  <c:v>449.06875995219798</c:v>
                </c:pt>
                <c:pt idx="1035">
                  <c:v>448.862101258292</c:v>
                </c:pt>
                <c:pt idx="1036">
                  <c:v>448.82978244419598</c:v>
                </c:pt>
                <c:pt idx="1037">
                  <c:v>448.77267079775299</c:v>
                </c:pt>
                <c:pt idx="1038">
                  <c:v>448.76924125292601</c:v>
                </c:pt>
                <c:pt idx="1039">
                  <c:v>448.50923360075598</c:v>
                </c:pt>
                <c:pt idx="1040">
                  <c:v>448.22340844964799</c:v>
                </c:pt>
                <c:pt idx="1041">
                  <c:v>448.20590713938401</c:v>
                </c:pt>
                <c:pt idx="1042">
                  <c:v>447.14446102261098</c:v>
                </c:pt>
                <c:pt idx="1043">
                  <c:v>446.19894485367098</c:v>
                </c:pt>
                <c:pt idx="1044">
                  <c:v>446.11363446364999</c:v>
                </c:pt>
                <c:pt idx="1045">
                  <c:v>446.05413110307802</c:v>
                </c:pt>
                <c:pt idx="1046">
                  <c:v>445.89417837335498</c:v>
                </c:pt>
                <c:pt idx="1047">
                  <c:v>445.65273895314499</c:v>
                </c:pt>
                <c:pt idx="1048">
                  <c:v>445.574829975424</c:v>
                </c:pt>
                <c:pt idx="1049">
                  <c:v>445.38251110430502</c:v>
                </c:pt>
                <c:pt idx="1050">
                  <c:v>445.33673423401501</c:v>
                </c:pt>
                <c:pt idx="1051">
                  <c:v>445.285398141499</c:v>
                </c:pt>
                <c:pt idx="1052">
                  <c:v>445.02176273861602</c:v>
                </c:pt>
                <c:pt idx="1053">
                  <c:v>444.97626319206501</c:v>
                </c:pt>
                <c:pt idx="1054">
                  <c:v>444.47651684356299</c:v>
                </c:pt>
                <c:pt idx="1055">
                  <c:v>444.439268621216</c:v>
                </c:pt>
                <c:pt idx="1056">
                  <c:v>444.03581698999898</c:v>
                </c:pt>
                <c:pt idx="1057">
                  <c:v>444.03581698999898</c:v>
                </c:pt>
                <c:pt idx="1058">
                  <c:v>443.07092381460302</c:v>
                </c:pt>
                <c:pt idx="1059">
                  <c:v>442.93144591225303</c:v>
                </c:pt>
                <c:pt idx="1060">
                  <c:v>442.34232190875503</c:v>
                </c:pt>
                <c:pt idx="1061">
                  <c:v>442.17605555091399</c:v>
                </c:pt>
                <c:pt idx="1062">
                  <c:v>441.46803994653499</c:v>
                </c:pt>
                <c:pt idx="1063">
                  <c:v>441.05481979360599</c:v>
                </c:pt>
                <c:pt idx="1064">
                  <c:v>440.87073608411902</c:v>
                </c:pt>
                <c:pt idx="1065">
                  <c:v>440.71607092600698</c:v>
                </c:pt>
                <c:pt idx="1066">
                  <c:v>440.66390975449201</c:v>
                </c:pt>
                <c:pt idx="1067">
                  <c:v>440.64247200676499</c:v>
                </c:pt>
                <c:pt idx="1068">
                  <c:v>440.59331386388499</c:v>
                </c:pt>
                <c:pt idx="1069">
                  <c:v>440.455162307465</c:v>
                </c:pt>
                <c:pt idx="1070">
                  <c:v>440.15387360705</c:v>
                </c:pt>
                <c:pt idx="1071">
                  <c:v>440.14338342252302</c:v>
                </c:pt>
                <c:pt idx="1072">
                  <c:v>440.13854329219498</c:v>
                </c:pt>
                <c:pt idx="1073">
                  <c:v>439.98203072937298</c:v>
                </c:pt>
                <c:pt idx="1074">
                  <c:v>439.97594756428498</c:v>
                </c:pt>
                <c:pt idx="1075">
                  <c:v>439.73076600900998</c:v>
                </c:pt>
                <c:pt idx="1076">
                  <c:v>439.65763862821802</c:v>
                </c:pt>
                <c:pt idx="1077">
                  <c:v>439.48787133921701</c:v>
                </c:pt>
                <c:pt idx="1078">
                  <c:v>439.17767698084498</c:v>
                </c:pt>
                <c:pt idx="1079">
                  <c:v>438.964685778552</c:v>
                </c:pt>
                <c:pt idx="1080">
                  <c:v>438.88351222797399</c:v>
                </c:pt>
                <c:pt idx="1081">
                  <c:v>438.67321792203302</c:v>
                </c:pt>
                <c:pt idx="1082">
                  <c:v>438.65310281047698</c:v>
                </c:pt>
                <c:pt idx="1083">
                  <c:v>438.45968314706101</c:v>
                </c:pt>
                <c:pt idx="1084">
                  <c:v>437.55520892957702</c:v>
                </c:pt>
                <c:pt idx="1085">
                  <c:v>437.444338363957</c:v>
                </c:pt>
                <c:pt idx="1086">
                  <c:v>437.36882671786799</c:v>
                </c:pt>
                <c:pt idx="1087">
                  <c:v>437.10788201465903</c:v>
                </c:pt>
                <c:pt idx="1088">
                  <c:v>436.87283756506298</c:v>
                </c:pt>
                <c:pt idx="1089">
                  <c:v>436.082082841584</c:v>
                </c:pt>
                <c:pt idx="1090">
                  <c:v>435.90700920201499</c:v>
                </c:pt>
                <c:pt idx="1091">
                  <c:v>435.85088628447397</c:v>
                </c:pt>
                <c:pt idx="1092">
                  <c:v>435.843968789977</c:v>
                </c:pt>
                <c:pt idx="1093">
                  <c:v>435.48112276790698</c:v>
                </c:pt>
                <c:pt idx="1094">
                  <c:v>435.04250483921902</c:v>
                </c:pt>
                <c:pt idx="1095">
                  <c:v>434.68396340407202</c:v>
                </c:pt>
                <c:pt idx="1096">
                  <c:v>434.263622803472</c:v>
                </c:pt>
                <c:pt idx="1097">
                  <c:v>434.12209498377899</c:v>
                </c:pt>
                <c:pt idx="1098">
                  <c:v>433.992990524427</c:v>
                </c:pt>
                <c:pt idx="1099">
                  <c:v>433.12244625266999</c:v>
                </c:pt>
                <c:pt idx="1100">
                  <c:v>433.121195768988</c:v>
                </c:pt>
                <c:pt idx="1101">
                  <c:v>433.07935458774398</c:v>
                </c:pt>
                <c:pt idx="1102">
                  <c:v>432.79730312994002</c:v>
                </c:pt>
                <c:pt idx="1103">
                  <c:v>432.67827659596099</c:v>
                </c:pt>
                <c:pt idx="1104">
                  <c:v>432.43916502749198</c:v>
                </c:pt>
                <c:pt idx="1105">
                  <c:v>431.64115588368497</c:v>
                </c:pt>
                <c:pt idx="1106">
                  <c:v>431.57813029669302</c:v>
                </c:pt>
                <c:pt idx="1107">
                  <c:v>431.10996584875102</c:v>
                </c:pt>
                <c:pt idx="1108">
                  <c:v>431.106123588446</c:v>
                </c:pt>
                <c:pt idx="1109">
                  <c:v>430.78816518924299</c:v>
                </c:pt>
                <c:pt idx="1110">
                  <c:v>430.718528434539</c:v>
                </c:pt>
                <c:pt idx="1111">
                  <c:v>429.67124672625698</c:v>
                </c:pt>
                <c:pt idx="1112">
                  <c:v>429.67124672625698</c:v>
                </c:pt>
                <c:pt idx="1113">
                  <c:v>429.540321156044</c:v>
                </c:pt>
                <c:pt idx="1114">
                  <c:v>429.51051010309197</c:v>
                </c:pt>
                <c:pt idx="1115">
                  <c:v>429.33270414761</c:v>
                </c:pt>
                <c:pt idx="1116">
                  <c:v>428.56912093136202</c:v>
                </c:pt>
                <c:pt idx="1117">
                  <c:v>428.45949613429599</c:v>
                </c:pt>
                <c:pt idx="1118">
                  <c:v>427.97777522828102</c:v>
                </c:pt>
                <c:pt idx="1119">
                  <c:v>427.85934893795502</c:v>
                </c:pt>
                <c:pt idx="1120">
                  <c:v>427.81474600299799</c:v>
                </c:pt>
                <c:pt idx="1121">
                  <c:v>427.40561255205603</c:v>
                </c:pt>
                <c:pt idx="1122">
                  <c:v>427.40143074552401</c:v>
                </c:pt>
                <c:pt idx="1123">
                  <c:v>427.30825877758002</c:v>
                </c:pt>
                <c:pt idx="1124">
                  <c:v>427.23790692440798</c:v>
                </c:pt>
                <c:pt idx="1125">
                  <c:v>427.08078821579198</c:v>
                </c:pt>
                <c:pt idx="1126">
                  <c:v>426.91278583027798</c:v>
                </c:pt>
                <c:pt idx="1127">
                  <c:v>426.47725100968103</c:v>
                </c:pt>
                <c:pt idx="1128">
                  <c:v>426.47282727052601</c:v>
                </c:pt>
                <c:pt idx="1129">
                  <c:v>425.70282085985798</c:v>
                </c:pt>
                <c:pt idx="1130">
                  <c:v>425.685581161843</c:v>
                </c:pt>
                <c:pt idx="1131">
                  <c:v>425.415380130887</c:v>
                </c:pt>
                <c:pt idx="1132">
                  <c:v>425.34533064743101</c:v>
                </c:pt>
                <c:pt idx="1133">
                  <c:v>425.30448611386697</c:v>
                </c:pt>
                <c:pt idx="1134">
                  <c:v>425.26041121563497</c:v>
                </c:pt>
                <c:pt idx="1135">
                  <c:v>424.74037944225103</c:v>
                </c:pt>
                <c:pt idx="1136">
                  <c:v>424.70311126814101</c:v>
                </c:pt>
                <c:pt idx="1137">
                  <c:v>424.462292990234</c:v>
                </c:pt>
                <c:pt idx="1138">
                  <c:v>424.24912703021499</c:v>
                </c:pt>
                <c:pt idx="1139">
                  <c:v>423.96387317186299</c:v>
                </c:pt>
                <c:pt idx="1140">
                  <c:v>423.79680777142499</c:v>
                </c:pt>
                <c:pt idx="1141">
                  <c:v>423.57407926999201</c:v>
                </c:pt>
                <c:pt idx="1142">
                  <c:v>423.39749000125897</c:v>
                </c:pt>
                <c:pt idx="1143">
                  <c:v>422.93430337075699</c:v>
                </c:pt>
                <c:pt idx="1144">
                  <c:v>422.364455789001</c:v>
                </c:pt>
                <c:pt idx="1145">
                  <c:v>422.28605523779203</c:v>
                </c:pt>
                <c:pt idx="1146">
                  <c:v>421.95307545552299</c:v>
                </c:pt>
                <c:pt idx="1147">
                  <c:v>421.69435417539398</c:v>
                </c:pt>
                <c:pt idx="1148">
                  <c:v>421.25176332340499</c:v>
                </c:pt>
                <c:pt idx="1149">
                  <c:v>421.23015196062499</c:v>
                </c:pt>
                <c:pt idx="1150">
                  <c:v>420.65021691598002</c:v>
                </c:pt>
                <c:pt idx="1151">
                  <c:v>420.5964042576</c:v>
                </c:pt>
                <c:pt idx="1152">
                  <c:v>420.45615854445799</c:v>
                </c:pt>
                <c:pt idx="1153">
                  <c:v>420.230284691257</c:v>
                </c:pt>
                <c:pt idx="1154">
                  <c:v>420.156674445134</c:v>
                </c:pt>
                <c:pt idx="1155">
                  <c:v>420.147317834207</c:v>
                </c:pt>
                <c:pt idx="1156">
                  <c:v>419.69864345950498</c:v>
                </c:pt>
                <c:pt idx="1157">
                  <c:v>419.32870476954901</c:v>
                </c:pt>
                <c:pt idx="1158">
                  <c:v>419.07916560495403</c:v>
                </c:pt>
                <c:pt idx="1159">
                  <c:v>419.07737780142298</c:v>
                </c:pt>
                <c:pt idx="1160">
                  <c:v>419.04136162871703</c:v>
                </c:pt>
                <c:pt idx="1161">
                  <c:v>418.93138759601999</c:v>
                </c:pt>
                <c:pt idx="1162">
                  <c:v>418.79036875196999</c:v>
                </c:pt>
                <c:pt idx="1163">
                  <c:v>418.38615408022503</c:v>
                </c:pt>
                <c:pt idx="1164">
                  <c:v>418.37937933912502</c:v>
                </c:pt>
                <c:pt idx="1165">
                  <c:v>417.98025272629201</c:v>
                </c:pt>
                <c:pt idx="1166">
                  <c:v>417.98025272629201</c:v>
                </c:pt>
                <c:pt idx="1167">
                  <c:v>417.82657698868297</c:v>
                </c:pt>
                <c:pt idx="1168">
                  <c:v>417.70882760628001</c:v>
                </c:pt>
                <c:pt idx="1169">
                  <c:v>417.66824126747298</c:v>
                </c:pt>
                <c:pt idx="1170">
                  <c:v>417.497013405703</c:v>
                </c:pt>
                <c:pt idx="1171">
                  <c:v>417.396191533766</c:v>
                </c:pt>
                <c:pt idx="1172">
                  <c:v>417.39088216831902</c:v>
                </c:pt>
                <c:pt idx="1173">
                  <c:v>417.34392756920101</c:v>
                </c:pt>
                <c:pt idx="1174">
                  <c:v>417.16252634843403</c:v>
                </c:pt>
                <c:pt idx="1175">
                  <c:v>417.16252634843403</c:v>
                </c:pt>
                <c:pt idx="1176">
                  <c:v>416.83736441997701</c:v>
                </c:pt>
                <c:pt idx="1177">
                  <c:v>416.68690664747999</c:v>
                </c:pt>
                <c:pt idx="1178">
                  <c:v>416.60593175310402</c:v>
                </c:pt>
                <c:pt idx="1179">
                  <c:v>416.03310083962202</c:v>
                </c:pt>
                <c:pt idx="1180">
                  <c:v>415.93853254765799</c:v>
                </c:pt>
                <c:pt idx="1181">
                  <c:v>415.80428156144001</c:v>
                </c:pt>
                <c:pt idx="1182">
                  <c:v>415.63845378180002</c:v>
                </c:pt>
                <c:pt idx="1183">
                  <c:v>415.55187655902898</c:v>
                </c:pt>
                <c:pt idx="1184">
                  <c:v>415.497501360066</c:v>
                </c:pt>
                <c:pt idx="1185">
                  <c:v>415.44621531202898</c:v>
                </c:pt>
                <c:pt idx="1186">
                  <c:v>415.327856277904</c:v>
                </c:pt>
                <c:pt idx="1187">
                  <c:v>414.949681050724</c:v>
                </c:pt>
                <c:pt idx="1188">
                  <c:v>414.442053724461</c:v>
                </c:pt>
                <c:pt idx="1189">
                  <c:v>414.292578085684</c:v>
                </c:pt>
                <c:pt idx="1190">
                  <c:v>414.20401967615999</c:v>
                </c:pt>
                <c:pt idx="1191">
                  <c:v>414.04150802110701</c:v>
                </c:pt>
                <c:pt idx="1192">
                  <c:v>413.63580610771999</c:v>
                </c:pt>
                <c:pt idx="1193">
                  <c:v>412.979585274935</c:v>
                </c:pt>
                <c:pt idx="1194">
                  <c:v>412.90198247022499</c:v>
                </c:pt>
                <c:pt idx="1195">
                  <c:v>412.89276753472598</c:v>
                </c:pt>
                <c:pt idx="1196">
                  <c:v>412.71789619370401</c:v>
                </c:pt>
                <c:pt idx="1197">
                  <c:v>412.39831367488102</c:v>
                </c:pt>
                <c:pt idx="1198">
                  <c:v>412.06138556330899</c:v>
                </c:pt>
                <c:pt idx="1199">
                  <c:v>411.95966067591701</c:v>
                </c:pt>
                <c:pt idx="1200">
                  <c:v>411.60729638614202</c:v>
                </c:pt>
                <c:pt idx="1201">
                  <c:v>411.37438059065698</c:v>
                </c:pt>
                <c:pt idx="1202">
                  <c:v>410.96059836970102</c:v>
                </c:pt>
                <c:pt idx="1203">
                  <c:v>410.82349021285899</c:v>
                </c:pt>
                <c:pt idx="1204">
                  <c:v>410.22214326133798</c:v>
                </c:pt>
                <c:pt idx="1205">
                  <c:v>410.18826544808201</c:v>
                </c:pt>
                <c:pt idx="1206">
                  <c:v>410.06653970016299</c:v>
                </c:pt>
                <c:pt idx="1207">
                  <c:v>410.02918165571703</c:v>
                </c:pt>
                <c:pt idx="1208">
                  <c:v>409.77826401523299</c:v>
                </c:pt>
                <c:pt idx="1209">
                  <c:v>409.55542766756298</c:v>
                </c:pt>
                <c:pt idx="1210">
                  <c:v>409.514650457747</c:v>
                </c:pt>
                <c:pt idx="1211">
                  <c:v>409.50958057490402</c:v>
                </c:pt>
                <c:pt idx="1212">
                  <c:v>409.37196438837998</c:v>
                </c:pt>
                <c:pt idx="1213">
                  <c:v>409.06706862253401</c:v>
                </c:pt>
                <c:pt idx="1214">
                  <c:v>408.566349930022</c:v>
                </c:pt>
                <c:pt idx="1215">
                  <c:v>408.09200372480802</c:v>
                </c:pt>
                <c:pt idx="1216">
                  <c:v>408.09200372480802</c:v>
                </c:pt>
                <c:pt idx="1217">
                  <c:v>407.32401589266402</c:v>
                </c:pt>
                <c:pt idx="1218">
                  <c:v>406.97815150567601</c:v>
                </c:pt>
                <c:pt idx="1219">
                  <c:v>406.84533688809</c:v>
                </c:pt>
                <c:pt idx="1220">
                  <c:v>406.810778458367</c:v>
                </c:pt>
                <c:pt idx="1221">
                  <c:v>406.786735597627</c:v>
                </c:pt>
                <c:pt idx="1222">
                  <c:v>406.76336817009098</c:v>
                </c:pt>
                <c:pt idx="1223">
                  <c:v>406.73422912672902</c:v>
                </c:pt>
                <c:pt idx="1224">
                  <c:v>406.464488457252</c:v>
                </c:pt>
                <c:pt idx="1225">
                  <c:v>406.11180176897199</c:v>
                </c:pt>
                <c:pt idx="1226">
                  <c:v>406.08254928413498</c:v>
                </c:pt>
                <c:pt idx="1227">
                  <c:v>405.96916487874898</c:v>
                </c:pt>
                <c:pt idx="1228">
                  <c:v>405.57131309184501</c:v>
                </c:pt>
                <c:pt idx="1229">
                  <c:v>405.45449072725302</c:v>
                </c:pt>
                <c:pt idx="1230">
                  <c:v>405.404004948166</c:v>
                </c:pt>
                <c:pt idx="1231">
                  <c:v>405.32478470858001</c:v>
                </c:pt>
                <c:pt idx="1232">
                  <c:v>405.111018793413</c:v>
                </c:pt>
                <c:pt idx="1233">
                  <c:v>405.07924278476401</c:v>
                </c:pt>
                <c:pt idx="1234">
                  <c:v>404.74972614743899</c:v>
                </c:pt>
                <c:pt idx="1235">
                  <c:v>404.50720483697103</c:v>
                </c:pt>
                <c:pt idx="1236">
                  <c:v>404.43668106639899</c:v>
                </c:pt>
                <c:pt idx="1237">
                  <c:v>404.34935738456301</c:v>
                </c:pt>
                <c:pt idx="1238">
                  <c:v>404.26720635469002</c:v>
                </c:pt>
                <c:pt idx="1239">
                  <c:v>403.51955575527199</c:v>
                </c:pt>
                <c:pt idx="1240">
                  <c:v>403.44364610914801</c:v>
                </c:pt>
                <c:pt idx="1241">
                  <c:v>403.17358461623002</c:v>
                </c:pt>
                <c:pt idx="1242">
                  <c:v>403.17358461623002</c:v>
                </c:pt>
                <c:pt idx="1243">
                  <c:v>402.56762708414198</c:v>
                </c:pt>
                <c:pt idx="1244">
                  <c:v>402.52293512415099</c:v>
                </c:pt>
                <c:pt idx="1245">
                  <c:v>402.43824673228301</c:v>
                </c:pt>
                <c:pt idx="1246">
                  <c:v>402.43824673228301</c:v>
                </c:pt>
                <c:pt idx="1247">
                  <c:v>402.34012407043798</c:v>
                </c:pt>
                <c:pt idx="1248">
                  <c:v>401.97171497274098</c:v>
                </c:pt>
                <c:pt idx="1249">
                  <c:v>401.97171497274098</c:v>
                </c:pt>
                <c:pt idx="1250">
                  <c:v>401.83219121228399</c:v>
                </c:pt>
                <c:pt idx="1251">
                  <c:v>401.17671109313397</c:v>
                </c:pt>
                <c:pt idx="1252">
                  <c:v>400.78101650149802</c:v>
                </c:pt>
                <c:pt idx="1253">
                  <c:v>400.78101650149802</c:v>
                </c:pt>
                <c:pt idx="1254">
                  <c:v>400.67219224625501</c:v>
                </c:pt>
                <c:pt idx="1255">
                  <c:v>400.51436596588502</c:v>
                </c:pt>
                <c:pt idx="1256">
                  <c:v>400.51301367310998</c:v>
                </c:pt>
                <c:pt idx="1257">
                  <c:v>400.49179334766501</c:v>
                </c:pt>
                <c:pt idx="1258">
                  <c:v>400.32841666453601</c:v>
                </c:pt>
                <c:pt idx="1259">
                  <c:v>400.30238340894999</c:v>
                </c:pt>
                <c:pt idx="1260">
                  <c:v>400.14326075608699</c:v>
                </c:pt>
                <c:pt idx="1261">
                  <c:v>400.12211106202199</c:v>
                </c:pt>
                <c:pt idx="1262">
                  <c:v>399.640531734261</c:v>
                </c:pt>
                <c:pt idx="1263">
                  <c:v>399.51239514316399</c:v>
                </c:pt>
                <c:pt idx="1264">
                  <c:v>399.240714470439</c:v>
                </c:pt>
                <c:pt idx="1265">
                  <c:v>398.83120555257</c:v>
                </c:pt>
                <c:pt idx="1266">
                  <c:v>398.60135483084201</c:v>
                </c:pt>
                <c:pt idx="1267">
                  <c:v>398.53008041853298</c:v>
                </c:pt>
                <c:pt idx="1268">
                  <c:v>398.31094557398001</c:v>
                </c:pt>
                <c:pt idx="1269">
                  <c:v>398.02787659375099</c:v>
                </c:pt>
                <c:pt idx="1270">
                  <c:v>397.94928619912997</c:v>
                </c:pt>
                <c:pt idx="1271">
                  <c:v>397.93694621089202</c:v>
                </c:pt>
                <c:pt idx="1272">
                  <c:v>397.46020266985897</c:v>
                </c:pt>
                <c:pt idx="1273">
                  <c:v>397.21602593955799</c:v>
                </c:pt>
                <c:pt idx="1274">
                  <c:v>396.92265866378801</c:v>
                </c:pt>
                <c:pt idx="1275">
                  <c:v>396.04593684810402</c:v>
                </c:pt>
                <c:pt idx="1276">
                  <c:v>395.93402143270799</c:v>
                </c:pt>
                <c:pt idx="1277">
                  <c:v>395.76782812077198</c:v>
                </c:pt>
                <c:pt idx="1278">
                  <c:v>395.63576779371101</c:v>
                </c:pt>
                <c:pt idx="1279">
                  <c:v>395.61426304078799</c:v>
                </c:pt>
                <c:pt idx="1280">
                  <c:v>395.39729055538101</c:v>
                </c:pt>
                <c:pt idx="1281">
                  <c:v>395.29016978001101</c:v>
                </c:pt>
                <c:pt idx="1282">
                  <c:v>394.98362549256098</c:v>
                </c:pt>
                <c:pt idx="1283">
                  <c:v>394.95560578325399</c:v>
                </c:pt>
                <c:pt idx="1284">
                  <c:v>394.92801836888299</c:v>
                </c:pt>
                <c:pt idx="1285">
                  <c:v>394.59910656666301</c:v>
                </c:pt>
                <c:pt idx="1286">
                  <c:v>394.45660889372999</c:v>
                </c:pt>
                <c:pt idx="1287">
                  <c:v>394.23397337671798</c:v>
                </c:pt>
                <c:pt idx="1288">
                  <c:v>393.98106112592501</c:v>
                </c:pt>
                <c:pt idx="1289">
                  <c:v>393.79057119034098</c:v>
                </c:pt>
                <c:pt idx="1290">
                  <c:v>393.767693367839</c:v>
                </c:pt>
                <c:pt idx="1291">
                  <c:v>393.365693332538</c:v>
                </c:pt>
                <c:pt idx="1292">
                  <c:v>393.25578113857699</c:v>
                </c:pt>
                <c:pt idx="1293">
                  <c:v>393.25578113857699</c:v>
                </c:pt>
                <c:pt idx="1294">
                  <c:v>393.04627994593397</c:v>
                </c:pt>
                <c:pt idx="1295">
                  <c:v>392.50954439853899</c:v>
                </c:pt>
                <c:pt idx="1296">
                  <c:v>392.260468001145</c:v>
                </c:pt>
                <c:pt idx="1297">
                  <c:v>392.092832722894</c:v>
                </c:pt>
                <c:pt idx="1298">
                  <c:v>391.67442164804498</c:v>
                </c:pt>
                <c:pt idx="1299">
                  <c:v>391.26157320841901</c:v>
                </c:pt>
                <c:pt idx="1300">
                  <c:v>391.17325833273901</c:v>
                </c:pt>
                <c:pt idx="1301">
                  <c:v>391.04333981419802</c:v>
                </c:pt>
                <c:pt idx="1302">
                  <c:v>390.77942318236001</c:v>
                </c:pt>
                <c:pt idx="1303">
                  <c:v>390.61974896932901</c:v>
                </c:pt>
                <c:pt idx="1304">
                  <c:v>390.22725204481799</c:v>
                </c:pt>
                <c:pt idx="1305">
                  <c:v>390.008138996524</c:v>
                </c:pt>
                <c:pt idx="1306">
                  <c:v>389.97069964590202</c:v>
                </c:pt>
                <c:pt idx="1307">
                  <c:v>389.85841790703398</c:v>
                </c:pt>
                <c:pt idx="1308">
                  <c:v>389.57465243544698</c:v>
                </c:pt>
                <c:pt idx="1309">
                  <c:v>389.40597684808898</c:v>
                </c:pt>
                <c:pt idx="1310">
                  <c:v>389.371736843147</c:v>
                </c:pt>
                <c:pt idx="1311">
                  <c:v>388.486176781849</c:v>
                </c:pt>
                <c:pt idx="1312">
                  <c:v>388.39605714085002</c:v>
                </c:pt>
                <c:pt idx="1313">
                  <c:v>388.34270287383998</c:v>
                </c:pt>
                <c:pt idx="1314">
                  <c:v>388.157910989843</c:v>
                </c:pt>
                <c:pt idx="1315">
                  <c:v>387.89498663536801</c:v>
                </c:pt>
                <c:pt idx="1316">
                  <c:v>387.69254236442299</c:v>
                </c:pt>
                <c:pt idx="1317">
                  <c:v>387.16784151534603</c:v>
                </c:pt>
                <c:pt idx="1318">
                  <c:v>387.03169227664301</c:v>
                </c:pt>
                <c:pt idx="1319">
                  <c:v>386.96802604659302</c:v>
                </c:pt>
                <c:pt idx="1320">
                  <c:v>386.916714568987</c:v>
                </c:pt>
                <c:pt idx="1321">
                  <c:v>386.582994767885</c:v>
                </c:pt>
                <c:pt idx="1322">
                  <c:v>386.39077328750602</c:v>
                </c:pt>
                <c:pt idx="1323">
                  <c:v>386.30021154686102</c:v>
                </c:pt>
                <c:pt idx="1324">
                  <c:v>386.25561213498497</c:v>
                </c:pt>
                <c:pt idx="1325">
                  <c:v>386.19743937869703</c:v>
                </c:pt>
                <c:pt idx="1326">
                  <c:v>386.19476308085399</c:v>
                </c:pt>
                <c:pt idx="1327">
                  <c:v>386.178938652564</c:v>
                </c:pt>
                <c:pt idx="1328">
                  <c:v>385.94425428370602</c:v>
                </c:pt>
                <c:pt idx="1329">
                  <c:v>385.575876629714</c:v>
                </c:pt>
                <c:pt idx="1330">
                  <c:v>385.49822497347299</c:v>
                </c:pt>
                <c:pt idx="1331">
                  <c:v>385.39302552347601</c:v>
                </c:pt>
                <c:pt idx="1332">
                  <c:v>385.37929970214498</c:v>
                </c:pt>
                <c:pt idx="1333">
                  <c:v>385.08623280036801</c:v>
                </c:pt>
                <c:pt idx="1334">
                  <c:v>385.05222991607701</c:v>
                </c:pt>
                <c:pt idx="1335">
                  <c:v>385.00345321458701</c:v>
                </c:pt>
                <c:pt idx="1336">
                  <c:v>384.79415082965301</c:v>
                </c:pt>
                <c:pt idx="1337">
                  <c:v>384.73152209316902</c:v>
                </c:pt>
                <c:pt idx="1338">
                  <c:v>384.57513448542801</c:v>
                </c:pt>
                <c:pt idx="1339">
                  <c:v>384.50725834086302</c:v>
                </c:pt>
                <c:pt idx="1340">
                  <c:v>384.18903258850997</c:v>
                </c:pt>
                <c:pt idx="1341">
                  <c:v>383.93540473359798</c:v>
                </c:pt>
                <c:pt idx="1342">
                  <c:v>383.92430718756401</c:v>
                </c:pt>
                <c:pt idx="1343">
                  <c:v>383.82889502704302</c:v>
                </c:pt>
                <c:pt idx="1344">
                  <c:v>383.75088987076998</c:v>
                </c:pt>
                <c:pt idx="1345">
                  <c:v>383.670974886843</c:v>
                </c:pt>
                <c:pt idx="1346">
                  <c:v>383.59410246895902</c:v>
                </c:pt>
                <c:pt idx="1347">
                  <c:v>383.22623342602299</c:v>
                </c:pt>
                <c:pt idx="1348">
                  <c:v>383.19294888028998</c:v>
                </c:pt>
                <c:pt idx="1349">
                  <c:v>382.73798225331399</c:v>
                </c:pt>
                <c:pt idx="1350">
                  <c:v>382.522779679959</c:v>
                </c:pt>
                <c:pt idx="1351">
                  <c:v>382.28438681023903</c:v>
                </c:pt>
                <c:pt idx="1352">
                  <c:v>381.96902382475298</c:v>
                </c:pt>
                <c:pt idx="1353">
                  <c:v>381.866055189382</c:v>
                </c:pt>
                <c:pt idx="1354">
                  <c:v>381.45406834773701</c:v>
                </c:pt>
                <c:pt idx="1355">
                  <c:v>380.76297572018001</c:v>
                </c:pt>
                <c:pt idx="1356">
                  <c:v>380.60438825929299</c:v>
                </c:pt>
                <c:pt idx="1357">
                  <c:v>380.49328077030498</c:v>
                </c:pt>
                <c:pt idx="1358">
                  <c:v>380.201065509361</c:v>
                </c:pt>
                <c:pt idx="1359">
                  <c:v>380.14079080246802</c:v>
                </c:pt>
                <c:pt idx="1360">
                  <c:v>379.73083071574803</c:v>
                </c:pt>
                <c:pt idx="1361">
                  <c:v>379.64571834579402</c:v>
                </c:pt>
                <c:pt idx="1362">
                  <c:v>379.42555016772297</c:v>
                </c:pt>
                <c:pt idx="1363">
                  <c:v>379.29765270139097</c:v>
                </c:pt>
                <c:pt idx="1364">
                  <c:v>379.26628446830898</c:v>
                </c:pt>
                <c:pt idx="1365">
                  <c:v>379.24733851246702</c:v>
                </c:pt>
                <c:pt idx="1366">
                  <c:v>379.24733851246702</c:v>
                </c:pt>
                <c:pt idx="1367">
                  <c:v>379.13132149283302</c:v>
                </c:pt>
                <c:pt idx="1368">
                  <c:v>378.996715358779</c:v>
                </c:pt>
                <c:pt idx="1369">
                  <c:v>378.99426211883798</c:v>
                </c:pt>
                <c:pt idx="1370">
                  <c:v>378.95055367746897</c:v>
                </c:pt>
                <c:pt idx="1371">
                  <c:v>378.76608901614298</c:v>
                </c:pt>
                <c:pt idx="1372">
                  <c:v>378.73268659056299</c:v>
                </c:pt>
                <c:pt idx="1373">
                  <c:v>378.56299538257502</c:v>
                </c:pt>
                <c:pt idx="1374">
                  <c:v>378.183418027936</c:v>
                </c:pt>
                <c:pt idx="1375">
                  <c:v>377.96570581744498</c:v>
                </c:pt>
                <c:pt idx="1376">
                  <c:v>377.888783573512</c:v>
                </c:pt>
                <c:pt idx="1377">
                  <c:v>377.79236084653797</c:v>
                </c:pt>
                <c:pt idx="1378">
                  <c:v>377.59564046515402</c:v>
                </c:pt>
                <c:pt idx="1379">
                  <c:v>377.19982187111401</c:v>
                </c:pt>
                <c:pt idx="1380">
                  <c:v>377.14339973200299</c:v>
                </c:pt>
                <c:pt idx="1381">
                  <c:v>377.13732023641199</c:v>
                </c:pt>
                <c:pt idx="1382">
                  <c:v>376.90890911801699</c:v>
                </c:pt>
                <c:pt idx="1383">
                  <c:v>376.89760468067902</c:v>
                </c:pt>
                <c:pt idx="1384">
                  <c:v>376.82524346026298</c:v>
                </c:pt>
                <c:pt idx="1385">
                  <c:v>376.791297643218</c:v>
                </c:pt>
                <c:pt idx="1386">
                  <c:v>376.64280564202102</c:v>
                </c:pt>
                <c:pt idx="1387">
                  <c:v>376.52348080256201</c:v>
                </c:pt>
                <c:pt idx="1388">
                  <c:v>375.22447358351201</c:v>
                </c:pt>
                <c:pt idx="1389">
                  <c:v>375.128232306607</c:v>
                </c:pt>
                <c:pt idx="1390">
                  <c:v>375.08376049691202</c:v>
                </c:pt>
                <c:pt idx="1391">
                  <c:v>375.04864618180102</c:v>
                </c:pt>
                <c:pt idx="1392">
                  <c:v>374.63154762351098</c:v>
                </c:pt>
                <c:pt idx="1393">
                  <c:v>374.37356670751302</c:v>
                </c:pt>
                <c:pt idx="1394">
                  <c:v>374.20645796722101</c:v>
                </c:pt>
                <c:pt idx="1395">
                  <c:v>374.17802830833301</c:v>
                </c:pt>
                <c:pt idx="1396">
                  <c:v>374.15658100135198</c:v>
                </c:pt>
                <c:pt idx="1397">
                  <c:v>373.99028043038902</c:v>
                </c:pt>
                <c:pt idx="1398">
                  <c:v>373.69446565829099</c:v>
                </c:pt>
                <c:pt idx="1399">
                  <c:v>373.61364392179303</c:v>
                </c:pt>
                <c:pt idx="1400">
                  <c:v>373.54765452323301</c:v>
                </c:pt>
                <c:pt idx="1401">
                  <c:v>373.50721183125398</c:v>
                </c:pt>
                <c:pt idx="1402">
                  <c:v>373.39752206331201</c:v>
                </c:pt>
                <c:pt idx="1403">
                  <c:v>373.29031498761401</c:v>
                </c:pt>
                <c:pt idx="1404">
                  <c:v>372.89698288654699</c:v>
                </c:pt>
                <c:pt idx="1405">
                  <c:v>372.88093304135703</c:v>
                </c:pt>
                <c:pt idx="1406">
                  <c:v>372.878875318935</c:v>
                </c:pt>
                <c:pt idx="1407">
                  <c:v>372.78975293729297</c:v>
                </c:pt>
                <c:pt idx="1408">
                  <c:v>372.74894951877701</c:v>
                </c:pt>
                <c:pt idx="1409">
                  <c:v>372.43475888595998</c:v>
                </c:pt>
                <c:pt idx="1410">
                  <c:v>372.37191803723903</c:v>
                </c:pt>
                <c:pt idx="1411">
                  <c:v>372.29729514895098</c:v>
                </c:pt>
                <c:pt idx="1412">
                  <c:v>372.23332769514002</c:v>
                </c:pt>
                <c:pt idx="1413">
                  <c:v>371.63552023992401</c:v>
                </c:pt>
                <c:pt idx="1414">
                  <c:v>371.55206409005098</c:v>
                </c:pt>
                <c:pt idx="1415">
                  <c:v>371.45888102421799</c:v>
                </c:pt>
                <c:pt idx="1416">
                  <c:v>371.36086171845699</c:v>
                </c:pt>
                <c:pt idx="1417">
                  <c:v>371.35604879764497</c:v>
                </c:pt>
                <c:pt idx="1418">
                  <c:v>371.29490955118803</c:v>
                </c:pt>
                <c:pt idx="1419">
                  <c:v>370.86900140525501</c:v>
                </c:pt>
                <c:pt idx="1420">
                  <c:v>370.71157492922703</c:v>
                </c:pt>
                <c:pt idx="1421">
                  <c:v>370.673708594424</c:v>
                </c:pt>
                <c:pt idx="1422">
                  <c:v>370.61790044579601</c:v>
                </c:pt>
                <c:pt idx="1423">
                  <c:v>370.60812128177503</c:v>
                </c:pt>
                <c:pt idx="1424">
                  <c:v>370.55734585745199</c:v>
                </c:pt>
                <c:pt idx="1425">
                  <c:v>370.19594392474102</c:v>
                </c:pt>
                <c:pt idx="1426">
                  <c:v>370.187092422094</c:v>
                </c:pt>
                <c:pt idx="1427">
                  <c:v>370.13122309593501</c:v>
                </c:pt>
                <c:pt idx="1428">
                  <c:v>369.80530099425403</c:v>
                </c:pt>
                <c:pt idx="1429">
                  <c:v>369.53435091178898</c:v>
                </c:pt>
                <c:pt idx="1430">
                  <c:v>369.477173528957</c:v>
                </c:pt>
                <c:pt idx="1431">
                  <c:v>369.46720536319299</c:v>
                </c:pt>
                <c:pt idx="1432">
                  <c:v>369.08995203222798</c:v>
                </c:pt>
                <c:pt idx="1433">
                  <c:v>369.04905752743701</c:v>
                </c:pt>
                <c:pt idx="1434">
                  <c:v>368.957798993876</c:v>
                </c:pt>
                <c:pt idx="1435">
                  <c:v>368.715605541066</c:v>
                </c:pt>
                <c:pt idx="1436">
                  <c:v>368.49476152549698</c:v>
                </c:pt>
                <c:pt idx="1437">
                  <c:v>368.32910288587101</c:v>
                </c:pt>
                <c:pt idx="1438">
                  <c:v>368.30797672764697</c:v>
                </c:pt>
                <c:pt idx="1439">
                  <c:v>368.25775434793701</c:v>
                </c:pt>
                <c:pt idx="1440">
                  <c:v>367.88815551087498</c:v>
                </c:pt>
                <c:pt idx="1441">
                  <c:v>367.881002912859</c:v>
                </c:pt>
                <c:pt idx="1442">
                  <c:v>367.65755835131102</c:v>
                </c:pt>
                <c:pt idx="1443">
                  <c:v>367.64811784550301</c:v>
                </c:pt>
                <c:pt idx="1444">
                  <c:v>367.58545325885598</c:v>
                </c:pt>
                <c:pt idx="1445">
                  <c:v>367.54785429052703</c:v>
                </c:pt>
                <c:pt idx="1446">
                  <c:v>367.54785429052703</c:v>
                </c:pt>
                <c:pt idx="1447">
                  <c:v>366.68069689914699</c:v>
                </c:pt>
                <c:pt idx="1448">
                  <c:v>366.59486929153701</c:v>
                </c:pt>
                <c:pt idx="1449">
                  <c:v>366.41247430414398</c:v>
                </c:pt>
                <c:pt idx="1450">
                  <c:v>366.34447319828797</c:v>
                </c:pt>
                <c:pt idx="1451">
                  <c:v>366.25681692064899</c:v>
                </c:pt>
                <c:pt idx="1452">
                  <c:v>365.47725154762202</c:v>
                </c:pt>
                <c:pt idx="1453">
                  <c:v>365.47725154762202</c:v>
                </c:pt>
                <c:pt idx="1454">
                  <c:v>365.455898779856</c:v>
                </c:pt>
                <c:pt idx="1455">
                  <c:v>365.429406769965</c:v>
                </c:pt>
                <c:pt idx="1456">
                  <c:v>365.37263700328998</c:v>
                </c:pt>
                <c:pt idx="1457">
                  <c:v>365.18179578741098</c:v>
                </c:pt>
                <c:pt idx="1458">
                  <c:v>364.73856556598298</c:v>
                </c:pt>
                <c:pt idx="1459">
                  <c:v>364.52965012532798</c:v>
                </c:pt>
                <c:pt idx="1460">
                  <c:v>364.18101789268502</c:v>
                </c:pt>
                <c:pt idx="1461">
                  <c:v>364.03273817106998</c:v>
                </c:pt>
                <c:pt idx="1462">
                  <c:v>363.99035789868998</c:v>
                </c:pt>
                <c:pt idx="1463">
                  <c:v>363.77152129121299</c:v>
                </c:pt>
                <c:pt idx="1464">
                  <c:v>363.77152129121299</c:v>
                </c:pt>
                <c:pt idx="1465">
                  <c:v>363.57425337616598</c:v>
                </c:pt>
                <c:pt idx="1466">
                  <c:v>363.44179609051298</c:v>
                </c:pt>
                <c:pt idx="1467">
                  <c:v>363.346582776194</c:v>
                </c:pt>
                <c:pt idx="1468">
                  <c:v>363.26451486398099</c:v>
                </c:pt>
                <c:pt idx="1469">
                  <c:v>363.24602652677601</c:v>
                </c:pt>
                <c:pt idx="1470">
                  <c:v>363.24602652677601</c:v>
                </c:pt>
                <c:pt idx="1471">
                  <c:v>363.2358376592</c:v>
                </c:pt>
                <c:pt idx="1472">
                  <c:v>362.66022436142202</c:v>
                </c:pt>
                <c:pt idx="1473">
                  <c:v>362.599834522143</c:v>
                </c:pt>
                <c:pt idx="1474">
                  <c:v>362.58773543078701</c:v>
                </c:pt>
                <c:pt idx="1475">
                  <c:v>362.53926033053898</c:v>
                </c:pt>
                <c:pt idx="1476">
                  <c:v>362.50321724525099</c:v>
                </c:pt>
                <c:pt idx="1477">
                  <c:v>362.460321926071</c:v>
                </c:pt>
                <c:pt idx="1478">
                  <c:v>362.44653706941602</c:v>
                </c:pt>
                <c:pt idx="1479">
                  <c:v>362.234941598582</c:v>
                </c:pt>
                <c:pt idx="1480">
                  <c:v>362.017599684206</c:v>
                </c:pt>
                <c:pt idx="1481">
                  <c:v>361.69637080859502</c:v>
                </c:pt>
                <c:pt idx="1482">
                  <c:v>361.61292987296503</c:v>
                </c:pt>
                <c:pt idx="1483">
                  <c:v>361.60978454942301</c:v>
                </c:pt>
                <c:pt idx="1484">
                  <c:v>361.55066734771202</c:v>
                </c:pt>
                <c:pt idx="1485">
                  <c:v>361.54753396615598</c:v>
                </c:pt>
                <c:pt idx="1486">
                  <c:v>361.53930714987501</c:v>
                </c:pt>
                <c:pt idx="1487">
                  <c:v>361.44733882392501</c:v>
                </c:pt>
                <c:pt idx="1488">
                  <c:v>361.34004616763798</c:v>
                </c:pt>
                <c:pt idx="1489">
                  <c:v>360.952060540258</c:v>
                </c:pt>
                <c:pt idx="1490">
                  <c:v>360.64004491440102</c:v>
                </c:pt>
                <c:pt idx="1491">
                  <c:v>360.60426258582402</c:v>
                </c:pt>
                <c:pt idx="1492">
                  <c:v>360.56439596414901</c:v>
                </c:pt>
                <c:pt idx="1493">
                  <c:v>360.28320170724402</c:v>
                </c:pt>
                <c:pt idx="1494">
                  <c:v>360.12050850458297</c:v>
                </c:pt>
                <c:pt idx="1495">
                  <c:v>360.01675697397502</c:v>
                </c:pt>
                <c:pt idx="1496">
                  <c:v>359.96106452979399</c:v>
                </c:pt>
                <c:pt idx="1497">
                  <c:v>359.95158517380099</c:v>
                </c:pt>
                <c:pt idx="1498">
                  <c:v>359.50576094498803</c:v>
                </c:pt>
                <c:pt idx="1499">
                  <c:v>359.50576094498803</c:v>
                </c:pt>
                <c:pt idx="1500">
                  <c:v>359.462307037085</c:v>
                </c:pt>
                <c:pt idx="1501">
                  <c:v>359.37868648672202</c:v>
                </c:pt>
                <c:pt idx="1502">
                  <c:v>359.203810313362</c:v>
                </c:pt>
                <c:pt idx="1503">
                  <c:v>359.04530431379101</c:v>
                </c:pt>
                <c:pt idx="1504">
                  <c:v>358.988078172852</c:v>
                </c:pt>
                <c:pt idx="1505">
                  <c:v>358.91709854732801</c:v>
                </c:pt>
                <c:pt idx="1506">
                  <c:v>358.74743243274401</c:v>
                </c:pt>
                <c:pt idx="1507">
                  <c:v>358.74743243274401</c:v>
                </c:pt>
                <c:pt idx="1508">
                  <c:v>358.74743243274401</c:v>
                </c:pt>
                <c:pt idx="1509">
                  <c:v>358.56159944123903</c:v>
                </c:pt>
                <c:pt idx="1510">
                  <c:v>358.34873022108798</c:v>
                </c:pt>
                <c:pt idx="1511">
                  <c:v>358.29216124575299</c:v>
                </c:pt>
                <c:pt idx="1512">
                  <c:v>358.28122682220902</c:v>
                </c:pt>
                <c:pt idx="1513">
                  <c:v>358.27351709717902</c:v>
                </c:pt>
                <c:pt idx="1514">
                  <c:v>358.08919015224097</c:v>
                </c:pt>
                <c:pt idx="1515">
                  <c:v>358.06161107837698</c:v>
                </c:pt>
                <c:pt idx="1516">
                  <c:v>357.80661831238803</c:v>
                </c:pt>
                <c:pt idx="1517">
                  <c:v>356.85138444555503</c:v>
                </c:pt>
                <c:pt idx="1518">
                  <c:v>356.73733248084199</c:v>
                </c:pt>
                <c:pt idx="1519">
                  <c:v>356.43278333971398</c:v>
                </c:pt>
                <c:pt idx="1520">
                  <c:v>356.36428375794799</c:v>
                </c:pt>
                <c:pt idx="1521">
                  <c:v>356.09753041625601</c:v>
                </c:pt>
                <c:pt idx="1522">
                  <c:v>356.07918964474601</c:v>
                </c:pt>
                <c:pt idx="1523">
                  <c:v>355.92234824206298</c:v>
                </c:pt>
                <c:pt idx="1524">
                  <c:v>355.769104085197</c:v>
                </c:pt>
                <c:pt idx="1525">
                  <c:v>355.437034662526</c:v>
                </c:pt>
                <c:pt idx="1526">
                  <c:v>355.40465262782601</c:v>
                </c:pt>
                <c:pt idx="1527">
                  <c:v>354.98121775643199</c:v>
                </c:pt>
                <c:pt idx="1528">
                  <c:v>354.88246271575503</c:v>
                </c:pt>
                <c:pt idx="1529">
                  <c:v>354.845158561527</c:v>
                </c:pt>
                <c:pt idx="1530">
                  <c:v>354.74002954308997</c:v>
                </c:pt>
                <c:pt idx="1531">
                  <c:v>354.70599332714301</c:v>
                </c:pt>
                <c:pt idx="1532">
                  <c:v>354.64031646612699</c:v>
                </c:pt>
                <c:pt idx="1533">
                  <c:v>354.60064485529699</c:v>
                </c:pt>
                <c:pt idx="1534">
                  <c:v>354.582621252146</c:v>
                </c:pt>
                <c:pt idx="1535">
                  <c:v>354.47843298111297</c:v>
                </c:pt>
                <c:pt idx="1536">
                  <c:v>354.40419416045199</c:v>
                </c:pt>
                <c:pt idx="1537">
                  <c:v>354.03682058476198</c:v>
                </c:pt>
                <c:pt idx="1538">
                  <c:v>353.93986786586203</c:v>
                </c:pt>
                <c:pt idx="1539">
                  <c:v>353.93986786586203</c:v>
                </c:pt>
                <c:pt idx="1540">
                  <c:v>353.71648483389203</c:v>
                </c:pt>
                <c:pt idx="1541">
                  <c:v>353.56433984721701</c:v>
                </c:pt>
                <c:pt idx="1542">
                  <c:v>353.54655703555301</c:v>
                </c:pt>
                <c:pt idx="1543">
                  <c:v>353.53566733458501</c:v>
                </c:pt>
                <c:pt idx="1544">
                  <c:v>353.058310087265</c:v>
                </c:pt>
                <c:pt idx="1545">
                  <c:v>352.92503925129699</c:v>
                </c:pt>
                <c:pt idx="1546">
                  <c:v>352.77065938536703</c:v>
                </c:pt>
                <c:pt idx="1547">
                  <c:v>352.73038082795898</c:v>
                </c:pt>
                <c:pt idx="1548">
                  <c:v>352.51390075883103</c:v>
                </c:pt>
                <c:pt idx="1549">
                  <c:v>352.43025800898999</c:v>
                </c:pt>
                <c:pt idx="1550">
                  <c:v>352.42349606221802</c:v>
                </c:pt>
                <c:pt idx="1551">
                  <c:v>352.375441521433</c:v>
                </c:pt>
                <c:pt idx="1552">
                  <c:v>352.21447767374298</c:v>
                </c:pt>
                <c:pt idx="1553">
                  <c:v>352.09056586802899</c:v>
                </c:pt>
                <c:pt idx="1554">
                  <c:v>352.03343999193402</c:v>
                </c:pt>
                <c:pt idx="1555">
                  <c:v>351.914107257973</c:v>
                </c:pt>
                <c:pt idx="1556">
                  <c:v>351.51978812938</c:v>
                </c:pt>
                <c:pt idx="1557">
                  <c:v>351.319083827334</c:v>
                </c:pt>
                <c:pt idx="1558">
                  <c:v>351.11633662734698</c:v>
                </c:pt>
                <c:pt idx="1559">
                  <c:v>350.69476384871598</c:v>
                </c:pt>
                <c:pt idx="1560">
                  <c:v>349.99734162623002</c:v>
                </c:pt>
                <c:pt idx="1561">
                  <c:v>349.91183324510303</c:v>
                </c:pt>
                <c:pt idx="1562">
                  <c:v>349.70828308340498</c:v>
                </c:pt>
                <c:pt idx="1563">
                  <c:v>349.674467006903</c:v>
                </c:pt>
                <c:pt idx="1564">
                  <c:v>349.56251504160099</c:v>
                </c:pt>
                <c:pt idx="1565">
                  <c:v>348.93046028620302</c:v>
                </c:pt>
                <c:pt idx="1566">
                  <c:v>348.85378584676897</c:v>
                </c:pt>
                <c:pt idx="1567">
                  <c:v>348.70342811700198</c:v>
                </c:pt>
                <c:pt idx="1568">
                  <c:v>348.70342811700198</c:v>
                </c:pt>
                <c:pt idx="1569">
                  <c:v>348.563921407294</c:v>
                </c:pt>
                <c:pt idx="1570">
                  <c:v>348.469720214966</c:v>
                </c:pt>
                <c:pt idx="1571">
                  <c:v>348.35374033286001</c:v>
                </c:pt>
                <c:pt idx="1572">
                  <c:v>348.01484178465603</c:v>
                </c:pt>
                <c:pt idx="1573">
                  <c:v>347.87102390734401</c:v>
                </c:pt>
                <c:pt idx="1574">
                  <c:v>347.78299417451598</c:v>
                </c:pt>
                <c:pt idx="1575">
                  <c:v>347.541109120893</c:v>
                </c:pt>
                <c:pt idx="1576">
                  <c:v>347.541109120893</c:v>
                </c:pt>
                <c:pt idx="1577">
                  <c:v>347.46857052134402</c:v>
                </c:pt>
                <c:pt idx="1578">
                  <c:v>347.321251729089</c:v>
                </c:pt>
                <c:pt idx="1579">
                  <c:v>347.27003475148598</c:v>
                </c:pt>
                <c:pt idx="1580">
                  <c:v>347.16816316073601</c:v>
                </c:pt>
                <c:pt idx="1581">
                  <c:v>346.84822435875498</c:v>
                </c:pt>
                <c:pt idx="1582">
                  <c:v>346.60062144083702</c:v>
                </c:pt>
                <c:pt idx="1583">
                  <c:v>346.52574990733098</c:v>
                </c:pt>
                <c:pt idx="1584">
                  <c:v>346.47549655363702</c:v>
                </c:pt>
                <c:pt idx="1585">
                  <c:v>346.33733390839501</c:v>
                </c:pt>
                <c:pt idx="1586">
                  <c:v>346.27313284824402</c:v>
                </c:pt>
                <c:pt idx="1587">
                  <c:v>346.26510362010498</c:v>
                </c:pt>
                <c:pt idx="1588">
                  <c:v>346.24942262633903</c:v>
                </c:pt>
                <c:pt idx="1589">
                  <c:v>346.09845510275301</c:v>
                </c:pt>
                <c:pt idx="1590">
                  <c:v>345.65433654937902</c:v>
                </c:pt>
                <c:pt idx="1591">
                  <c:v>345.432585789678</c:v>
                </c:pt>
                <c:pt idx="1592">
                  <c:v>345.231663326606</c:v>
                </c:pt>
                <c:pt idx="1593">
                  <c:v>344.992803897069</c:v>
                </c:pt>
                <c:pt idx="1594">
                  <c:v>344.72141464287398</c:v>
                </c:pt>
                <c:pt idx="1595">
                  <c:v>344.49994116566398</c:v>
                </c:pt>
                <c:pt idx="1596">
                  <c:v>344.35330529591499</c:v>
                </c:pt>
                <c:pt idx="1597">
                  <c:v>344.307794858786</c:v>
                </c:pt>
                <c:pt idx="1598">
                  <c:v>344.22079446027902</c:v>
                </c:pt>
                <c:pt idx="1599">
                  <c:v>344.14817240918802</c:v>
                </c:pt>
                <c:pt idx="1600">
                  <c:v>344.14817240918802</c:v>
                </c:pt>
                <c:pt idx="1601">
                  <c:v>344.06795299706999</c:v>
                </c:pt>
                <c:pt idx="1602">
                  <c:v>343.94648651154</c:v>
                </c:pt>
                <c:pt idx="1603">
                  <c:v>343.80059919002503</c:v>
                </c:pt>
                <c:pt idx="1604">
                  <c:v>343.74854253123698</c:v>
                </c:pt>
                <c:pt idx="1605">
                  <c:v>343.58393122176102</c:v>
                </c:pt>
                <c:pt idx="1606">
                  <c:v>343.54840875303398</c:v>
                </c:pt>
                <c:pt idx="1607">
                  <c:v>343.50661522905301</c:v>
                </c:pt>
                <c:pt idx="1608">
                  <c:v>343.30461816218502</c:v>
                </c:pt>
                <c:pt idx="1609">
                  <c:v>343.00641949924699</c:v>
                </c:pt>
                <c:pt idx="1610">
                  <c:v>342.87528367700003</c:v>
                </c:pt>
                <c:pt idx="1611">
                  <c:v>342.70551175523798</c:v>
                </c:pt>
                <c:pt idx="1612">
                  <c:v>342.548634325303</c:v>
                </c:pt>
                <c:pt idx="1613">
                  <c:v>342.466168797183</c:v>
                </c:pt>
                <c:pt idx="1614">
                  <c:v>342.41657186216901</c:v>
                </c:pt>
                <c:pt idx="1615">
                  <c:v>342.41657186216901</c:v>
                </c:pt>
                <c:pt idx="1616">
                  <c:v>342.40389139700102</c:v>
                </c:pt>
                <c:pt idx="1617">
                  <c:v>342.34897244378197</c:v>
                </c:pt>
                <c:pt idx="1618">
                  <c:v>342.08276883557397</c:v>
                </c:pt>
                <c:pt idx="1619">
                  <c:v>341.88797030464798</c:v>
                </c:pt>
                <c:pt idx="1620">
                  <c:v>341.81758590416899</c:v>
                </c:pt>
                <c:pt idx="1621">
                  <c:v>341.712847262656</c:v>
                </c:pt>
                <c:pt idx="1622">
                  <c:v>341.59527354060299</c:v>
                </c:pt>
                <c:pt idx="1623">
                  <c:v>341.58823104345601</c:v>
                </c:pt>
                <c:pt idx="1624">
                  <c:v>341.58531094108099</c:v>
                </c:pt>
                <c:pt idx="1625">
                  <c:v>341.46543306475598</c:v>
                </c:pt>
                <c:pt idx="1626">
                  <c:v>341.31047173947297</c:v>
                </c:pt>
                <c:pt idx="1627">
                  <c:v>341.11135535633503</c:v>
                </c:pt>
                <c:pt idx="1628">
                  <c:v>340.72448366355297</c:v>
                </c:pt>
                <c:pt idx="1629">
                  <c:v>340.67654094648202</c:v>
                </c:pt>
                <c:pt idx="1630">
                  <c:v>340.65865508813499</c:v>
                </c:pt>
                <c:pt idx="1631">
                  <c:v>340.644928711082</c:v>
                </c:pt>
                <c:pt idx="1632">
                  <c:v>340.63085727553602</c:v>
                </c:pt>
                <c:pt idx="1633">
                  <c:v>340.60745659561201</c:v>
                </c:pt>
                <c:pt idx="1634">
                  <c:v>340.57738846964003</c:v>
                </c:pt>
                <c:pt idx="1635">
                  <c:v>340.11555097103701</c:v>
                </c:pt>
                <c:pt idx="1636">
                  <c:v>339.75768862356</c:v>
                </c:pt>
                <c:pt idx="1637">
                  <c:v>339.73958168692099</c:v>
                </c:pt>
                <c:pt idx="1638">
                  <c:v>339.45036427001003</c:v>
                </c:pt>
                <c:pt idx="1639">
                  <c:v>339.43148300922502</c:v>
                </c:pt>
                <c:pt idx="1640">
                  <c:v>339.224225375233</c:v>
                </c:pt>
                <c:pt idx="1641">
                  <c:v>339.13986019217299</c:v>
                </c:pt>
                <c:pt idx="1642">
                  <c:v>339.13986019217299</c:v>
                </c:pt>
                <c:pt idx="1643">
                  <c:v>338.85753665092301</c:v>
                </c:pt>
                <c:pt idx="1644">
                  <c:v>338.82295732322899</c:v>
                </c:pt>
                <c:pt idx="1645">
                  <c:v>338.66933235971902</c:v>
                </c:pt>
                <c:pt idx="1646">
                  <c:v>338.62475075643101</c:v>
                </c:pt>
                <c:pt idx="1647">
                  <c:v>338.57697728658201</c:v>
                </c:pt>
                <c:pt idx="1648">
                  <c:v>338.37074354646899</c:v>
                </c:pt>
                <c:pt idx="1649">
                  <c:v>338.26697909964503</c:v>
                </c:pt>
                <c:pt idx="1650">
                  <c:v>337.95160824465302</c:v>
                </c:pt>
                <c:pt idx="1651">
                  <c:v>337.94606576653399</c:v>
                </c:pt>
                <c:pt idx="1652">
                  <c:v>337.94606576653399</c:v>
                </c:pt>
                <c:pt idx="1653">
                  <c:v>337.73292524966502</c:v>
                </c:pt>
                <c:pt idx="1654">
                  <c:v>337.70844168456199</c:v>
                </c:pt>
                <c:pt idx="1655">
                  <c:v>337.627601239439</c:v>
                </c:pt>
                <c:pt idx="1656">
                  <c:v>337.514006957052</c:v>
                </c:pt>
                <c:pt idx="1657">
                  <c:v>337.35689612272103</c:v>
                </c:pt>
                <c:pt idx="1658">
                  <c:v>337.29003561928698</c:v>
                </c:pt>
                <c:pt idx="1659">
                  <c:v>337.20054195745598</c:v>
                </c:pt>
                <c:pt idx="1660">
                  <c:v>337.15618112831203</c:v>
                </c:pt>
                <c:pt idx="1661">
                  <c:v>336.99781863758398</c:v>
                </c:pt>
                <c:pt idx="1662">
                  <c:v>336.59416458337398</c:v>
                </c:pt>
                <c:pt idx="1663">
                  <c:v>336.47896053094001</c:v>
                </c:pt>
                <c:pt idx="1664">
                  <c:v>336.35080836286699</c:v>
                </c:pt>
                <c:pt idx="1665">
                  <c:v>335.66082948550599</c:v>
                </c:pt>
                <c:pt idx="1666">
                  <c:v>335.46873296351498</c:v>
                </c:pt>
                <c:pt idx="1667">
                  <c:v>334.99657870494502</c:v>
                </c:pt>
                <c:pt idx="1668">
                  <c:v>334.92959739168401</c:v>
                </c:pt>
                <c:pt idx="1669">
                  <c:v>334.79413859511499</c:v>
                </c:pt>
                <c:pt idx="1670">
                  <c:v>334.45469828961097</c:v>
                </c:pt>
                <c:pt idx="1671">
                  <c:v>334.20327484166302</c:v>
                </c:pt>
                <c:pt idx="1672">
                  <c:v>334.12218069224201</c:v>
                </c:pt>
                <c:pt idx="1673">
                  <c:v>333.85683934754002</c:v>
                </c:pt>
                <c:pt idx="1674">
                  <c:v>333.84683509155002</c:v>
                </c:pt>
                <c:pt idx="1675">
                  <c:v>333.40999216193802</c:v>
                </c:pt>
                <c:pt idx="1676">
                  <c:v>333.29424270935402</c:v>
                </c:pt>
                <c:pt idx="1677">
                  <c:v>333.247398046434</c:v>
                </c:pt>
                <c:pt idx="1678">
                  <c:v>333.21822345455701</c:v>
                </c:pt>
                <c:pt idx="1679">
                  <c:v>332.916494506851</c:v>
                </c:pt>
                <c:pt idx="1680">
                  <c:v>332.870613618802</c:v>
                </c:pt>
                <c:pt idx="1681">
                  <c:v>332.870613618802</c:v>
                </c:pt>
                <c:pt idx="1682">
                  <c:v>332.64363798001602</c:v>
                </c:pt>
                <c:pt idx="1683">
                  <c:v>332.59229131127</c:v>
                </c:pt>
                <c:pt idx="1684">
                  <c:v>332.57999624446501</c:v>
                </c:pt>
                <c:pt idx="1685">
                  <c:v>332.48132069229098</c:v>
                </c:pt>
                <c:pt idx="1686">
                  <c:v>332.22113560786801</c:v>
                </c:pt>
                <c:pt idx="1687">
                  <c:v>332.22113560786801</c:v>
                </c:pt>
                <c:pt idx="1688">
                  <c:v>332.15566003406701</c:v>
                </c:pt>
                <c:pt idx="1689">
                  <c:v>331.93012635916199</c:v>
                </c:pt>
                <c:pt idx="1690">
                  <c:v>331.69702355721699</c:v>
                </c:pt>
                <c:pt idx="1691">
                  <c:v>331.41583631198398</c:v>
                </c:pt>
                <c:pt idx="1692">
                  <c:v>331.26332698062799</c:v>
                </c:pt>
                <c:pt idx="1693">
                  <c:v>331.21878417101601</c:v>
                </c:pt>
                <c:pt idx="1694">
                  <c:v>331.21878417101601</c:v>
                </c:pt>
                <c:pt idx="1695">
                  <c:v>331.09197673166</c:v>
                </c:pt>
                <c:pt idx="1696">
                  <c:v>330.98340766187602</c:v>
                </c:pt>
                <c:pt idx="1697">
                  <c:v>330.98340766187602</c:v>
                </c:pt>
                <c:pt idx="1698">
                  <c:v>330.94823744546898</c:v>
                </c:pt>
                <c:pt idx="1699">
                  <c:v>330.93623589595597</c:v>
                </c:pt>
                <c:pt idx="1700">
                  <c:v>330.65486577997802</c:v>
                </c:pt>
                <c:pt idx="1701">
                  <c:v>330.57167235256202</c:v>
                </c:pt>
                <c:pt idx="1702">
                  <c:v>330.11552480906897</c:v>
                </c:pt>
                <c:pt idx="1703">
                  <c:v>330.10883899715498</c:v>
                </c:pt>
                <c:pt idx="1704">
                  <c:v>329.87060446106102</c:v>
                </c:pt>
                <c:pt idx="1705">
                  <c:v>329.68133584055403</c:v>
                </c:pt>
                <c:pt idx="1706">
                  <c:v>329.62713154672298</c:v>
                </c:pt>
                <c:pt idx="1707">
                  <c:v>329.24730083477903</c:v>
                </c:pt>
                <c:pt idx="1708">
                  <c:v>329.20190941761098</c:v>
                </c:pt>
                <c:pt idx="1709">
                  <c:v>329.19798827063801</c:v>
                </c:pt>
                <c:pt idx="1710">
                  <c:v>328.50434831450502</c:v>
                </c:pt>
                <c:pt idx="1711">
                  <c:v>328.46310024013599</c:v>
                </c:pt>
                <c:pt idx="1712">
                  <c:v>328.36118072134002</c:v>
                </c:pt>
                <c:pt idx="1713">
                  <c:v>328.35844539011299</c:v>
                </c:pt>
                <c:pt idx="1714">
                  <c:v>328.32007962488399</c:v>
                </c:pt>
                <c:pt idx="1715">
                  <c:v>328.10924221085799</c:v>
                </c:pt>
                <c:pt idx="1716">
                  <c:v>327.69224283639898</c:v>
                </c:pt>
                <c:pt idx="1717">
                  <c:v>327.63557423076202</c:v>
                </c:pt>
                <c:pt idx="1718">
                  <c:v>327.42717702588999</c:v>
                </c:pt>
                <c:pt idx="1719">
                  <c:v>327.39151449149801</c:v>
                </c:pt>
                <c:pt idx="1720">
                  <c:v>327.06194505153502</c:v>
                </c:pt>
                <c:pt idx="1721">
                  <c:v>326.87697370593202</c:v>
                </c:pt>
                <c:pt idx="1722">
                  <c:v>326.77519483612798</c:v>
                </c:pt>
                <c:pt idx="1723">
                  <c:v>326.71333867550601</c:v>
                </c:pt>
                <c:pt idx="1724">
                  <c:v>326.70966395713901</c:v>
                </c:pt>
                <c:pt idx="1725">
                  <c:v>326.54746547361799</c:v>
                </c:pt>
                <c:pt idx="1726">
                  <c:v>326.52360839918202</c:v>
                </c:pt>
                <c:pt idx="1727">
                  <c:v>326.356615365648</c:v>
                </c:pt>
                <c:pt idx="1728">
                  <c:v>325.96472146223402</c:v>
                </c:pt>
                <c:pt idx="1729">
                  <c:v>325.59750246605398</c:v>
                </c:pt>
                <c:pt idx="1730">
                  <c:v>325.388535122988</c:v>
                </c:pt>
                <c:pt idx="1731">
                  <c:v>325.20147389732</c:v>
                </c:pt>
                <c:pt idx="1732">
                  <c:v>324.82855670477898</c:v>
                </c:pt>
                <c:pt idx="1733">
                  <c:v>324.82415201982298</c:v>
                </c:pt>
                <c:pt idx="1734">
                  <c:v>324.807394218235</c:v>
                </c:pt>
                <c:pt idx="1735">
                  <c:v>324.807394218235</c:v>
                </c:pt>
                <c:pt idx="1736">
                  <c:v>324.63900396565998</c:v>
                </c:pt>
                <c:pt idx="1737">
                  <c:v>324.54344900881802</c:v>
                </c:pt>
                <c:pt idx="1738">
                  <c:v>324.492378422478</c:v>
                </c:pt>
                <c:pt idx="1739">
                  <c:v>324.237740037663</c:v>
                </c:pt>
                <c:pt idx="1740">
                  <c:v>323.69356311658697</c:v>
                </c:pt>
                <c:pt idx="1741">
                  <c:v>323.62545574338799</c:v>
                </c:pt>
                <c:pt idx="1742">
                  <c:v>323.60743640768902</c:v>
                </c:pt>
                <c:pt idx="1743">
                  <c:v>323.593209907568</c:v>
                </c:pt>
                <c:pt idx="1744">
                  <c:v>323.56411337237</c:v>
                </c:pt>
                <c:pt idx="1745">
                  <c:v>323.54053851764502</c:v>
                </c:pt>
                <c:pt idx="1746">
                  <c:v>323.40386816332102</c:v>
                </c:pt>
                <c:pt idx="1747">
                  <c:v>323.229636122964</c:v>
                </c:pt>
                <c:pt idx="1748">
                  <c:v>322.90551938738599</c:v>
                </c:pt>
                <c:pt idx="1749">
                  <c:v>322.85483277514101</c:v>
                </c:pt>
                <c:pt idx="1750">
                  <c:v>322.753967067649</c:v>
                </c:pt>
                <c:pt idx="1751">
                  <c:v>322.74828946347901</c:v>
                </c:pt>
                <c:pt idx="1752">
                  <c:v>322.69307444877302</c:v>
                </c:pt>
                <c:pt idx="1753">
                  <c:v>322.65460855914603</c:v>
                </c:pt>
                <c:pt idx="1754">
                  <c:v>322.65460855914603</c:v>
                </c:pt>
                <c:pt idx="1755">
                  <c:v>322.65460855914603</c:v>
                </c:pt>
                <c:pt idx="1756">
                  <c:v>322.63091128849402</c:v>
                </c:pt>
                <c:pt idx="1757">
                  <c:v>322.39905064329503</c:v>
                </c:pt>
                <c:pt idx="1758">
                  <c:v>322.39905064329503</c:v>
                </c:pt>
                <c:pt idx="1759">
                  <c:v>322.155086729098</c:v>
                </c:pt>
                <c:pt idx="1760">
                  <c:v>322.14903430042398</c:v>
                </c:pt>
                <c:pt idx="1761">
                  <c:v>322.12818617566597</c:v>
                </c:pt>
                <c:pt idx="1762">
                  <c:v>321.98263203410698</c:v>
                </c:pt>
                <c:pt idx="1763">
                  <c:v>321.68172929623699</c:v>
                </c:pt>
                <c:pt idx="1764">
                  <c:v>321.638876574297</c:v>
                </c:pt>
                <c:pt idx="1765">
                  <c:v>321.54860618939</c:v>
                </c:pt>
                <c:pt idx="1766">
                  <c:v>321.46771744420897</c:v>
                </c:pt>
                <c:pt idx="1767">
                  <c:v>321.44571589112201</c:v>
                </c:pt>
                <c:pt idx="1768">
                  <c:v>321.424372805291</c:v>
                </c:pt>
                <c:pt idx="1769">
                  <c:v>321.29732403528601</c:v>
                </c:pt>
                <c:pt idx="1770">
                  <c:v>321.28806658455198</c:v>
                </c:pt>
                <c:pt idx="1771">
                  <c:v>321.19171145041003</c:v>
                </c:pt>
                <c:pt idx="1772">
                  <c:v>321.19171145041003</c:v>
                </c:pt>
                <c:pt idx="1773">
                  <c:v>321.11170264322101</c:v>
                </c:pt>
                <c:pt idx="1774">
                  <c:v>320.96272043519502</c:v>
                </c:pt>
                <c:pt idx="1775">
                  <c:v>320.95346739586398</c:v>
                </c:pt>
                <c:pt idx="1776">
                  <c:v>320.92947575045599</c:v>
                </c:pt>
                <c:pt idx="1777">
                  <c:v>320.91634005701798</c:v>
                </c:pt>
                <c:pt idx="1778">
                  <c:v>320.888210425311</c:v>
                </c:pt>
                <c:pt idx="1779">
                  <c:v>320.86162565697299</c:v>
                </c:pt>
                <c:pt idx="1780">
                  <c:v>320.582084989549</c:v>
                </c:pt>
                <c:pt idx="1781">
                  <c:v>320.513457263308</c:v>
                </c:pt>
                <c:pt idx="1782">
                  <c:v>320.48616542175398</c:v>
                </c:pt>
                <c:pt idx="1783">
                  <c:v>320.35815284999802</c:v>
                </c:pt>
                <c:pt idx="1784">
                  <c:v>320.172720006752</c:v>
                </c:pt>
                <c:pt idx="1785">
                  <c:v>319.98229932458298</c:v>
                </c:pt>
                <c:pt idx="1786">
                  <c:v>319.98229932458298</c:v>
                </c:pt>
                <c:pt idx="1787">
                  <c:v>319.91548986997702</c:v>
                </c:pt>
                <c:pt idx="1788">
                  <c:v>319.87575871431102</c:v>
                </c:pt>
                <c:pt idx="1789">
                  <c:v>319.86006806352702</c:v>
                </c:pt>
                <c:pt idx="1790">
                  <c:v>319.61371424225399</c:v>
                </c:pt>
                <c:pt idx="1791">
                  <c:v>319.50250204640298</c:v>
                </c:pt>
                <c:pt idx="1792">
                  <c:v>319.40627240439102</c:v>
                </c:pt>
                <c:pt idx="1793">
                  <c:v>319.33494684207801</c:v>
                </c:pt>
                <c:pt idx="1794">
                  <c:v>319.23627734355802</c:v>
                </c:pt>
                <c:pt idx="1795">
                  <c:v>319.05875095856101</c:v>
                </c:pt>
                <c:pt idx="1796">
                  <c:v>318.95041601266303</c:v>
                </c:pt>
                <c:pt idx="1797">
                  <c:v>318.76335718292597</c:v>
                </c:pt>
                <c:pt idx="1798">
                  <c:v>318.25743007727402</c:v>
                </c:pt>
                <c:pt idx="1799">
                  <c:v>318.22149162024499</c:v>
                </c:pt>
                <c:pt idx="1800">
                  <c:v>318.02729133013298</c:v>
                </c:pt>
                <c:pt idx="1801">
                  <c:v>317.92045048150197</c:v>
                </c:pt>
                <c:pt idx="1802">
                  <c:v>317.709118674281</c:v>
                </c:pt>
                <c:pt idx="1803">
                  <c:v>317.52354603598599</c:v>
                </c:pt>
                <c:pt idx="1804">
                  <c:v>317.471701602797</c:v>
                </c:pt>
                <c:pt idx="1805">
                  <c:v>317.46102460711597</c:v>
                </c:pt>
                <c:pt idx="1806">
                  <c:v>317.40254355917801</c:v>
                </c:pt>
                <c:pt idx="1807">
                  <c:v>317.090718688869</c:v>
                </c:pt>
                <c:pt idx="1808">
                  <c:v>317.090718688869</c:v>
                </c:pt>
                <c:pt idx="1809">
                  <c:v>317.090718688869</c:v>
                </c:pt>
                <c:pt idx="1810">
                  <c:v>317.090718688869</c:v>
                </c:pt>
                <c:pt idx="1811">
                  <c:v>317.090718688869</c:v>
                </c:pt>
                <c:pt idx="1812">
                  <c:v>317.090718688869</c:v>
                </c:pt>
                <c:pt idx="1813">
                  <c:v>316.68671730092098</c:v>
                </c:pt>
                <c:pt idx="1814">
                  <c:v>316.56984326780201</c:v>
                </c:pt>
                <c:pt idx="1815">
                  <c:v>316.08913557958698</c:v>
                </c:pt>
                <c:pt idx="1816">
                  <c:v>315.76802377049597</c:v>
                </c:pt>
                <c:pt idx="1817">
                  <c:v>315.67185672745399</c:v>
                </c:pt>
                <c:pt idx="1818">
                  <c:v>315.44413839356201</c:v>
                </c:pt>
                <c:pt idx="1819">
                  <c:v>315.43098890237201</c:v>
                </c:pt>
                <c:pt idx="1820">
                  <c:v>315.26489182423001</c:v>
                </c:pt>
                <c:pt idx="1821">
                  <c:v>315.02921445865297</c:v>
                </c:pt>
                <c:pt idx="1822">
                  <c:v>315.02921445865297</c:v>
                </c:pt>
                <c:pt idx="1823">
                  <c:v>315.01895614178397</c:v>
                </c:pt>
                <c:pt idx="1824">
                  <c:v>314.89803756170602</c:v>
                </c:pt>
                <c:pt idx="1825">
                  <c:v>314.88181219547403</c:v>
                </c:pt>
                <c:pt idx="1826">
                  <c:v>314.87332651197698</c:v>
                </c:pt>
                <c:pt idx="1827">
                  <c:v>314.82860088742098</c:v>
                </c:pt>
                <c:pt idx="1828">
                  <c:v>314.74314580995201</c:v>
                </c:pt>
                <c:pt idx="1829">
                  <c:v>314.49449155930699</c:v>
                </c:pt>
                <c:pt idx="1830">
                  <c:v>314.28206237717802</c:v>
                </c:pt>
                <c:pt idx="1831">
                  <c:v>314.14071751674999</c:v>
                </c:pt>
                <c:pt idx="1832">
                  <c:v>314.13918018549901</c:v>
                </c:pt>
                <c:pt idx="1833">
                  <c:v>314.006222856872</c:v>
                </c:pt>
                <c:pt idx="1834">
                  <c:v>313.86462435413199</c:v>
                </c:pt>
                <c:pt idx="1835">
                  <c:v>313.86462435413199</c:v>
                </c:pt>
                <c:pt idx="1836">
                  <c:v>313.71243071561503</c:v>
                </c:pt>
                <c:pt idx="1837">
                  <c:v>313.70876196797798</c:v>
                </c:pt>
                <c:pt idx="1838">
                  <c:v>313.60245036190901</c:v>
                </c:pt>
                <c:pt idx="1839">
                  <c:v>313.47551418999001</c:v>
                </c:pt>
                <c:pt idx="1840">
                  <c:v>313.37675691008599</c:v>
                </c:pt>
                <c:pt idx="1841">
                  <c:v>313.366358080331</c:v>
                </c:pt>
                <c:pt idx="1842">
                  <c:v>313.23634358038902</c:v>
                </c:pt>
                <c:pt idx="1843">
                  <c:v>313.16646640694898</c:v>
                </c:pt>
                <c:pt idx="1844">
                  <c:v>313.14089804300301</c:v>
                </c:pt>
                <c:pt idx="1845">
                  <c:v>313.08612225468602</c:v>
                </c:pt>
                <c:pt idx="1846">
                  <c:v>313.07709774487398</c:v>
                </c:pt>
                <c:pt idx="1847">
                  <c:v>313.07458928859597</c:v>
                </c:pt>
                <c:pt idx="1848">
                  <c:v>313.00541140758202</c:v>
                </c:pt>
                <c:pt idx="1849">
                  <c:v>312.94042967724602</c:v>
                </c:pt>
                <c:pt idx="1850">
                  <c:v>312.94042967724602</c:v>
                </c:pt>
                <c:pt idx="1851">
                  <c:v>312.93748744208398</c:v>
                </c:pt>
                <c:pt idx="1852">
                  <c:v>312.83714643375299</c:v>
                </c:pt>
                <c:pt idx="1853">
                  <c:v>312.81240243808003</c:v>
                </c:pt>
                <c:pt idx="1854">
                  <c:v>312.81240243808003</c:v>
                </c:pt>
                <c:pt idx="1855">
                  <c:v>312.81240243808003</c:v>
                </c:pt>
                <c:pt idx="1856">
                  <c:v>312.77637225760998</c:v>
                </c:pt>
                <c:pt idx="1857">
                  <c:v>312.77013834107299</c:v>
                </c:pt>
                <c:pt idx="1858">
                  <c:v>312.35802018375301</c:v>
                </c:pt>
                <c:pt idx="1859">
                  <c:v>312.07314753828803</c:v>
                </c:pt>
                <c:pt idx="1860">
                  <c:v>311.92371170137199</c:v>
                </c:pt>
                <c:pt idx="1861">
                  <c:v>311.80395223883102</c:v>
                </c:pt>
                <c:pt idx="1862">
                  <c:v>311.68701394313399</c:v>
                </c:pt>
                <c:pt idx="1863">
                  <c:v>311.48253797808798</c:v>
                </c:pt>
                <c:pt idx="1864">
                  <c:v>311.35099752265103</c:v>
                </c:pt>
                <c:pt idx="1865">
                  <c:v>311.344445134897</c:v>
                </c:pt>
                <c:pt idx="1866">
                  <c:v>310.703906946215</c:v>
                </c:pt>
                <c:pt idx="1867">
                  <c:v>310.59618901512903</c:v>
                </c:pt>
                <c:pt idx="1868">
                  <c:v>310.565235357924</c:v>
                </c:pt>
                <c:pt idx="1869">
                  <c:v>310.565235357924</c:v>
                </c:pt>
                <c:pt idx="1870">
                  <c:v>310.560846373706</c:v>
                </c:pt>
                <c:pt idx="1871">
                  <c:v>310.49823119518697</c:v>
                </c:pt>
                <c:pt idx="1872">
                  <c:v>310.41484096322603</c:v>
                </c:pt>
                <c:pt idx="1873">
                  <c:v>310.38206607572698</c:v>
                </c:pt>
                <c:pt idx="1874">
                  <c:v>310.36234712905798</c:v>
                </c:pt>
                <c:pt idx="1875">
                  <c:v>310.23645662265801</c:v>
                </c:pt>
                <c:pt idx="1876">
                  <c:v>309.98849713494297</c:v>
                </c:pt>
                <c:pt idx="1877">
                  <c:v>309.93980468265499</c:v>
                </c:pt>
                <c:pt idx="1878">
                  <c:v>309.85075808760502</c:v>
                </c:pt>
                <c:pt idx="1879">
                  <c:v>309.62128036010603</c:v>
                </c:pt>
                <c:pt idx="1880">
                  <c:v>309.60310197719201</c:v>
                </c:pt>
                <c:pt idx="1881">
                  <c:v>309.42642305403899</c:v>
                </c:pt>
                <c:pt idx="1882">
                  <c:v>309.33876069020801</c:v>
                </c:pt>
                <c:pt idx="1883">
                  <c:v>309.33876069020801</c:v>
                </c:pt>
                <c:pt idx="1884">
                  <c:v>309.30444174633101</c:v>
                </c:pt>
                <c:pt idx="1885">
                  <c:v>309.21489106084198</c:v>
                </c:pt>
                <c:pt idx="1886">
                  <c:v>309.05883051148197</c:v>
                </c:pt>
                <c:pt idx="1887">
                  <c:v>308.87896165855602</c:v>
                </c:pt>
                <c:pt idx="1888">
                  <c:v>308.82015617393699</c:v>
                </c:pt>
                <c:pt idx="1889">
                  <c:v>308.66595780926002</c:v>
                </c:pt>
                <c:pt idx="1890">
                  <c:v>308.45936215308899</c:v>
                </c:pt>
                <c:pt idx="1891">
                  <c:v>308.456391807236</c:v>
                </c:pt>
                <c:pt idx="1892">
                  <c:v>308.34851814289601</c:v>
                </c:pt>
                <c:pt idx="1893">
                  <c:v>308.23395893279201</c:v>
                </c:pt>
                <c:pt idx="1894">
                  <c:v>307.95831534256502</c:v>
                </c:pt>
                <c:pt idx="1895">
                  <c:v>307.86788931604599</c:v>
                </c:pt>
                <c:pt idx="1896">
                  <c:v>307.78278925263402</c:v>
                </c:pt>
                <c:pt idx="1897">
                  <c:v>307.44356277505398</c:v>
                </c:pt>
                <c:pt idx="1898">
                  <c:v>307.33746302901</c:v>
                </c:pt>
                <c:pt idx="1899">
                  <c:v>307.17230858667</c:v>
                </c:pt>
                <c:pt idx="1900">
                  <c:v>307.04343439068799</c:v>
                </c:pt>
                <c:pt idx="1901">
                  <c:v>307.033556066134</c:v>
                </c:pt>
                <c:pt idx="1902">
                  <c:v>306.99409839737501</c:v>
                </c:pt>
                <c:pt idx="1903">
                  <c:v>306.99409839737501</c:v>
                </c:pt>
                <c:pt idx="1904">
                  <c:v>306.872797522761</c:v>
                </c:pt>
                <c:pt idx="1905">
                  <c:v>306.77262088339501</c:v>
                </c:pt>
                <c:pt idx="1906">
                  <c:v>306.76338121395497</c:v>
                </c:pt>
                <c:pt idx="1907">
                  <c:v>306.70854069637898</c:v>
                </c:pt>
                <c:pt idx="1908">
                  <c:v>306.69254431143401</c:v>
                </c:pt>
                <c:pt idx="1909">
                  <c:v>306.66815815231701</c:v>
                </c:pt>
                <c:pt idx="1910">
                  <c:v>306.58708267659</c:v>
                </c:pt>
                <c:pt idx="1911">
                  <c:v>306.51711797555299</c:v>
                </c:pt>
                <c:pt idx="1912">
                  <c:v>306.40968106082198</c:v>
                </c:pt>
                <c:pt idx="1913">
                  <c:v>306.26828409965498</c:v>
                </c:pt>
                <c:pt idx="1914">
                  <c:v>306.24725388500701</c:v>
                </c:pt>
                <c:pt idx="1915">
                  <c:v>306.18859155445301</c:v>
                </c:pt>
                <c:pt idx="1916">
                  <c:v>306.14818465429499</c:v>
                </c:pt>
                <c:pt idx="1917">
                  <c:v>305.96268082848701</c:v>
                </c:pt>
                <c:pt idx="1918">
                  <c:v>305.91495576147298</c:v>
                </c:pt>
                <c:pt idx="1919">
                  <c:v>305.69483725850199</c:v>
                </c:pt>
                <c:pt idx="1920">
                  <c:v>305.59489478550199</c:v>
                </c:pt>
                <c:pt idx="1921">
                  <c:v>305.54423178895399</c:v>
                </c:pt>
                <c:pt idx="1922">
                  <c:v>305.46997981305401</c:v>
                </c:pt>
                <c:pt idx="1923">
                  <c:v>305.468975086368</c:v>
                </c:pt>
                <c:pt idx="1924">
                  <c:v>305.25039802265599</c:v>
                </c:pt>
                <c:pt idx="1925">
                  <c:v>305.24238390718801</c:v>
                </c:pt>
                <c:pt idx="1926">
                  <c:v>305.07979387433102</c:v>
                </c:pt>
                <c:pt idx="1927">
                  <c:v>304.95540792314398</c:v>
                </c:pt>
                <c:pt idx="1928">
                  <c:v>304.82580375948402</c:v>
                </c:pt>
                <c:pt idx="1929">
                  <c:v>304.77409475324703</c:v>
                </c:pt>
                <c:pt idx="1930">
                  <c:v>304.37413458645102</c:v>
                </c:pt>
                <c:pt idx="1931">
                  <c:v>304.341598977584</c:v>
                </c:pt>
                <c:pt idx="1932">
                  <c:v>304.340308751843</c:v>
                </c:pt>
                <c:pt idx="1933">
                  <c:v>304.17269602679102</c:v>
                </c:pt>
                <c:pt idx="1934">
                  <c:v>304.13975302935103</c:v>
                </c:pt>
                <c:pt idx="1935">
                  <c:v>304.11133311743203</c:v>
                </c:pt>
                <c:pt idx="1936">
                  <c:v>304.11133311743203</c:v>
                </c:pt>
                <c:pt idx="1937">
                  <c:v>304.092053555603</c:v>
                </c:pt>
                <c:pt idx="1938">
                  <c:v>304.08602751418903</c:v>
                </c:pt>
                <c:pt idx="1939">
                  <c:v>304.069937695372</c:v>
                </c:pt>
                <c:pt idx="1940">
                  <c:v>303.913032171748</c:v>
                </c:pt>
                <c:pt idx="1941">
                  <c:v>303.81704944967697</c:v>
                </c:pt>
                <c:pt idx="1942">
                  <c:v>303.73955195176399</c:v>
                </c:pt>
                <c:pt idx="1943">
                  <c:v>303.73613423728602</c:v>
                </c:pt>
                <c:pt idx="1944">
                  <c:v>303.70140510542399</c:v>
                </c:pt>
                <c:pt idx="1945">
                  <c:v>303.658303955024</c:v>
                </c:pt>
                <c:pt idx="1946">
                  <c:v>303.65319086094399</c:v>
                </c:pt>
                <c:pt idx="1947">
                  <c:v>303.217265424446</c:v>
                </c:pt>
                <c:pt idx="1948">
                  <c:v>303.16656239883503</c:v>
                </c:pt>
                <c:pt idx="1949">
                  <c:v>303.029863142355</c:v>
                </c:pt>
                <c:pt idx="1950">
                  <c:v>302.98537046669799</c:v>
                </c:pt>
                <c:pt idx="1951">
                  <c:v>302.75729319281601</c:v>
                </c:pt>
                <c:pt idx="1952">
                  <c:v>302.73351439054301</c:v>
                </c:pt>
                <c:pt idx="1953">
                  <c:v>302.61384661173201</c:v>
                </c:pt>
                <c:pt idx="1954">
                  <c:v>302.29614329626003</c:v>
                </c:pt>
                <c:pt idx="1955">
                  <c:v>302.19761582602098</c:v>
                </c:pt>
                <c:pt idx="1956">
                  <c:v>302.10425537938198</c:v>
                </c:pt>
                <c:pt idx="1957">
                  <c:v>301.96608873304399</c:v>
                </c:pt>
                <c:pt idx="1958">
                  <c:v>301.95054364482201</c:v>
                </c:pt>
                <c:pt idx="1959">
                  <c:v>301.86422395094002</c:v>
                </c:pt>
                <c:pt idx="1960">
                  <c:v>301.86422395094002</c:v>
                </c:pt>
                <c:pt idx="1961">
                  <c:v>301.85644888396598</c:v>
                </c:pt>
                <c:pt idx="1962">
                  <c:v>301.77494814926303</c:v>
                </c:pt>
                <c:pt idx="1963">
                  <c:v>301.62843074894198</c:v>
                </c:pt>
                <c:pt idx="1964">
                  <c:v>301.59721517320799</c:v>
                </c:pt>
                <c:pt idx="1965">
                  <c:v>301.59568872951002</c:v>
                </c:pt>
                <c:pt idx="1966">
                  <c:v>301.54342582001902</c:v>
                </c:pt>
                <c:pt idx="1967">
                  <c:v>301.49339939663997</c:v>
                </c:pt>
                <c:pt idx="1968">
                  <c:v>301.25647695940103</c:v>
                </c:pt>
                <c:pt idx="1969">
                  <c:v>301.056265587729</c:v>
                </c:pt>
                <c:pt idx="1970">
                  <c:v>300.98826925107602</c:v>
                </c:pt>
                <c:pt idx="1971">
                  <c:v>300.70982633244699</c:v>
                </c:pt>
                <c:pt idx="1972">
                  <c:v>300.523563789587</c:v>
                </c:pt>
                <c:pt idx="1973">
                  <c:v>300.39870357421</c:v>
                </c:pt>
                <c:pt idx="1974">
                  <c:v>300.133022689592</c:v>
                </c:pt>
              </c:numCache>
            </c:numRef>
          </c:val>
          <c:smooth val="0"/>
          <c:extLst>
            <c:ext xmlns:c16="http://schemas.microsoft.com/office/drawing/2014/chart" uri="{C3380CC4-5D6E-409C-BE32-E72D297353CC}">
              <c16:uniqueId val="{00000000-82BD-4C9D-A64F-8556B8C8D381}"/>
            </c:ext>
          </c:extLst>
        </c:ser>
        <c:dLbls>
          <c:showLegendKey val="0"/>
          <c:showVal val="0"/>
          <c:showCatName val="0"/>
          <c:showSerName val="0"/>
          <c:showPercent val="0"/>
          <c:showBubbleSize val="0"/>
        </c:dLbls>
        <c:smooth val="0"/>
        <c:axId val="1931182912"/>
        <c:axId val="1931184160"/>
      </c:lineChart>
      <c:catAx>
        <c:axId val="1931182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31184160"/>
        <c:crosses val="autoZero"/>
        <c:auto val="1"/>
        <c:lblAlgn val="ctr"/>
        <c:lblOffset val="100"/>
        <c:noMultiLvlLbl val="0"/>
      </c:catAx>
      <c:valAx>
        <c:axId val="193118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31182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val>
            <c:numRef>
              <c:f>dist!$A$40:$A$1651</c:f>
              <c:numCache>
                <c:formatCode>General</c:formatCode>
                <c:ptCount val="1612"/>
                <c:pt idx="0">
                  <c:v>4674.3338280374001</c:v>
                </c:pt>
                <c:pt idx="1">
                  <c:v>4667.6390596504798</c:v>
                </c:pt>
                <c:pt idx="2">
                  <c:v>4567.60170747747</c:v>
                </c:pt>
                <c:pt idx="3">
                  <c:v>4313.2401106734997</c:v>
                </c:pt>
                <c:pt idx="4">
                  <c:v>4151.6536259340101</c:v>
                </c:pt>
                <c:pt idx="5">
                  <c:v>3537.5139341925601</c:v>
                </c:pt>
                <c:pt idx="6">
                  <c:v>3437.2580966359401</c:v>
                </c:pt>
                <c:pt idx="7">
                  <c:v>3415.9263844931802</c:v>
                </c:pt>
                <c:pt idx="8">
                  <c:v>3360.5905631130399</c:v>
                </c:pt>
                <c:pt idx="9">
                  <c:v>3354.4630939693002</c:v>
                </c:pt>
                <c:pt idx="10">
                  <c:v>3185.2353006713101</c:v>
                </c:pt>
                <c:pt idx="11">
                  <c:v>3060.75793543597</c:v>
                </c:pt>
                <c:pt idx="12">
                  <c:v>2990.9316525290001</c:v>
                </c:pt>
                <c:pt idx="13">
                  <c:v>2984.7773961980402</c:v>
                </c:pt>
                <c:pt idx="14">
                  <c:v>2966.3368319740098</c:v>
                </c:pt>
                <c:pt idx="15">
                  <c:v>2902.95778406918</c:v>
                </c:pt>
                <c:pt idx="16">
                  <c:v>2863.6881648825502</c:v>
                </c:pt>
                <c:pt idx="17">
                  <c:v>2852.35707618278</c:v>
                </c:pt>
                <c:pt idx="18">
                  <c:v>2752.2619739861402</c:v>
                </c:pt>
                <c:pt idx="19">
                  <c:v>2741.6314485568701</c:v>
                </c:pt>
                <c:pt idx="20">
                  <c:v>2715.9183855531801</c:v>
                </c:pt>
                <c:pt idx="21">
                  <c:v>2688.2941540076399</c:v>
                </c:pt>
                <c:pt idx="22">
                  <c:v>2688.2941540076399</c:v>
                </c:pt>
                <c:pt idx="23">
                  <c:v>2688.2941540076399</c:v>
                </c:pt>
                <c:pt idx="24">
                  <c:v>2688.2941540076399</c:v>
                </c:pt>
                <c:pt idx="25">
                  <c:v>2675.2478817623901</c:v>
                </c:pt>
                <c:pt idx="26">
                  <c:v>2673.1917151631101</c:v>
                </c:pt>
                <c:pt idx="27">
                  <c:v>2668.52237355539</c:v>
                </c:pt>
                <c:pt idx="28">
                  <c:v>2619.9809131082502</c:v>
                </c:pt>
                <c:pt idx="29">
                  <c:v>2619.2375089587899</c:v>
                </c:pt>
                <c:pt idx="30">
                  <c:v>2566.4971260724501</c:v>
                </c:pt>
                <c:pt idx="31">
                  <c:v>2513.0098181456701</c:v>
                </c:pt>
                <c:pt idx="32">
                  <c:v>2511.5519163817198</c:v>
                </c:pt>
                <c:pt idx="33">
                  <c:v>2505.19513874423</c:v>
                </c:pt>
                <c:pt idx="34">
                  <c:v>2495.8825625077602</c:v>
                </c:pt>
                <c:pt idx="35">
                  <c:v>2450.25884331303</c:v>
                </c:pt>
                <c:pt idx="36">
                  <c:v>2440.5411173187999</c:v>
                </c:pt>
                <c:pt idx="37">
                  <c:v>2421.97506881967</c:v>
                </c:pt>
                <c:pt idx="38">
                  <c:v>2419.7162012011099</c:v>
                </c:pt>
                <c:pt idx="39">
                  <c:v>2413.3510906547399</c:v>
                </c:pt>
                <c:pt idx="40">
                  <c:v>2413.3510906547399</c:v>
                </c:pt>
                <c:pt idx="41">
                  <c:v>2391.2466683426401</c:v>
                </c:pt>
                <c:pt idx="42">
                  <c:v>2365.2886947891202</c:v>
                </c:pt>
                <c:pt idx="43">
                  <c:v>2360.6414285283699</c:v>
                </c:pt>
                <c:pt idx="44">
                  <c:v>2322.6465197443899</c:v>
                </c:pt>
                <c:pt idx="45">
                  <c:v>2322.6465197443899</c:v>
                </c:pt>
                <c:pt idx="46">
                  <c:v>2260.8429633345299</c:v>
                </c:pt>
                <c:pt idx="47">
                  <c:v>2255.4408272464998</c:v>
                </c:pt>
                <c:pt idx="48">
                  <c:v>2245.02627645447</c:v>
                </c:pt>
                <c:pt idx="49">
                  <c:v>2232.51883755483</c:v>
                </c:pt>
                <c:pt idx="50">
                  <c:v>2145.50808142306</c:v>
                </c:pt>
                <c:pt idx="51">
                  <c:v>2143.1078995739199</c:v>
                </c:pt>
                <c:pt idx="52">
                  <c:v>2121.5893297093698</c:v>
                </c:pt>
                <c:pt idx="53">
                  <c:v>2109.1604840679502</c:v>
                </c:pt>
                <c:pt idx="54">
                  <c:v>2108.5723139423098</c:v>
                </c:pt>
                <c:pt idx="55">
                  <c:v>2108.5723139423098</c:v>
                </c:pt>
                <c:pt idx="56">
                  <c:v>2085.4044144078398</c:v>
                </c:pt>
                <c:pt idx="57">
                  <c:v>2062.71732016123</c:v>
                </c:pt>
                <c:pt idx="58">
                  <c:v>2059.95498344306</c:v>
                </c:pt>
                <c:pt idx="59">
                  <c:v>2022.84618343692</c:v>
                </c:pt>
                <c:pt idx="60">
                  <c:v>2010.84013075231</c:v>
                </c:pt>
                <c:pt idx="61">
                  <c:v>1996.45279096936</c:v>
                </c:pt>
                <c:pt idx="62">
                  <c:v>1956.6478714059199</c:v>
                </c:pt>
                <c:pt idx="63">
                  <c:v>1933.02630771894</c:v>
                </c:pt>
                <c:pt idx="64">
                  <c:v>1916.6507769367499</c:v>
                </c:pt>
                <c:pt idx="65">
                  <c:v>1914.0695890440099</c:v>
                </c:pt>
                <c:pt idx="66">
                  <c:v>1913.0069312835799</c:v>
                </c:pt>
                <c:pt idx="67">
                  <c:v>1904.01238542187</c:v>
                </c:pt>
                <c:pt idx="68">
                  <c:v>1891.11506552638</c:v>
                </c:pt>
                <c:pt idx="69">
                  <c:v>1871.40328804039</c:v>
                </c:pt>
                <c:pt idx="70">
                  <c:v>1867.2499568309399</c:v>
                </c:pt>
                <c:pt idx="71">
                  <c:v>1857.4645041118599</c:v>
                </c:pt>
                <c:pt idx="72">
                  <c:v>1853.96691254488</c:v>
                </c:pt>
                <c:pt idx="73">
                  <c:v>1838.6752424782201</c:v>
                </c:pt>
                <c:pt idx="74">
                  <c:v>1819.1103270655301</c:v>
                </c:pt>
                <c:pt idx="75">
                  <c:v>1808.0500319267101</c:v>
                </c:pt>
                <c:pt idx="76">
                  <c:v>1776.09794134135</c:v>
                </c:pt>
                <c:pt idx="77">
                  <c:v>1733.1133999020799</c:v>
                </c:pt>
                <c:pt idx="78">
                  <c:v>1718.71820894809</c:v>
                </c:pt>
                <c:pt idx="79">
                  <c:v>1718.5409207544601</c:v>
                </c:pt>
                <c:pt idx="80">
                  <c:v>1711.40371770409</c:v>
                </c:pt>
                <c:pt idx="81">
                  <c:v>1706.89508025338</c:v>
                </c:pt>
                <c:pt idx="82">
                  <c:v>1701.4071256468301</c:v>
                </c:pt>
                <c:pt idx="83">
                  <c:v>1685.33858029565</c:v>
                </c:pt>
                <c:pt idx="84">
                  <c:v>1671.53068264274</c:v>
                </c:pt>
                <c:pt idx="85">
                  <c:v>1666.56093065662</c:v>
                </c:pt>
                <c:pt idx="86">
                  <c:v>1665.23061781143</c:v>
                </c:pt>
                <c:pt idx="87">
                  <c:v>1659.9358445554999</c:v>
                </c:pt>
                <c:pt idx="88">
                  <c:v>1648.37491089029</c:v>
                </c:pt>
                <c:pt idx="89">
                  <c:v>1643.5778980728701</c:v>
                </c:pt>
                <c:pt idx="90">
                  <c:v>1642.4291869173801</c:v>
                </c:pt>
                <c:pt idx="91">
                  <c:v>1633.8277682231701</c:v>
                </c:pt>
                <c:pt idx="92">
                  <c:v>1615.01544487569</c:v>
                </c:pt>
                <c:pt idx="93">
                  <c:v>1567.26649284153</c:v>
                </c:pt>
                <c:pt idx="94">
                  <c:v>1567.26649284153</c:v>
                </c:pt>
                <c:pt idx="95">
                  <c:v>1563.4749982870401</c:v>
                </c:pt>
                <c:pt idx="96">
                  <c:v>1563.4749982870401</c:v>
                </c:pt>
                <c:pt idx="97">
                  <c:v>1529.49412666132</c:v>
                </c:pt>
                <c:pt idx="98">
                  <c:v>1527.4976904744201</c:v>
                </c:pt>
                <c:pt idx="99">
                  <c:v>1523.0590599370601</c:v>
                </c:pt>
                <c:pt idx="100">
                  <c:v>1523.0590599370601</c:v>
                </c:pt>
                <c:pt idx="101">
                  <c:v>1511.9685817074601</c:v>
                </c:pt>
                <c:pt idx="102">
                  <c:v>1509.67441814981</c:v>
                </c:pt>
                <c:pt idx="103">
                  <c:v>1486.87453456912</c:v>
                </c:pt>
                <c:pt idx="104">
                  <c:v>1486.67671504483</c:v>
                </c:pt>
                <c:pt idx="105">
                  <c:v>1485.5448362822699</c:v>
                </c:pt>
                <c:pt idx="106">
                  <c:v>1484.3219880128399</c:v>
                </c:pt>
                <c:pt idx="107">
                  <c:v>1482.0933071019599</c:v>
                </c:pt>
                <c:pt idx="108">
                  <c:v>1472.93664795729</c:v>
                </c:pt>
                <c:pt idx="109">
                  <c:v>1471.8681797243601</c:v>
                </c:pt>
                <c:pt idx="110">
                  <c:v>1471.8681797243601</c:v>
                </c:pt>
                <c:pt idx="111">
                  <c:v>1470.7702458009401</c:v>
                </c:pt>
                <c:pt idx="112">
                  <c:v>1469.1120060816399</c:v>
                </c:pt>
                <c:pt idx="113">
                  <c:v>1462.9477819357101</c:v>
                </c:pt>
                <c:pt idx="114">
                  <c:v>1456.94761216234</c:v>
                </c:pt>
                <c:pt idx="115">
                  <c:v>1456.0851675593101</c:v>
                </c:pt>
                <c:pt idx="116">
                  <c:v>1452.3715195211901</c:v>
                </c:pt>
                <c:pt idx="117">
                  <c:v>1421.6749816859899</c:v>
                </c:pt>
                <c:pt idx="118">
                  <c:v>1410.4059379176999</c:v>
                </c:pt>
                <c:pt idx="119">
                  <c:v>1408.09730237336</c:v>
                </c:pt>
                <c:pt idx="120">
                  <c:v>1403.7610148935</c:v>
                </c:pt>
                <c:pt idx="121">
                  <c:v>1395.1301598991099</c:v>
                </c:pt>
                <c:pt idx="122">
                  <c:v>1368.2759654613601</c:v>
                </c:pt>
                <c:pt idx="123">
                  <c:v>1338.4931071784399</c:v>
                </c:pt>
                <c:pt idx="124">
                  <c:v>1327.9806642266699</c:v>
                </c:pt>
                <c:pt idx="125">
                  <c:v>1326.3387822992499</c:v>
                </c:pt>
                <c:pt idx="126">
                  <c:v>1324.8098107283299</c:v>
                </c:pt>
                <c:pt idx="127">
                  <c:v>1309.6547013399199</c:v>
                </c:pt>
                <c:pt idx="128">
                  <c:v>1303.76772714866</c:v>
                </c:pt>
                <c:pt idx="129">
                  <c:v>1301.50684198627</c:v>
                </c:pt>
                <c:pt idx="130">
                  <c:v>1300.95644705578</c:v>
                </c:pt>
                <c:pt idx="131">
                  <c:v>1296.0093342830901</c:v>
                </c:pt>
                <c:pt idx="132">
                  <c:v>1282.37669492951</c:v>
                </c:pt>
                <c:pt idx="133">
                  <c:v>1281.45256287249</c:v>
                </c:pt>
                <c:pt idx="134">
                  <c:v>1280.1145853386099</c:v>
                </c:pt>
                <c:pt idx="135">
                  <c:v>1278.64029638837</c:v>
                </c:pt>
                <c:pt idx="136">
                  <c:v>1273.8215452583499</c:v>
                </c:pt>
                <c:pt idx="137">
                  <c:v>1269.7837963822601</c:v>
                </c:pt>
                <c:pt idx="138">
                  <c:v>1257.9937330473699</c:v>
                </c:pt>
                <c:pt idx="139">
                  <c:v>1255.8569002516299</c:v>
                </c:pt>
                <c:pt idx="140">
                  <c:v>1254.11345438174</c:v>
                </c:pt>
                <c:pt idx="141">
                  <c:v>1251.85672982455</c:v>
                </c:pt>
                <c:pt idx="142">
                  <c:v>1245.54858757581</c:v>
                </c:pt>
                <c:pt idx="143">
                  <c:v>1226.2708837355301</c:v>
                </c:pt>
                <c:pt idx="144">
                  <c:v>1216.2315401946701</c:v>
                </c:pt>
                <c:pt idx="145">
                  <c:v>1213.73413229106</c:v>
                </c:pt>
                <c:pt idx="146">
                  <c:v>1199.6285187820999</c:v>
                </c:pt>
                <c:pt idx="147">
                  <c:v>1198.0414885677701</c:v>
                </c:pt>
                <c:pt idx="148">
                  <c:v>1198.0414885677701</c:v>
                </c:pt>
                <c:pt idx="149">
                  <c:v>1197.51314180958</c:v>
                </c:pt>
                <c:pt idx="150">
                  <c:v>1194.62812756888</c:v>
                </c:pt>
                <c:pt idx="151">
                  <c:v>1194.59015700237</c:v>
                </c:pt>
                <c:pt idx="152">
                  <c:v>1178.7691083391401</c:v>
                </c:pt>
                <c:pt idx="153">
                  <c:v>1175.16403969157</c:v>
                </c:pt>
                <c:pt idx="154">
                  <c:v>1172.1505560355099</c:v>
                </c:pt>
                <c:pt idx="155">
                  <c:v>1161.00440143316</c:v>
                </c:pt>
                <c:pt idx="156">
                  <c:v>1144.2801394416499</c:v>
                </c:pt>
                <c:pt idx="157">
                  <c:v>1131.6095060478899</c:v>
                </c:pt>
                <c:pt idx="158">
                  <c:v>1131.38369418665</c:v>
                </c:pt>
                <c:pt idx="159">
                  <c:v>1130.77411619084</c:v>
                </c:pt>
                <c:pt idx="160">
                  <c:v>1118.031204869</c:v>
                </c:pt>
                <c:pt idx="161">
                  <c:v>1110.9671916069699</c:v>
                </c:pt>
                <c:pt idx="162">
                  <c:v>1108.92053564463</c:v>
                </c:pt>
                <c:pt idx="163">
                  <c:v>1108.6399391433699</c:v>
                </c:pt>
                <c:pt idx="164">
                  <c:v>1104.4298214676201</c:v>
                </c:pt>
                <c:pt idx="165">
                  <c:v>1097.8520645931501</c:v>
                </c:pt>
                <c:pt idx="166">
                  <c:v>1097.79514428476</c:v>
                </c:pt>
                <c:pt idx="167">
                  <c:v>1095.05214943947</c:v>
                </c:pt>
                <c:pt idx="168">
                  <c:v>1077.1750835007099</c:v>
                </c:pt>
                <c:pt idx="169">
                  <c:v>1077.08318311939</c:v>
                </c:pt>
                <c:pt idx="170">
                  <c:v>1075.6945799815101</c:v>
                </c:pt>
                <c:pt idx="171">
                  <c:v>1074.13943794652</c:v>
                </c:pt>
                <c:pt idx="172">
                  <c:v>1073.3056161142199</c:v>
                </c:pt>
                <c:pt idx="173">
                  <c:v>1071.3023595648799</c:v>
                </c:pt>
                <c:pt idx="174">
                  <c:v>1070.9246831212799</c:v>
                </c:pt>
                <c:pt idx="175">
                  <c:v>1068.2523198352701</c:v>
                </c:pt>
                <c:pt idx="176">
                  <c:v>1066.6817747949499</c:v>
                </c:pt>
                <c:pt idx="177">
                  <c:v>1059.7983933846699</c:v>
                </c:pt>
                <c:pt idx="178">
                  <c:v>1057.68835365057</c:v>
                </c:pt>
                <c:pt idx="179">
                  <c:v>1054.4235976032001</c:v>
                </c:pt>
                <c:pt idx="180">
                  <c:v>1053.7243731318699</c:v>
                </c:pt>
                <c:pt idx="181">
                  <c:v>1045.6605844550299</c:v>
                </c:pt>
                <c:pt idx="182">
                  <c:v>1043.9019043511</c:v>
                </c:pt>
                <c:pt idx="183">
                  <c:v>1039.3523140227401</c:v>
                </c:pt>
                <c:pt idx="184">
                  <c:v>1038.0791519634399</c:v>
                </c:pt>
                <c:pt idx="185">
                  <c:v>1037.6378277824699</c:v>
                </c:pt>
                <c:pt idx="186">
                  <c:v>1031.29012970809</c:v>
                </c:pt>
                <c:pt idx="187">
                  <c:v>1025.0754890097601</c:v>
                </c:pt>
                <c:pt idx="188">
                  <c:v>1020.02009945156</c:v>
                </c:pt>
                <c:pt idx="189">
                  <c:v>1018.13134439238</c:v>
                </c:pt>
                <c:pt idx="190">
                  <c:v>1013.993920073</c:v>
                </c:pt>
                <c:pt idx="191">
                  <c:v>1012.95064983436</c:v>
                </c:pt>
                <c:pt idx="192">
                  <c:v>1010.62816662658</c:v>
                </c:pt>
                <c:pt idx="193">
                  <c:v>1008.96261880245</c:v>
                </c:pt>
                <c:pt idx="194">
                  <c:v>1005.22257407031</c:v>
                </c:pt>
                <c:pt idx="195">
                  <c:v>999.01690601133498</c:v>
                </c:pt>
                <c:pt idx="196">
                  <c:v>998.62214211935395</c:v>
                </c:pt>
                <c:pt idx="197">
                  <c:v>996.19445298668995</c:v>
                </c:pt>
                <c:pt idx="198">
                  <c:v>996.11084496721003</c:v>
                </c:pt>
                <c:pt idx="199">
                  <c:v>992.02433328137295</c:v>
                </c:pt>
                <c:pt idx="200">
                  <c:v>991.05447797598697</c:v>
                </c:pt>
                <c:pt idx="201">
                  <c:v>991.00075096602404</c:v>
                </c:pt>
                <c:pt idx="202">
                  <c:v>984.28774293096501</c:v>
                </c:pt>
                <c:pt idx="203">
                  <c:v>982.90238877308104</c:v>
                </c:pt>
                <c:pt idx="204">
                  <c:v>977.84550323289795</c:v>
                </c:pt>
                <c:pt idx="205">
                  <c:v>973.55788033798297</c:v>
                </c:pt>
                <c:pt idx="206">
                  <c:v>969.96639959785205</c:v>
                </c:pt>
                <c:pt idx="207">
                  <c:v>969.96639959785205</c:v>
                </c:pt>
                <c:pt idx="208">
                  <c:v>961.98586695934205</c:v>
                </c:pt>
                <c:pt idx="209">
                  <c:v>961.54485062663798</c:v>
                </c:pt>
                <c:pt idx="210">
                  <c:v>960.40551087728704</c:v>
                </c:pt>
                <c:pt idx="211">
                  <c:v>952.30374837555496</c:v>
                </c:pt>
                <c:pt idx="212">
                  <c:v>951.84999551711496</c:v>
                </c:pt>
                <c:pt idx="213">
                  <c:v>950.48622636171103</c:v>
                </c:pt>
                <c:pt idx="214">
                  <c:v>949.88280751286402</c:v>
                </c:pt>
                <c:pt idx="215">
                  <c:v>937.32154451807503</c:v>
                </c:pt>
                <c:pt idx="216">
                  <c:v>935.99500301256398</c:v>
                </c:pt>
                <c:pt idx="217">
                  <c:v>935.95229780535999</c:v>
                </c:pt>
                <c:pt idx="218">
                  <c:v>935.95229780535999</c:v>
                </c:pt>
                <c:pt idx="219">
                  <c:v>934.49123869725997</c:v>
                </c:pt>
                <c:pt idx="220">
                  <c:v>931.28725085507006</c:v>
                </c:pt>
                <c:pt idx="221">
                  <c:v>930.99864886658702</c:v>
                </c:pt>
                <c:pt idx="222">
                  <c:v>927.76424983299296</c:v>
                </c:pt>
                <c:pt idx="223">
                  <c:v>925.99541758780197</c:v>
                </c:pt>
                <c:pt idx="224">
                  <c:v>925.99541758780197</c:v>
                </c:pt>
                <c:pt idx="225">
                  <c:v>925.99541758780197</c:v>
                </c:pt>
                <c:pt idx="226">
                  <c:v>925.428381477892</c:v>
                </c:pt>
                <c:pt idx="227">
                  <c:v>919.97176217790695</c:v>
                </c:pt>
                <c:pt idx="228">
                  <c:v>916.11023681586596</c:v>
                </c:pt>
                <c:pt idx="229">
                  <c:v>915.705958357329</c:v>
                </c:pt>
                <c:pt idx="230">
                  <c:v>915.48389393463697</c:v>
                </c:pt>
                <c:pt idx="231">
                  <c:v>910.80688477665399</c:v>
                </c:pt>
                <c:pt idx="232">
                  <c:v>908.25935766092505</c:v>
                </c:pt>
                <c:pt idx="233">
                  <c:v>907.96659765087895</c:v>
                </c:pt>
                <c:pt idx="234">
                  <c:v>907.96659765087895</c:v>
                </c:pt>
                <c:pt idx="235">
                  <c:v>905.66154814228798</c:v>
                </c:pt>
                <c:pt idx="236">
                  <c:v>901.34441402810296</c:v>
                </c:pt>
                <c:pt idx="237">
                  <c:v>900.42405168960499</c:v>
                </c:pt>
                <c:pt idx="238">
                  <c:v>897.05331588929505</c:v>
                </c:pt>
                <c:pt idx="239">
                  <c:v>890.29062296671896</c:v>
                </c:pt>
                <c:pt idx="240">
                  <c:v>889.80015462371102</c:v>
                </c:pt>
                <c:pt idx="241">
                  <c:v>885.98880012488405</c:v>
                </c:pt>
                <c:pt idx="242">
                  <c:v>884.57711353336299</c:v>
                </c:pt>
                <c:pt idx="243">
                  <c:v>883.58884651070503</c:v>
                </c:pt>
                <c:pt idx="244">
                  <c:v>883.58884651070503</c:v>
                </c:pt>
                <c:pt idx="245">
                  <c:v>883.58884651070503</c:v>
                </c:pt>
                <c:pt idx="246">
                  <c:v>883.58884651070503</c:v>
                </c:pt>
                <c:pt idx="247">
                  <c:v>883.05027163075795</c:v>
                </c:pt>
                <c:pt idx="248">
                  <c:v>880.07772595099595</c:v>
                </c:pt>
                <c:pt idx="249">
                  <c:v>878.84238035428996</c:v>
                </c:pt>
                <c:pt idx="250">
                  <c:v>870.35932045163304</c:v>
                </c:pt>
                <c:pt idx="251">
                  <c:v>867.06854814176097</c:v>
                </c:pt>
                <c:pt idx="252">
                  <c:v>863.31590293359</c:v>
                </c:pt>
                <c:pt idx="253">
                  <c:v>860.352401167435</c:v>
                </c:pt>
                <c:pt idx="254">
                  <c:v>858.97043743347399</c:v>
                </c:pt>
                <c:pt idx="255">
                  <c:v>857.97253901867896</c:v>
                </c:pt>
                <c:pt idx="256">
                  <c:v>857.07745296952305</c:v>
                </c:pt>
                <c:pt idx="257">
                  <c:v>852.49951093558798</c:v>
                </c:pt>
                <c:pt idx="258">
                  <c:v>850.70221730444098</c:v>
                </c:pt>
                <c:pt idx="259">
                  <c:v>850.19005766665202</c:v>
                </c:pt>
                <c:pt idx="260">
                  <c:v>849.56373631375197</c:v>
                </c:pt>
                <c:pt idx="261">
                  <c:v>849.56373631375197</c:v>
                </c:pt>
                <c:pt idx="262">
                  <c:v>844.47200035330002</c:v>
                </c:pt>
                <c:pt idx="263">
                  <c:v>844.07256219064902</c:v>
                </c:pt>
                <c:pt idx="264">
                  <c:v>842.05748923568399</c:v>
                </c:pt>
                <c:pt idx="265">
                  <c:v>840.05741904370404</c:v>
                </c:pt>
                <c:pt idx="266">
                  <c:v>838.403558216546</c:v>
                </c:pt>
                <c:pt idx="267">
                  <c:v>836.46731663237699</c:v>
                </c:pt>
                <c:pt idx="268">
                  <c:v>832.662484271224</c:v>
                </c:pt>
                <c:pt idx="269">
                  <c:v>832.446352472689</c:v>
                </c:pt>
                <c:pt idx="270">
                  <c:v>828.22176260625099</c:v>
                </c:pt>
                <c:pt idx="271">
                  <c:v>828.00872340814499</c:v>
                </c:pt>
                <c:pt idx="272">
                  <c:v>825.75471975167898</c:v>
                </c:pt>
                <c:pt idx="273">
                  <c:v>825.75471975167898</c:v>
                </c:pt>
                <c:pt idx="274">
                  <c:v>820.40157448729099</c:v>
                </c:pt>
                <c:pt idx="275">
                  <c:v>820.40135992913599</c:v>
                </c:pt>
                <c:pt idx="276">
                  <c:v>820.21884964098899</c:v>
                </c:pt>
                <c:pt idx="277">
                  <c:v>818.24250128436597</c:v>
                </c:pt>
                <c:pt idx="278">
                  <c:v>817.45546294057101</c:v>
                </c:pt>
                <c:pt idx="279">
                  <c:v>814.88830370642495</c:v>
                </c:pt>
                <c:pt idx="280">
                  <c:v>811.86221502886997</c:v>
                </c:pt>
                <c:pt idx="281">
                  <c:v>811.30810277736896</c:v>
                </c:pt>
                <c:pt idx="282">
                  <c:v>805.54026182459199</c:v>
                </c:pt>
                <c:pt idx="283">
                  <c:v>803.19202279681303</c:v>
                </c:pt>
                <c:pt idx="284">
                  <c:v>803.02382874573595</c:v>
                </c:pt>
                <c:pt idx="285">
                  <c:v>802.71582564784603</c:v>
                </c:pt>
                <c:pt idx="286">
                  <c:v>801.99786231702501</c:v>
                </c:pt>
                <c:pt idx="287">
                  <c:v>801.86241380928504</c:v>
                </c:pt>
                <c:pt idx="288">
                  <c:v>801.25907316367704</c:v>
                </c:pt>
                <c:pt idx="289">
                  <c:v>801.16395559718001</c:v>
                </c:pt>
                <c:pt idx="290">
                  <c:v>799.85112606719099</c:v>
                </c:pt>
                <c:pt idx="291">
                  <c:v>798.49991285527904</c:v>
                </c:pt>
                <c:pt idx="292">
                  <c:v>798.17562602324199</c:v>
                </c:pt>
                <c:pt idx="293">
                  <c:v>795.03683835554295</c:v>
                </c:pt>
                <c:pt idx="294">
                  <c:v>792.108124938483</c:v>
                </c:pt>
                <c:pt idx="295">
                  <c:v>791.40390387352295</c:v>
                </c:pt>
                <c:pt idx="296">
                  <c:v>790.59908810785305</c:v>
                </c:pt>
                <c:pt idx="297">
                  <c:v>790.53443816333197</c:v>
                </c:pt>
                <c:pt idx="298">
                  <c:v>786.05971186807596</c:v>
                </c:pt>
                <c:pt idx="299">
                  <c:v>785.13759947549397</c:v>
                </c:pt>
                <c:pt idx="300">
                  <c:v>784.87176282503299</c:v>
                </c:pt>
                <c:pt idx="301">
                  <c:v>783.99262343467205</c:v>
                </c:pt>
                <c:pt idx="302">
                  <c:v>783.80609805714005</c:v>
                </c:pt>
                <c:pt idx="303">
                  <c:v>783.19409757146298</c:v>
                </c:pt>
                <c:pt idx="304">
                  <c:v>777.59370899846795</c:v>
                </c:pt>
                <c:pt idx="305">
                  <c:v>776.63905503323701</c:v>
                </c:pt>
                <c:pt idx="306">
                  <c:v>776.09268723519904</c:v>
                </c:pt>
                <c:pt idx="307">
                  <c:v>774.92069510589704</c:v>
                </c:pt>
                <c:pt idx="308">
                  <c:v>772.85366207157404</c:v>
                </c:pt>
                <c:pt idx="309">
                  <c:v>772.67241530285696</c:v>
                </c:pt>
                <c:pt idx="310">
                  <c:v>772.23192970856803</c:v>
                </c:pt>
                <c:pt idx="311">
                  <c:v>771.77409298703401</c:v>
                </c:pt>
                <c:pt idx="312">
                  <c:v>771.58218044653097</c:v>
                </c:pt>
                <c:pt idx="313">
                  <c:v>771.31755858180998</c:v>
                </c:pt>
                <c:pt idx="314">
                  <c:v>767.47305831658105</c:v>
                </c:pt>
                <c:pt idx="315">
                  <c:v>766.56665293907895</c:v>
                </c:pt>
                <c:pt idx="316">
                  <c:v>766.37821849757495</c:v>
                </c:pt>
                <c:pt idx="317">
                  <c:v>765.25364424897805</c:v>
                </c:pt>
                <c:pt idx="318">
                  <c:v>765.08305638222703</c:v>
                </c:pt>
                <c:pt idx="319">
                  <c:v>764.54806512478399</c:v>
                </c:pt>
                <c:pt idx="320">
                  <c:v>762.16026095836503</c:v>
                </c:pt>
                <c:pt idx="321">
                  <c:v>752.68661487095005</c:v>
                </c:pt>
                <c:pt idx="322">
                  <c:v>751.98262275995398</c:v>
                </c:pt>
                <c:pt idx="323">
                  <c:v>751.98262275995398</c:v>
                </c:pt>
                <c:pt idx="324">
                  <c:v>751.86207408450196</c:v>
                </c:pt>
                <c:pt idx="325">
                  <c:v>751.48329113727596</c:v>
                </c:pt>
                <c:pt idx="326">
                  <c:v>746.28344229953098</c:v>
                </c:pt>
                <c:pt idx="327">
                  <c:v>745.04948353289899</c:v>
                </c:pt>
                <c:pt idx="328">
                  <c:v>743.23855280054897</c:v>
                </c:pt>
                <c:pt idx="329">
                  <c:v>742.88691754046704</c:v>
                </c:pt>
                <c:pt idx="330">
                  <c:v>738.68868089562397</c:v>
                </c:pt>
                <c:pt idx="331">
                  <c:v>733.26589553500605</c:v>
                </c:pt>
                <c:pt idx="332">
                  <c:v>731.49804618681799</c:v>
                </c:pt>
                <c:pt idx="333">
                  <c:v>730.85707234200299</c:v>
                </c:pt>
                <c:pt idx="334">
                  <c:v>728.13437140874601</c:v>
                </c:pt>
                <c:pt idx="335">
                  <c:v>727.22902636891604</c:v>
                </c:pt>
                <c:pt idx="336">
                  <c:v>721.53951817883205</c:v>
                </c:pt>
                <c:pt idx="337">
                  <c:v>720.95399911922198</c:v>
                </c:pt>
                <c:pt idx="338">
                  <c:v>720.40788891227999</c:v>
                </c:pt>
                <c:pt idx="339">
                  <c:v>719.11886808064196</c:v>
                </c:pt>
                <c:pt idx="340">
                  <c:v>718.97943204144303</c:v>
                </c:pt>
                <c:pt idx="341">
                  <c:v>718.68333423087597</c:v>
                </c:pt>
                <c:pt idx="342">
                  <c:v>715.23709720624299</c:v>
                </c:pt>
                <c:pt idx="343">
                  <c:v>714.57210112361895</c:v>
                </c:pt>
                <c:pt idx="344">
                  <c:v>713.32812135566303</c:v>
                </c:pt>
                <c:pt idx="345">
                  <c:v>713.24750084207199</c:v>
                </c:pt>
                <c:pt idx="346">
                  <c:v>712.98187780486103</c:v>
                </c:pt>
                <c:pt idx="347">
                  <c:v>712.105255157854</c:v>
                </c:pt>
                <c:pt idx="348">
                  <c:v>710.46410874070898</c:v>
                </c:pt>
                <c:pt idx="349">
                  <c:v>708.00464330556201</c:v>
                </c:pt>
                <c:pt idx="350">
                  <c:v>707.65198101865303</c:v>
                </c:pt>
                <c:pt idx="351">
                  <c:v>705.75877476389701</c:v>
                </c:pt>
                <c:pt idx="352">
                  <c:v>704.25692637768498</c:v>
                </c:pt>
                <c:pt idx="353">
                  <c:v>704.25692637768498</c:v>
                </c:pt>
                <c:pt idx="354">
                  <c:v>704.09062439996103</c:v>
                </c:pt>
                <c:pt idx="355">
                  <c:v>701.83109923552104</c:v>
                </c:pt>
                <c:pt idx="356">
                  <c:v>701.72968889809795</c:v>
                </c:pt>
                <c:pt idx="357">
                  <c:v>700.003710389302</c:v>
                </c:pt>
                <c:pt idx="358">
                  <c:v>699.29646322513804</c:v>
                </c:pt>
                <c:pt idx="359">
                  <c:v>699.25960850918796</c:v>
                </c:pt>
                <c:pt idx="360">
                  <c:v>698.44089423878995</c:v>
                </c:pt>
                <c:pt idx="361">
                  <c:v>697.83131188616198</c:v>
                </c:pt>
                <c:pt idx="362">
                  <c:v>696.38331261174699</c:v>
                </c:pt>
                <c:pt idx="363">
                  <c:v>696.38331261174699</c:v>
                </c:pt>
                <c:pt idx="364">
                  <c:v>695.56275714714604</c:v>
                </c:pt>
                <c:pt idx="365">
                  <c:v>695.25814080098701</c:v>
                </c:pt>
                <c:pt idx="366">
                  <c:v>693.04042889518905</c:v>
                </c:pt>
                <c:pt idx="367">
                  <c:v>686.67790657891805</c:v>
                </c:pt>
                <c:pt idx="368">
                  <c:v>686.37448275952204</c:v>
                </c:pt>
                <c:pt idx="369">
                  <c:v>683.09512439790603</c:v>
                </c:pt>
                <c:pt idx="370">
                  <c:v>676.35635569133399</c:v>
                </c:pt>
                <c:pt idx="371">
                  <c:v>676.267963965381</c:v>
                </c:pt>
                <c:pt idx="372">
                  <c:v>672.81930314758404</c:v>
                </c:pt>
                <c:pt idx="373">
                  <c:v>672.59753923940002</c:v>
                </c:pt>
                <c:pt idx="374">
                  <c:v>671.88068931429495</c:v>
                </c:pt>
                <c:pt idx="375">
                  <c:v>670.76948408898102</c:v>
                </c:pt>
                <c:pt idx="376">
                  <c:v>670.62708890077397</c:v>
                </c:pt>
                <c:pt idx="377">
                  <c:v>670.32579919608497</c:v>
                </c:pt>
                <c:pt idx="378">
                  <c:v>669.70076870214496</c:v>
                </c:pt>
                <c:pt idx="379">
                  <c:v>669.41995678983005</c:v>
                </c:pt>
                <c:pt idx="380">
                  <c:v>668.53810314880297</c:v>
                </c:pt>
                <c:pt idx="381">
                  <c:v>666.70804297462098</c:v>
                </c:pt>
                <c:pt idx="382">
                  <c:v>666.49884590013698</c:v>
                </c:pt>
                <c:pt idx="383">
                  <c:v>666.044055692499</c:v>
                </c:pt>
                <c:pt idx="384">
                  <c:v>664.861663149788</c:v>
                </c:pt>
                <c:pt idx="385">
                  <c:v>663.84133850299497</c:v>
                </c:pt>
                <c:pt idx="386">
                  <c:v>662.85905254863701</c:v>
                </c:pt>
                <c:pt idx="387">
                  <c:v>661.447022652859</c:v>
                </c:pt>
                <c:pt idx="388">
                  <c:v>661.03618426123705</c:v>
                </c:pt>
                <c:pt idx="389">
                  <c:v>660.99073677599097</c:v>
                </c:pt>
                <c:pt idx="390">
                  <c:v>660.624639455747</c:v>
                </c:pt>
                <c:pt idx="391">
                  <c:v>660.50620179961902</c:v>
                </c:pt>
                <c:pt idx="392">
                  <c:v>658.82739722719396</c:v>
                </c:pt>
                <c:pt idx="393">
                  <c:v>658.82739722719396</c:v>
                </c:pt>
                <c:pt idx="394">
                  <c:v>658.74914383999601</c:v>
                </c:pt>
                <c:pt idx="395">
                  <c:v>658.26984283977902</c:v>
                </c:pt>
                <c:pt idx="396">
                  <c:v>656.28043132133701</c:v>
                </c:pt>
                <c:pt idx="397">
                  <c:v>655.134506371371</c:v>
                </c:pt>
                <c:pt idx="398">
                  <c:v>654.31150793766597</c:v>
                </c:pt>
                <c:pt idx="399">
                  <c:v>654.24720175509594</c:v>
                </c:pt>
                <c:pt idx="400">
                  <c:v>654.03993996686802</c:v>
                </c:pt>
                <c:pt idx="401">
                  <c:v>653.71357255575003</c:v>
                </c:pt>
                <c:pt idx="402">
                  <c:v>652.692444495161</c:v>
                </c:pt>
                <c:pt idx="403">
                  <c:v>649.94969329973196</c:v>
                </c:pt>
                <c:pt idx="404">
                  <c:v>649.89782441700095</c:v>
                </c:pt>
                <c:pt idx="405">
                  <c:v>649.208225615949</c:v>
                </c:pt>
                <c:pt idx="406">
                  <c:v>648.79633645904005</c:v>
                </c:pt>
                <c:pt idx="407">
                  <c:v>648.43348189346898</c:v>
                </c:pt>
                <c:pt idx="408">
                  <c:v>648.43348189346898</c:v>
                </c:pt>
                <c:pt idx="409">
                  <c:v>648.34181934436697</c:v>
                </c:pt>
                <c:pt idx="410">
                  <c:v>648.33354206832496</c:v>
                </c:pt>
                <c:pt idx="411">
                  <c:v>648.20828402737698</c:v>
                </c:pt>
                <c:pt idx="412">
                  <c:v>648.20828402737698</c:v>
                </c:pt>
                <c:pt idx="413">
                  <c:v>647.19662977338396</c:v>
                </c:pt>
                <c:pt idx="414">
                  <c:v>647.16122273159101</c:v>
                </c:pt>
                <c:pt idx="415">
                  <c:v>646.69893321600603</c:v>
                </c:pt>
                <c:pt idx="416">
                  <c:v>645.25793370261101</c:v>
                </c:pt>
                <c:pt idx="417">
                  <c:v>642.40910288009297</c:v>
                </c:pt>
                <c:pt idx="418">
                  <c:v>637.50633916288905</c:v>
                </c:pt>
                <c:pt idx="419">
                  <c:v>637.50246648848497</c:v>
                </c:pt>
                <c:pt idx="420">
                  <c:v>635.51665030675497</c:v>
                </c:pt>
                <c:pt idx="421">
                  <c:v>635.18818371699103</c:v>
                </c:pt>
                <c:pt idx="422">
                  <c:v>630.91250026332102</c:v>
                </c:pt>
                <c:pt idx="423">
                  <c:v>630.69558791467398</c:v>
                </c:pt>
                <c:pt idx="424">
                  <c:v>630.50604694454603</c:v>
                </c:pt>
                <c:pt idx="425">
                  <c:v>630.04893022042995</c:v>
                </c:pt>
                <c:pt idx="426">
                  <c:v>629.77587980429905</c:v>
                </c:pt>
                <c:pt idx="427">
                  <c:v>628.72530745840697</c:v>
                </c:pt>
                <c:pt idx="428">
                  <c:v>628.61959936864696</c:v>
                </c:pt>
                <c:pt idx="429">
                  <c:v>628.08327550614399</c:v>
                </c:pt>
                <c:pt idx="430">
                  <c:v>626.74156696180103</c:v>
                </c:pt>
                <c:pt idx="431">
                  <c:v>625.761500703293</c:v>
                </c:pt>
                <c:pt idx="432">
                  <c:v>624.66557347893695</c:v>
                </c:pt>
                <c:pt idx="433">
                  <c:v>624.400202023313</c:v>
                </c:pt>
                <c:pt idx="434">
                  <c:v>623.69262238363899</c:v>
                </c:pt>
                <c:pt idx="435">
                  <c:v>623.20272737550295</c:v>
                </c:pt>
                <c:pt idx="436">
                  <c:v>622.37700528816697</c:v>
                </c:pt>
                <c:pt idx="437">
                  <c:v>621.91651899070496</c:v>
                </c:pt>
                <c:pt idx="438">
                  <c:v>619.46523232053096</c:v>
                </c:pt>
                <c:pt idx="439">
                  <c:v>619.16958281456698</c:v>
                </c:pt>
                <c:pt idx="440">
                  <c:v>618.83063073622202</c:v>
                </c:pt>
                <c:pt idx="441">
                  <c:v>618.74455434304195</c:v>
                </c:pt>
                <c:pt idx="442">
                  <c:v>618.37579507579403</c:v>
                </c:pt>
                <c:pt idx="443">
                  <c:v>618.14876650250301</c:v>
                </c:pt>
                <c:pt idx="444">
                  <c:v>618.14876650250301</c:v>
                </c:pt>
                <c:pt idx="445">
                  <c:v>618.14876650250301</c:v>
                </c:pt>
                <c:pt idx="446">
                  <c:v>618.14876650250301</c:v>
                </c:pt>
                <c:pt idx="447">
                  <c:v>617.71998150157901</c:v>
                </c:pt>
                <c:pt idx="448">
                  <c:v>616.96757938501696</c:v>
                </c:pt>
                <c:pt idx="449">
                  <c:v>615.20415791417201</c:v>
                </c:pt>
                <c:pt idx="450">
                  <c:v>615.14208818399902</c:v>
                </c:pt>
                <c:pt idx="451">
                  <c:v>615.14208818399902</c:v>
                </c:pt>
                <c:pt idx="452">
                  <c:v>613.75783936543803</c:v>
                </c:pt>
                <c:pt idx="453">
                  <c:v>613.19309712772304</c:v>
                </c:pt>
                <c:pt idx="454">
                  <c:v>612.73045996889095</c:v>
                </c:pt>
                <c:pt idx="455">
                  <c:v>611.76209912555396</c:v>
                </c:pt>
                <c:pt idx="456">
                  <c:v>610.40339308906698</c:v>
                </c:pt>
                <c:pt idx="457">
                  <c:v>610.10694025881196</c:v>
                </c:pt>
                <c:pt idx="458">
                  <c:v>609.661143064047</c:v>
                </c:pt>
                <c:pt idx="459">
                  <c:v>609.661143064047</c:v>
                </c:pt>
                <c:pt idx="460">
                  <c:v>608.70688141652397</c:v>
                </c:pt>
                <c:pt idx="461">
                  <c:v>608.313711450862</c:v>
                </c:pt>
                <c:pt idx="462">
                  <c:v>607.28377367796099</c:v>
                </c:pt>
                <c:pt idx="463">
                  <c:v>606.84371199569296</c:v>
                </c:pt>
                <c:pt idx="464">
                  <c:v>606.56037926252998</c:v>
                </c:pt>
                <c:pt idx="465">
                  <c:v>606.41474834675205</c:v>
                </c:pt>
                <c:pt idx="466">
                  <c:v>606.24964428440296</c:v>
                </c:pt>
                <c:pt idx="467">
                  <c:v>605.98889225741902</c:v>
                </c:pt>
                <c:pt idx="468">
                  <c:v>605.18117227865503</c:v>
                </c:pt>
                <c:pt idx="469">
                  <c:v>604.10112775259097</c:v>
                </c:pt>
                <c:pt idx="470">
                  <c:v>603.94787158776001</c:v>
                </c:pt>
                <c:pt idx="471">
                  <c:v>603.64797180044798</c:v>
                </c:pt>
                <c:pt idx="472">
                  <c:v>603.43238847217901</c:v>
                </c:pt>
                <c:pt idx="473">
                  <c:v>602.45485100087399</c:v>
                </c:pt>
                <c:pt idx="474">
                  <c:v>602.15614145212101</c:v>
                </c:pt>
                <c:pt idx="475">
                  <c:v>601.346508269232</c:v>
                </c:pt>
                <c:pt idx="476">
                  <c:v>600.15087270095603</c:v>
                </c:pt>
                <c:pt idx="477">
                  <c:v>599.21541385064597</c:v>
                </c:pt>
                <c:pt idx="478">
                  <c:v>599.21541385064597</c:v>
                </c:pt>
                <c:pt idx="479">
                  <c:v>599.108695171872</c:v>
                </c:pt>
                <c:pt idx="480">
                  <c:v>599.02254252584396</c:v>
                </c:pt>
                <c:pt idx="481">
                  <c:v>598.39329392468699</c:v>
                </c:pt>
                <c:pt idx="482">
                  <c:v>597.55838104378802</c:v>
                </c:pt>
                <c:pt idx="483">
                  <c:v>597.18012937640106</c:v>
                </c:pt>
                <c:pt idx="484">
                  <c:v>596.693337854172</c:v>
                </c:pt>
                <c:pt idx="485">
                  <c:v>596.22591447867399</c:v>
                </c:pt>
                <c:pt idx="486">
                  <c:v>595.90791229671595</c:v>
                </c:pt>
                <c:pt idx="487">
                  <c:v>595.87541877166495</c:v>
                </c:pt>
                <c:pt idx="488">
                  <c:v>595.55231097212004</c:v>
                </c:pt>
                <c:pt idx="489">
                  <c:v>594.99293970538201</c:v>
                </c:pt>
                <c:pt idx="490">
                  <c:v>594.57901914942204</c:v>
                </c:pt>
                <c:pt idx="491">
                  <c:v>594.52372395377597</c:v>
                </c:pt>
                <c:pt idx="492">
                  <c:v>594.08727013567898</c:v>
                </c:pt>
                <c:pt idx="493">
                  <c:v>593.94089861852899</c:v>
                </c:pt>
                <c:pt idx="494">
                  <c:v>593.16592054839805</c:v>
                </c:pt>
                <c:pt idx="495">
                  <c:v>592.56341120204797</c:v>
                </c:pt>
                <c:pt idx="496">
                  <c:v>592.41043106628297</c:v>
                </c:pt>
                <c:pt idx="497">
                  <c:v>592.22905401567198</c:v>
                </c:pt>
                <c:pt idx="498">
                  <c:v>592.18097822337495</c:v>
                </c:pt>
                <c:pt idx="499">
                  <c:v>591.21024382734504</c:v>
                </c:pt>
                <c:pt idx="500">
                  <c:v>590.97912596163599</c:v>
                </c:pt>
                <c:pt idx="501">
                  <c:v>590.21049850028896</c:v>
                </c:pt>
                <c:pt idx="502">
                  <c:v>590.21049850028896</c:v>
                </c:pt>
                <c:pt idx="503">
                  <c:v>590.00974947145903</c:v>
                </c:pt>
                <c:pt idx="504">
                  <c:v>589.64327347721598</c:v>
                </c:pt>
                <c:pt idx="505">
                  <c:v>589.35442861657305</c:v>
                </c:pt>
                <c:pt idx="506">
                  <c:v>588.94927443929396</c:v>
                </c:pt>
                <c:pt idx="507">
                  <c:v>588.71520665977698</c:v>
                </c:pt>
                <c:pt idx="508">
                  <c:v>588.70837569860203</c:v>
                </c:pt>
                <c:pt idx="509">
                  <c:v>588.59647004951296</c:v>
                </c:pt>
                <c:pt idx="510">
                  <c:v>588.37697504876996</c:v>
                </c:pt>
                <c:pt idx="511">
                  <c:v>587.72832715160598</c:v>
                </c:pt>
                <c:pt idx="512">
                  <c:v>585.31030030716602</c:v>
                </c:pt>
                <c:pt idx="513">
                  <c:v>585.31030030716602</c:v>
                </c:pt>
                <c:pt idx="514">
                  <c:v>584.40521825166002</c:v>
                </c:pt>
                <c:pt idx="515">
                  <c:v>583.810266087934</c:v>
                </c:pt>
                <c:pt idx="516">
                  <c:v>583.61566782681405</c:v>
                </c:pt>
                <c:pt idx="517">
                  <c:v>582.83475877137903</c:v>
                </c:pt>
                <c:pt idx="518">
                  <c:v>582.36347400826503</c:v>
                </c:pt>
                <c:pt idx="519">
                  <c:v>582.36213322271101</c:v>
                </c:pt>
                <c:pt idx="520">
                  <c:v>582.36213322271101</c:v>
                </c:pt>
                <c:pt idx="521">
                  <c:v>581.480398091918</c:v>
                </c:pt>
                <c:pt idx="522">
                  <c:v>581.29588239510497</c:v>
                </c:pt>
                <c:pt idx="523">
                  <c:v>578.13862984187494</c:v>
                </c:pt>
                <c:pt idx="524">
                  <c:v>578.13862984187494</c:v>
                </c:pt>
                <c:pt idx="525">
                  <c:v>577.66786573681702</c:v>
                </c:pt>
                <c:pt idx="526">
                  <c:v>577.24891877823302</c:v>
                </c:pt>
                <c:pt idx="527">
                  <c:v>575.42177640185696</c:v>
                </c:pt>
                <c:pt idx="528">
                  <c:v>575.07402318600498</c:v>
                </c:pt>
                <c:pt idx="529">
                  <c:v>572.89028798559002</c:v>
                </c:pt>
                <c:pt idx="530">
                  <c:v>572.53798580748003</c:v>
                </c:pt>
                <c:pt idx="531">
                  <c:v>572.12840166442197</c:v>
                </c:pt>
                <c:pt idx="532">
                  <c:v>571.76754682985404</c:v>
                </c:pt>
                <c:pt idx="533">
                  <c:v>571.11414914514103</c:v>
                </c:pt>
                <c:pt idx="534">
                  <c:v>570.82378772130403</c:v>
                </c:pt>
                <c:pt idx="535">
                  <c:v>570.40449036639905</c:v>
                </c:pt>
                <c:pt idx="536">
                  <c:v>570.01259867804197</c:v>
                </c:pt>
                <c:pt idx="537">
                  <c:v>569.05568177956104</c:v>
                </c:pt>
                <c:pt idx="538">
                  <c:v>569.02579532607899</c:v>
                </c:pt>
                <c:pt idx="539">
                  <c:v>569.02579532607899</c:v>
                </c:pt>
                <c:pt idx="540">
                  <c:v>568.88270249221296</c:v>
                </c:pt>
                <c:pt idx="541">
                  <c:v>567.58028988911303</c:v>
                </c:pt>
                <c:pt idx="542">
                  <c:v>567.51553258622596</c:v>
                </c:pt>
                <c:pt idx="543">
                  <c:v>566.49394542698599</c:v>
                </c:pt>
                <c:pt idx="544">
                  <c:v>566.48387466089696</c:v>
                </c:pt>
                <c:pt idx="545">
                  <c:v>566.48387466089696</c:v>
                </c:pt>
                <c:pt idx="546">
                  <c:v>566.41939839384497</c:v>
                </c:pt>
                <c:pt idx="547">
                  <c:v>566.392066273316</c:v>
                </c:pt>
                <c:pt idx="548">
                  <c:v>566.22619655774497</c:v>
                </c:pt>
                <c:pt idx="549">
                  <c:v>564.759388476249</c:v>
                </c:pt>
                <c:pt idx="550">
                  <c:v>564.41531755976996</c:v>
                </c:pt>
                <c:pt idx="551">
                  <c:v>564.08171870926401</c:v>
                </c:pt>
                <c:pt idx="552">
                  <c:v>562.42585944046698</c:v>
                </c:pt>
                <c:pt idx="553">
                  <c:v>562.32820354353498</c:v>
                </c:pt>
                <c:pt idx="554">
                  <c:v>561.48704114324403</c:v>
                </c:pt>
                <c:pt idx="555">
                  <c:v>561.25236863613804</c:v>
                </c:pt>
                <c:pt idx="556">
                  <c:v>560.96285657153601</c:v>
                </c:pt>
                <c:pt idx="557">
                  <c:v>560.72586383149996</c:v>
                </c:pt>
                <c:pt idx="558">
                  <c:v>560.483633255943</c:v>
                </c:pt>
                <c:pt idx="559">
                  <c:v>558.85740592014599</c:v>
                </c:pt>
                <c:pt idx="560">
                  <c:v>554.97131931874003</c:v>
                </c:pt>
                <c:pt idx="561">
                  <c:v>554.20211322196599</c:v>
                </c:pt>
                <c:pt idx="562">
                  <c:v>552.86667715314297</c:v>
                </c:pt>
                <c:pt idx="563">
                  <c:v>552.82876368311599</c:v>
                </c:pt>
                <c:pt idx="564">
                  <c:v>550.91146148551502</c:v>
                </c:pt>
                <c:pt idx="565">
                  <c:v>550.59322392494198</c:v>
                </c:pt>
                <c:pt idx="566">
                  <c:v>550.251786631296</c:v>
                </c:pt>
                <c:pt idx="567">
                  <c:v>549.97396398555702</c:v>
                </c:pt>
                <c:pt idx="568">
                  <c:v>549.57374527839204</c:v>
                </c:pt>
                <c:pt idx="569">
                  <c:v>549.15344417655297</c:v>
                </c:pt>
                <c:pt idx="570">
                  <c:v>548.965265119028</c:v>
                </c:pt>
                <c:pt idx="571">
                  <c:v>548.40261203795103</c:v>
                </c:pt>
                <c:pt idx="572">
                  <c:v>545.84090642203296</c:v>
                </c:pt>
                <c:pt idx="573">
                  <c:v>545.45627322666303</c:v>
                </c:pt>
                <c:pt idx="574">
                  <c:v>545.09786538019898</c:v>
                </c:pt>
                <c:pt idx="575">
                  <c:v>543.24552047292298</c:v>
                </c:pt>
                <c:pt idx="576">
                  <c:v>543.18332118981596</c:v>
                </c:pt>
                <c:pt idx="577">
                  <c:v>542.07683487775898</c:v>
                </c:pt>
                <c:pt idx="578">
                  <c:v>541.73212950627806</c:v>
                </c:pt>
                <c:pt idx="579">
                  <c:v>541.668948194942</c:v>
                </c:pt>
                <c:pt idx="580">
                  <c:v>541.36296073026006</c:v>
                </c:pt>
                <c:pt idx="581">
                  <c:v>541.12991186525699</c:v>
                </c:pt>
                <c:pt idx="582">
                  <c:v>540.11190779613401</c:v>
                </c:pt>
                <c:pt idx="583">
                  <c:v>539.67110773156799</c:v>
                </c:pt>
                <c:pt idx="584">
                  <c:v>539.43721917909102</c:v>
                </c:pt>
                <c:pt idx="585">
                  <c:v>539.23163809586299</c:v>
                </c:pt>
                <c:pt idx="586">
                  <c:v>539.18972729586596</c:v>
                </c:pt>
                <c:pt idx="587">
                  <c:v>539.00096694919796</c:v>
                </c:pt>
                <c:pt idx="588">
                  <c:v>538.87154427942801</c:v>
                </c:pt>
                <c:pt idx="589">
                  <c:v>538.83757970778697</c:v>
                </c:pt>
                <c:pt idx="590">
                  <c:v>538.55957606378001</c:v>
                </c:pt>
                <c:pt idx="591">
                  <c:v>538.29013228765598</c:v>
                </c:pt>
                <c:pt idx="592">
                  <c:v>538.10691934424801</c:v>
                </c:pt>
                <c:pt idx="593">
                  <c:v>537.71219619639601</c:v>
                </c:pt>
                <c:pt idx="594">
                  <c:v>537.39295358245704</c:v>
                </c:pt>
                <c:pt idx="595">
                  <c:v>536.99973121614596</c:v>
                </c:pt>
                <c:pt idx="596">
                  <c:v>535.48857160649902</c:v>
                </c:pt>
                <c:pt idx="597">
                  <c:v>535.18578885896397</c:v>
                </c:pt>
                <c:pt idx="598">
                  <c:v>534.84676032808295</c:v>
                </c:pt>
                <c:pt idx="599">
                  <c:v>534.76856126975599</c:v>
                </c:pt>
                <c:pt idx="600">
                  <c:v>534.17411596575801</c:v>
                </c:pt>
                <c:pt idx="601">
                  <c:v>533.92477619410295</c:v>
                </c:pt>
                <c:pt idx="602">
                  <c:v>533.87861067479002</c:v>
                </c:pt>
                <c:pt idx="603">
                  <c:v>533.47591966527602</c:v>
                </c:pt>
                <c:pt idx="604">
                  <c:v>533.30532181980902</c:v>
                </c:pt>
                <c:pt idx="605">
                  <c:v>532.26018464759795</c:v>
                </c:pt>
                <c:pt idx="606">
                  <c:v>531.92411099332298</c:v>
                </c:pt>
                <c:pt idx="607">
                  <c:v>531.21343303584797</c:v>
                </c:pt>
                <c:pt idx="608">
                  <c:v>531.11885906500197</c:v>
                </c:pt>
                <c:pt idx="609">
                  <c:v>531.00881596699901</c:v>
                </c:pt>
                <c:pt idx="610">
                  <c:v>530.90257571715495</c:v>
                </c:pt>
                <c:pt idx="611">
                  <c:v>530.76362715511402</c:v>
                </c:pt>
                <c:pt idx="612">
                  <c:v>530.56960628755303</c:v>
                </c:pt>
                <c:pt idx="613">
                  <c:v>530.32261439815795</c:v>
                </c:pt>
                <c:pt idx="614">
                  <c:v>530.28683409150301</c:v>
                </c:pt>
                <c:pt idx="615">
                  <c:v>529.73351505449398</c:v>
                </c:pt>
                <c:pt idx="616">
                  <c:v>528.77948501642697</c:v>
                </c:pt>
                <c:pt idx="617">
                  <c:v>528.03054780480602</c:v>
                </c:pt>
                <c:pt idx="618">
                  <c:v>527.16840113275896</c:v>
                </c:pt>
                <c:pt idx="619">
                  <c:v>527.03920712466402</c:v>
                </c:pt>
                <c:pt idx="620">
                  <c:v>526.81319558658095</c:v>
                </c:pt>
                <c:pt idx="621">
                  <c:v>526.81319558658095</c:v>
                </c:pt>
                <c:pt idx="622">
                  <c:v>526.81319558658095</c:v>
                </c:pt>
                <c:pt idx="623">
                  <c:v>526.81319558658095</c:v>
                </c:pt>
                <c:pt idx="624">
                  <c:v>526.16907993445705</c:v>
                </c:pt>
                <c:pt idx="625">
                  <c:v>525.78306960365501</c:v>
                </c:pt>
                <c:pt idx="626">
                  <c:v>525.52207923119101</c:v>
                </c:pt>
                <c:pt idx="627">
                  <c:v>525.32050349902499</c:v>
                </c:pt>
                <c:pt idx="628">
                  <c:v>524.95899220073204</c:v>
                </c:pt>
                <c:pt idx="629">
                  <c:v>524.74766158462603</c:v>
                </c:pt>
                <c:pt idx="630">
                  <c:v>524.70727764876597</c:v>
                </c:pt>
                <c:pt idx="631">
                  <c:v>524.53702024005202</c:v>
                </c:pt>
                <c:pt idx="632">
                  <c:v>524.53702024005202</c:v>
                </c:pt>
                <c:pt idx="633">
                  <c:v>524.53702024005202</c:v>
                </c:pt>
                <c:pt idx="634">
                  <c:v>524.47100159182799</c:v>
                </c:pt>
                <c:pt idx="635">
                  <c:v>523.87463289571201</c:v>
                </c:pt>
                <c:pt idx="636">
                  <c:v>523.52528793468002</c:v>
                </c:pt>
                <c:pt idx="637">
                  <c:v>523.47529104015905</c:v>
                </c:pt>
                <c:pt idx="638">
                  <c:v>523.41908948537503</c:v>
                </c:pt>
                <c:pt idx="639">
                  <c:v>523.41908948537503</c:v>
                </c:pt>
                <c:pt idx="640">
                  <c:v>523.41908948537503</c:v>
                </c:pt>
                <c:pt idx="641">
                  <c:v>522.94650939867597</c:v>
                </c:pt>
                <c:pt idx="642">
                  <c:v>521.98272070496898</c:v>
                </c:pt>
                <c:pt idx="643">
                  <c:v>521.72222555034</c:v>
                </c:pt>
                <c:pt idx="644">
                  <c:v>521.20222154329394</c:v>
                </c:pt>
                <c:pt idx="645">
                  <c:v>520.97275945270201</c:v>
                </c:pt>
                <c:pt idx="646">
                  <c:v>520.97204904775003</c:v>
                </c:pt>
                <c:pt idx="647">
                  <c:v>519.98061857086702</c:v>
                </c:pt>
                <c:pt idx="648">
                  <c:v>519.33655434286402</c:v>
                </c:pt>
                <c:pt idx="649">
                  <c:v>518.90234738386596</c:v>
                </c:pt>
                <c:pt idx="650">
                  <c:v>518.75720034934398</c:v>
                </c:pt>
                <c:pt idx="651">
                  <c:v>517.74473920729804</c:v>
                </c:pt>
                <c:pt idx="652">
                  <c:v>517.52139268404096</c:v>
                </c:pt>
                <c:pt idx="653">
                  <c:v>516.588075464996</c:v>
                </c:pt>
                <c:pt idx="654">
                  <c:v>516.585594150269</c:v>
                </c:pt>
                <c:pt idx="655">
                  <c:v>516.35035682192199</c:v>
                </c:pt>
                <c:pt idx="656">
                  <c:v>515.84997039172094</c:v>
                </c:pt>
                <c:pt idx="657">
                  <c:v>515.27759276730706</c:v>
                </c:pt>
                <c:pt idx="658">
                  <c:v>515.03599178977299</c:v>
                </c:pt>
                <c:pt idx="659">
                  <c:v>514.77926733749302</c:v>
                </c:pt>
                <c:pt idx="660">
                  <c:v>514.54206387320801</c:v>
                </c:pt>
                <c:pt idx="661">
                  <c:v>514.32759388662305</c:v>
                </c:pt>
                <c:pt idx="662">
                  <c:v>514.07405390718998</c:v>
                </c:pt>
                <c:pt idx="663">
                  <c:v>513.93557891418698</c:v>
                </c:pt>
                <c:pt idx="664">
                  <c:v>513.86607270910895</c:v>
                </c:pt>
                <c:pt idx="665">
                  <c:v>513.86607270910895</c:v>
                </c:pt>
                <c:pt idx="666">
                  <c:v>513.83199243890203</c:v>
                </c:pt>
                <c:pt idx="667">
                  <c:v>513.42214947515401</c:v>
                </c:pt>
                <c:pt idx="668">
                  <c:v>512.15820604247699</c:v>
                </c:pt>
                <c:pt idx="669">
                  <c:v>510.93243491220102</c:v>
                </c:pt>
                <c:pt idx="670">
                  <c:v>510.90475813412399</c:v>
                </c:pt>
                <c:pt idx="671">
                  <c:v>510.04293592225798</c:v>
                </c:pt>
                <c:pt idx="672">
                  <c:v>509.91145644131899</c:v>
                </c:pt>
                <c:pt idx="673">
                  <c:v>509.697039249211</c:v>
                </c:pt>
                <c:pt idx="674">
                  <c:v>509.395291213517</c:v>
                </c:pt>
                <c:pt idx="675">
                  <c:v>507.98869681671903</c:v>
                </c:pt>
                <c:pt idx="676">
                  <c:v>507.84342561475501</c:v>
                </c:pt>
                <c:pt idx="677">
                  <c:v>507.710167529366</c:v>
                </c:pt>
                <c:pt idx="678">
                  <c:v>506.96572500685397</c:v>
                </c:pt>
                <c:pt idx="679">
                  <c:v>506.96184335661297</c:v>
                </c:pt>
                <c:pt idx="680">
                  <c:v>506.733236523085</c:v>
                </c:pt>
                <c:pt idx="681">
                  <c:v>505.65256572383902</c:v>
                </c:pt>
                <c:pt idx="682">
                  <c:v>505.18695212322098</c:v>
                </c:pt>
                <c:pt idx="683">
                  <c:v>504.77266511768801</c:v>
                </c:pt>
                <c:pt idx="684">
                  <c:v>504.77107352584198</c:v>
                </c:pt>
                <c:pt idx="685">
                  <c:v>504.75932420380599</c:v>
                </c:pt>
                <c:pt idx="686">
                  <c:v>503.97439729126802</c:v>
                </c:pt>
                <c:pt idx="687">
                  <c:v>503.711282492544</c:v>
                </c:pt>
                <c:pt idx="688">
                  <c:v>503.510172001076</c:v>
                </c:pt>
                <c:pt idx="689">
                  <c:v>502.89695241781698</c:v>
                </c:pt>
                <c:pt idx="690">
                  <c:v>501.80472810177201</c:v>
                </c:pt>
                <c:pt idx="691">
                  <c:v>501.19109687259697</c:v>
                </c:pt>
                <c:pt idx="692">
                  <c:v>500.23429530895402</c:v>
                </c:pt>
                <c:pt idx="693">
                  <c:v>500.10132008694001</c:v>
                </c:pt>
                <c:pt idx="694">
                  <c:v>498.81904190997102</c:v>
                </c:pt>
                <c:pt idx="695">
                  <c:v>498.73965543602401</c:v>
                </c:pt>
                <c:pt idx="696">
                  <c:v>498.50277825831199</c:v>
                </c:pt>
                <c:pt idx="697">
                  <c:v>497.85728277179498</c:v>
                </c:pt>
                <c:pt idx="698">
                  <c:v>497.80993029910201</c:v>
                </c:pt>
                <c:pt idx="699">
                  <c:v>497.69744671948001</c:v>
                </c:pt>
                <c:pt idx="700">
                  <c:v>497.62931854701998</c:v>
                </c:pt>
                <c:pt idx="701">
                  <c:v>497.567040947686</c:v>
                </c:pt>
                <c:pt idx="702">
                  <c:v>497.51908932277098</c:v>
                </c:pt>
                <c:pt idx="703">
                  <c:v>496.58435233268199</c:v>
                </c:pt>
                <c:pt idx="704">
                  <c:v>496.09927435070699</c:v>
                </c:pt>
                <c:pt idx="705">
                  <c:v>495.881114786605</c:v>
                </c:pt>
                <c:pt idx="706">
                  <c:v>494.73094645133102</c:v>
                </c:pt>
                <c:pt idx="707">
                  <c:v>493.91538945011399</c:v>
                </c:pt>
                <c:pt idx="708">
                  <c:v>493.42615096115202</c:v>
                </c:pt>
                <c:pt idx="709">
                  <c:v>492.884288664297</c:v>
                </c:pt>
                <c:pt idx="710">
                  <c:v>492.37734273467203</c:v>
                </c:pt>
                <c:pt idx="711">
                  <c:v>492.37734273467203</c:v>
                </c:pt>
                <c:pt idx="712">
                  <c:v>492.33731968577803</c:v>
                </c:pt>
                <c:pt idx="713">
                  <c:v>492.25462319080799</c:v>
                </c:pt>
                <c:pt idx="714">
                  <c:v>492.20826306991</c:v>
                </c:pt>
                <c:pt idx="715">
                  <c:v>491.62516112201803</c:v>
                </c:pt>
                <c:pt idx="716">
                  <c:v>491.62516112201803</c:v>
                </c:pt>
                <c:pt idx="717">
                  <c:v>491.50155586828402</c:v>
                </c:pt>
                <c:pt idx="718">
                  <c:v>491.08267184225201</c:v>
                </c:pt>
                <c:pt idx="719">
                  <c:v>490.77229312061201</c:v>
                </c:pt>
                <c:pt idx="720">
                  <c:v>490.68212147148802</c:v>
                </c:pt>
                <c:pt idx="721">
                  <c:v>489.83015463782499</c:v>
                </c:pt>
                <c:pt idx="722">
                  <c:v>489.612511101363</c:v>
                </c:pt>
                <c:pt idx="723">
                  <c:v>489.59297697645002</c:v>
                </c:pt>
                <c:pt idx="724">
                  <c:v>489.24860959759201</c:v>
                </c:pt>
                <c:pt idx="725">
                  <c:v>488.95309155191597</c:v>
                </c:pt>
                <c:pt idx="726">
                  <c:v>488.84140449818699</c:v>
                </c:pt>
                <c:pt idx="727">
                  <c:v>488.76112693870101</c:v>
                </c:pt>
                <c:pt idx="728">
                  <c:v>488.721435738173</c:v>
                </c:pt>
                <c:pt idx="729">
                  <c:v>488.721435738173</c:v>
                </c:pt>
                <c:pt idx="730">
                  <c:v>488.60375611610999</c:v>
                </c:pt>
                <c:pt idx="731">
                  <c:v>487.48053588504803</c:v>
                </c:pt>
                <c:pt idx="732">
                  <c:v>487.00520369699098</c:v>
                </c:pt>
                <c:pt idx="733">
                  <c:v>486.525872646447</c:v>
                </c:pt>
                <c:pt idx="734">
                  <c:v>486.00580305551199</c:v>
                </c:pt>
                <c:pt idx="735">
                  <c:v>484.62233181138703</c:v>
                </c:pt>
                <c:pt idx="736">
                  <c:v>484.50614382427699</c:v>
                </c:pt>
                <c:pt idx="737">
                  <c:v>483.73803778747202</c:v>
                </c:pt>
                <c:pt idx="738">
                  <c:v>482.757948975033</c:v>
                </c:pt>
                <c:pt idx="739">
                  <c:v>482.66512055926501</c:v>
                </c:pt>
                <c:pt idx="740">
                  <c:v>482.08448181334899</c:v>
                </c:pt>
                <c:pt idx="741">
                  <c:v>481.93335956973402</c:v>
                </c:pt>
                <c:pt idx="742">
                  <c:v>481.30539371107602</c:v>
                </c:pt>
                <c:pt idx="743">
                  <c:v>481.21590548352799</c:v>
                </c:pt>
                <c:pt idx="744">
                  <c:v>481.08060992713001</c:v>
                </c:pt>
                <c:pt idx="745">
                  <c:v>481.01100086441699</c:v>
                </c:pt>
                <c:pt idx="746">
                  <c:v>480.72719675659999</c:v>
                </c:pt>
                <c:pt idx="747">
                  <c:v>480.24346049347599</c:v>
                </c:pt>
                <c:pt idx="748">
                  <c:v>479.88331742155299</c:v>
                </c:pt>
                <c:pt idx="749">
                  <c:v>479.508201569645</c:v>
                </c:pt>
                <c:pt idx="750">
                  <c:v>479.12189297225001</c:v>
                </c:pt>
                <c:pt idx="751">
                  <c:v>479.00628356174201</c:v>
                </c:pt>
                <c:pt idx="752">
                  <c:v>478.567201629137</c:v>
                </c:pt>
                <c:pt idx="753">
                  <c:v>477.78482483514699</c:v>
                </c:pt>
                <c:pt idx="754">
                  <c:v>477.78482483514699</c:v>
                </c:pt>
                <c:pt idx="755">
                  <c:v>477.59069601409499</c:v>
                </c:pt>
                <c:pt idx="756">
                  <c:v>477.15862594650901</c:v>
                </c:pt>
                <c:pt idx="757">
                  <c:v>476.95457114680499</c:v>
                </c:pt>
                <c:pt idx="758">
                  <c:v>475.693204715815</c:v>
                </c:pt>
                <c:pt idx="759">
                  <c:v>475.65304932202702</c:v>
                </c:pt>
                <c:pt idx="760">
                  <c:v>475.51511743066601</c:v>
                </c:pt>
                <c:pt idx="761">
                  <c:v>475.30973033888898</c:v>
                </c:pt>
                <c:pt idx="762">
                  <c:v>475.14425675145702</c:v>
                </c:pt>
                <c:pt idx="763">
                  <c:v>474.337613436857</c:v>
                </c:pt>
                <c:pt idx="764">
                  <c:v>474.20658965650398</c:v>
                </c:pt>
                <c:pt idx="765">
                  <c:v>473.84003897478698</c:v>
                </c:pt>
                <c:pt idx="766">
                  <c:v>473.40514638512798</c:v>
                </c:pt>
                <c:pt idx="767">
                  <c:v>472.79847330909001</c:v>
                </c:pt>
                <c:pt idx="768">
                  <c:v>472.78274090059301</c:v>
                </c:pt>
                <c:pt idx="769">
                  <c:v>471.56982671722699</c:v>
                </c:pt>
                <c:pt idx="770">
                  <c:v>471.478107732019</c:v>
                </c:pt>
                <c:pt idx="771">
                  <c:v>470.37370527483398</c:v>
                </c:pt>
                <c:pt idx="772">
                  <c:v>470.13569793171598</c:v>
                </c:pt>
                <c:pt idx="773">
                  <c:v>469.55083106491298</c:v>
                </c:pt>
                <c:pt idx="774">
                  <c:v>469.43446057921898</c:v>
                </c:pt>
                <c:pt idx="775">
                  <c:v>469.304731888552</c:v>
                </c:pt>
                <c:pt idx="776">
                  <c:v>469.16543387766001</c:v>
                </c:pt>
                <c:pt idx="777">
                  <c:v>468.668213842169</c:v>
                </c:pt>
                <c:pt idx="778">
                  <c:v>468.460643810215</c:v>
                </c:pt>
                <c:pt idx="779">
                  <c:v>467.96717904615502</c:v>
                </c:pt>
                <c:pt idx="780">
                  <c:v>467.05546867604602</c:v>
                </c:pt>
                <c:pt idx="781">
                  <c:v>466.56734739016002</c:v>
                </c:pt>
                <c:pt idx="782">
                  <c:v>466.36144567262699</c:v>
                </c:pt>
                <c:pt idx="783">
                  <c:v>466.08953162128802</c:v>
                </c:pt>
                <c:pt idx="784">
                  <c:v>465.51718846230699</c:v>
                </c:pt>
                <c:pt idx="785">
                  <c:v>464.89696976244801</c:v>
                </c:pt>
                <c:pt idx="786">
                  <c:v>464.63468010511201</c:v>
                </c:pt>
                <c:pt idx="787">
                  <c:v>464.59821255935799</c:v>
                </c:pt>
                <c:pt idx="788">
                  <c:v>464.59693993215399</c:v>
                </c:pt>
                <c:pt idx="789">
                  <c:v>464.43987485661</c:v>
                </c:pt>
                <c:pt idx="790">
                  <c:v>463.86228533800403</c:v>
                </c:pt>
                <c:pt idx="791">
                  <c:v>463.69345665297197</c:v>
                </c:pt>
                <c:pt idx="792">
                  <c:v>463.667875906115</c:v>
                </c:pt>
                <c:pt idx="793">
                  <c:v>463.135109607331</c:v>
                </c:pt>
                <c:pt idx="794">
                  <c:v>463.13347237922699</c:v>
                </c:pt>
                <c:pt idx="795">
                  <c:v>462.14907407889399</c:v>
                </c:pt>
                <c:pt idx="796">
                  <c:v>461.89140946571098</c:v>
                </c:pt>
                <c:pt idx="797">
                  <c:v>461.81082558489402</c:v>
                </c:pt>
                <c:pt idx="798">
                  <c:v>461.295600758457</c:v>
                </c:pt>
                <c:pt idx="799">
                  <c:v>461.16347489507598</c:v>
                </c:pt>
                <c:pt idx="800">
                  <c:v>460.58717609253398</c:v>
                </c:pt>
                <c:pt idx="801">
                  <c:v>460.38235460162002</c:v>
                </c:pt>
                <c:pt idx="802">
                  <c:v>460.20549204006301</c:v>
                </c:pt>
                <c:pt idx="803">
                  <c:v>460.143259712928</c:v>
                </c:pt>
                <c:pt idx="804">
                  <c:v>459.916425441434</c:v>
                </c:pt>
                <c:pt idx="805">
                  <c:v>459.51217319477797</c:v>
                </c:pt>
                <c:pt idx="806">
                  <c:v>459.18543862454402</c:v>
                </c:pt>
                <c:pt idx="807">
                  <c:v>458.98320718365602</c:v>
                </c:pt>
                <c:pt idx="808">
                  <c:v>458.97748402555999</c:v>
                </c:pt>
                <c:pt idx="809">
                  <c:v>458.03821417630701</c:v>
                </c:pt>
                <c:pt idx="810">
                  <c:v>457.82070817853599</c:v>
                </c:pt>
                <c:pt idx="811">
                  <c:v>457.27452637292902</c:v>
                </c:pt>
                <c:pt idx="812">
                  <c:v>457.09231415821</c:v>
                </c:pt>
                <c:pt idx="813">
                  <c:v>456.69551414124197</c:v>
                </c:pt>
                <c:pt idx="814">
                  <c:v>455.92378611534701</c:v>
                </c:pt>
                <c:pt idx="815">
                  <c:v>455.54339636491397</c:v>
                </c:pt>
                <c:pt idx="816">
                  <c:v>454.963589700706</c:v>
                </c:pt>
                <c:pt idx="817">
                  <c:v>454.88247308830501</c:v>
                </c:pt>
                <c:pt idx="818">
                  <c:v>453.93369596516999</c:v>
                </c:pt>
                <c:pt idx="819">
                  <c:v>453.11993308590502</c:v>
                </c:pt>
                <c:pt idx="820">
                  <c:v>452.912143256055</c:v>
                </c:pt>
                <c:pt idx="821">
                  <c:v>452.81516994636002</c:v>
                </c:pt>
                <c:pt idx="822">
                  <c:v>452.36246937143198</c:v>
                </c:pt>
                <c:pt idx="823">
                  <c:v>452.32687834810298</c:v>
                </c:pt>
                <c:pt idx="824">
                  <c:v>451.89745003159697</c:v>
                </c:pt>
                <c:pt idx="825">
                  <c:v>451.36197002120201</c:v>
                </c:pt>
                <c:pt idx="826">
                  <c:v>450.96894529645601</c:v>
                </c:pt>
                <c:pt idx="827">
                  <c:v>450.71032678934802</c:v>
                </c:pt>
                <c:pt idx="828">
                  <c:v>450.69542565094298</c:v>
                </c:pt>
                <c:pt idx="829">
                  <c:v>450.36909937647403</c:v>
                </c:pt>
                <c:pt idx="830">
                  <c:v>450.27403420508898</c:v>
                </c:pt>
                <c:pt idx="831">
                  <c:v>450.21475990850098</c:v>
                </c:pt>
                <c:pt idx="832">
                  <c:v>449.59894021047597</c:v>
                </c:pt>
                <c:pt idx="833">
                  <c:v>449.28459597273502</c:v>
                </c:pt>
                <c:pt idx="834">
                  <c:v>449.24752537390401</c:v>
                </c:pt>
                <c:pt idx="835">
                  <c:v>448.90611103500601</c:v>
                </c:pt>
                <c:pt idx="836">
                  <c:v>448.059546069644</c:v>
                </c:pt>
                <c:pt idx="837">
                  <c:v>447.44784129633899</c:v>
                </c:pt>
                <c:pt idx="838">
                  <c:v>447.37558187989299</c:v>
                </c:pt>
                <c:pt idx="839">
                  <c:v>447.36033761683802</c:v>
                </c:pt>
                <c:pt idx="840">
                  <c:v>447.00302311627701</c:v>
                </c:pt>
                <c:pt idx="841">
                  <c:v>446.20062398853503</c:v>
                </c:pt>
                <c:pt idx="842">
                  <c:v>446.10599589440397</c:v>
                </c:pt>
                <c:pt idx="843">
                  <c:v>445.99376972935403</c:v>
                </c:pt>
                <c:pt idx="844">
                  <c:v>444.888182080067</c:v>
                </c:pt>
                <c:pt idx="845">
                  <c:v>444.76491228300102</c:v>
                </c:pt>
                <c:pt idx="846">
                  <c:v>444.61534762937299</c:v>
                </c:pt>
                <c:pt idx="847">
                  <c:v>444.55287203413002</c:v>
                </c:pt>
                <c:pt idx="848">
                  <c:v>444.55287203413002</c:v>
                </c:pt>
                <c:pt idx="849">
                  <c:v>444.27976055503001</c:v>
                </c:pt>
                <c:pt idx="850">
                  <c:v>443.84864788062401</c:v>
                </c:pt>
                <c:pt idx="851">
                  <c:v>443.73761046049401</c:v>
                </c:pt>
                <c:pt idx="852">
                  <c:v>443.31226254755899</c:v>
                </c:pt>
                <c:pt idx="853">
                  <c:v>443.02423570005902</c:v>
                </c:pt>
                <c:pt idx="854">
                  <c:v>442.517695183331</c:v>
                </c:pt>
                <c:pt idx="855">
                  <c:v>442.39158157148898</c:v>
                </c:pt>
                <c:pt idx="856">
                  <c:v>441.846930803134</c:v>
                </c:pt>
                <c:pt idx="857">
                  <c:v>441.375403615886</c:v>
                </c:pt>
                <c:pt idx="858">
                  <c:v>440.59513728948701</c:v>
                </c:pt>
                <c:pt idx="859">
                  <c:v>439.885869947571</c:v>
                </c:pt>
                <c:pt idx="860">
                  <c:v>439.82569849424999</c:v>
                </c:pt>
                <c:pt idx="861">
                  <c:v>439.78684536183999</c:v>
                </c:pt>
                <c:pt idx="862">
                  <c:v>439.347461401028</c:v>
                </c:pt>
                <c:pt idx="863">
                  <c:v>439.18503525515302</c:v>
                </c:pt>
                <c:pt idx="864">
                  <c:v>439.03183233307698</c:v>
                </c:pt>
                <c:pt idx="865">
                  <c:v>438.69156251115601</c:v>
                </c:pt>
                <c:pt idx="866">
                  <c:v>438.62317022851801</c:v>
                </c:pt>
                <c:pt idx="867">
                  <c:v>438.574660496913</c:v>
                </c:pt>
                <c:pt idx="868">
                  <c:v>438.48221577178498</c:v>
                </c:pt>
                <c:pt idx="869">
                  <c:v>438.22818575331502</c:v>
                </c:pt>
                <c:pt idx="870">
                  <c:v>438.09458382621898</c:v>
                </c:pt>
                <c:pt idx="871">
                  <c:v>437.90549373708802</c:v>
                </c:pt>
                <c:pt idx="872">
                  <c:v>437.83824660722098</c:v>
                </c:pt>
                <c:pt idx="873">
                  <c:v>437.778154558572</c:v>
                </c:pt>
                <c:pt idx="874">
                  <c:v>437.23527188422901</c:v>
                </c:pt>
                <c:pt idx="875">
                  <c:v>437.17321796659201</c:v>
                </c:pt>
                <c:pt idx="876">
                  <c:v>437.17321796659201</c:v>
                </c:pt>
                <c:pt idx="877">
                  <c:v>437.17321796659201</c:v>
                </c:pt>
                <c:pt idx="878">
                  <c:v>437.17321796659201</c:v>
                </c:pt>
                <c:pt idx="879">
                  <c:v>437.17321796659201</c:v>
                </c:pt>
                <c:pt idx="880">
                  <c:v>436.78903296421998</c:v>
                </c:pt>
                <c:pt idx="881">
                  <c:v>436.47975392021198</c:v>
                </c:pt>
                <c:pt idx="882">
                  <c:v>436.389120117007</c:v>
                </c:pt>
                <c:pt idx="883">
                  <c:v>435.29540778622999</c:v>
                </c:pt>
                <c:pt idx="884">
                  <c:v>434.78485609960597</c:v>
                </c:pt>
                <c:pt idx="885">
                  <c:v>434.60688171951602</c:v>
                </c:pt>
                <c:pt idx="886">
                  <c:v>434.42756692583799</c:v>
                </c:pt>
                <c:pt idx="887">
                  <c:v>433.841688957803</c:v>
                </c:pt>
                <c:pt idx="888">
                  <c:v>433.41643897110703</c:v>
                </c:pt>
                <c:pt idx="889">
                  <c:v>433.41643897110703</c:v>
                </c:pt>
                <c:pt idx="890">
                  <c:v>432.640638540807</c:v>
                </c:pt>
                <c:pt idx="891">
                  <c:v>432.59786404862899</c:v>
                </c:pt>
                <c:pt idx="892">
                  <c:v>432.27504104727399</c:v>
                </c:pt>
                <c:pt idx="893">
                  <c:v>432.208818452863</c:v>
                </c:pt>
                <c:pt idx="894">
                  <c:v>432.03867321466402</c:v>
                </c:pt>
                <c:pt idx="895">
                  <c:v>431.70716236539801</c:v>
                </c:pt>
                <c:pt idx="896">
                  <c:v>431.54216383703698</c:v>
                </c:pt>
                <c:pt idx="897">
                  <c:v>431.48984553675001</c:v>
                </c:pt>
                <c:pt idx="898">
                  <c:v>431.26213160781998</c:v>
                </c:pt>
                <c:pt idx="899">
                  <c:v>431.16784687478798</c:v>
                </c:pt>
                <c:pt idx="900">
                  <c:v>431.05861073870301</c:v>
                </c:pt>
                <c:pt idx="901">
                  <c:v>430.11548903728499</c:v>
                </c:pt>
                <c:pt idx="902">
                  <c:v>429.86999621066502</c:v>
                </c:pt>
                <c:pt idx="903">
                  <c:v>429.68185602227101</c:v>
                </c:pt>
                <c:pt idx="904">
                  <c:v>429.433761027061</c:v>
                </c:pt>
                <c:pt idx="905">
                  <c:v>428.90792947772201</c:v>
                </c:pt>
                <c:pt idx="906">
                  <c:v>428.89830075367098</c:v>
                </c:pt>
                <c:pt idx="907">
                  <c:v>428.79272839968201</c:v>
                </c:pt>
                <c:pt idx="908">
                  <c:v>428.413817879943</c:v>
                </c:pt>
                <c:pt idx="909">
                  <c:v>427.98304816985302</c:v>
                </c:pt>
                <c:pt idx="910">
                  <c:v>427.89859947207401</c:v>
                </c:pt>
                <c:pt idx="911">
                  <c:v>427.821308032084</c:v>
                </c:pt>
                <c:pt idx="912">
                  <c:v>427.45313020690998</c:v>
                </c:pt>
                <c:pt idx="913">
                  <c:v>426.50678728820299</c:v>
                </c:pt>
                <c:pt idx="914">
                  <c:v>426.070085336967</c:v>
                </c:pt>
                <c:pt idx="915">
                  <c:v>425.99215487629601</c:v>
                </c:pt>
                <c:pt idx="916">
                  <c:v>425.52320111317601</c:v>
                </c:pt>
                <c:pt idx="917">
                  <c:v>425.46981383528703</c:v>
                </c:pt>
                <c:pt idx="918">
                  <c:v>425.25559273403002</c:v>
                </c:pt>
                <c:pt idx="919">
                  <c:v>425.252122119842</c:v>
                </c:pt>
                <c:pt idx="920">
                  <c:v>425.252122119842</c:v>
                </c:pt>
                <c:pt idx="921">
                  <c:v>424.999773958849</c:v>
                </c:pt>
                <c:pt idx="922">
                  <c:v>424.70204854057101</c:v>
                </c:pt>
                <c:pt idx="923">
                  <c:v>424.67783888620102</c:v>
                </c:pt>
                <c:pt idx="924">
                  <c:v>424.296530137383</c:v>
                </c:pt>
                <c:pt idx="925">
                  <c:v>424.25227605434702</c:v>
                </c:pt>
                <c:pt idx="926">
                  <c:v>424.23880742921801</c:v>
                </c:pt>
                <c:pt idx="927">
                  <c:v>424.09654157169098</c:v>
                </c:pt>
                <c:pt idx="928">
                  <c:v>422.999225059693</c:v>
                </c:pt>
                <c:pt idx="929">
                  <c:v>422.45239328821702</c:v>
                </c:pt>
                <c:pt idx="930">
                  <c:v>422.43982885644999</c:v>
                </c:pt>
                <c:pt idx="931">
                  <c:v>422.13532626699498</c:v>
                </c:pt>
                <c:pt idx="932">
                  <c:v>421.797797527932</c:v>
                </c:pt>
                <c:pt idx="933">
                  <c:v>421.782110358561</c:v>
                </c:pt>
                <c:pt idx="934">
                  <c:v>421.60576612127699</c:v>
                </c:pt>
                <c:pt idx="935">
                  <c:v>421.217518925207</c:v>
                </c:pt>
                <c:pt idx="936">
                  <c:v>421.01917667271698</c:v>
                </c:pt>
                <c:pt idx="937">
                  <c:v>420.841225773833</c:v>
                </c:pt>
                <c:pt idx="938">
                  <c:v>420.57291338329298</c:v>
                </c:pt>
                <c:pt idx="939">
                  <c:v>420.493749455988</c:v>
                </c:pt>
                <c:pt idx="940">
                  <c:v>420.43338982759502</c:v>
                </c:pt>
                <c:pt idx="941">
                  <c:v>420.05578178625001</c:v>
                </c:pt>
                <c:pt idx="942">
                  <c:v>419.870134426964</c:v>
                </c:pt>
                <c:pt idx="943">
                  <c:v>419.84877445015201</c:v>
                </c:pt>
                <c:pt idx="944">
                  <c:v>419.59948003608702</c:v>
                </c:pt>
                <c:pt idx="945">
                  <c:v>419.34442990254001</c:v>
                </c:pt>
                <c:pt idx="946">
                  <c:v>419.21915063698498</c:v>
                </c:pt>
                <c:pt idx="947">
                  <c:v>418.93391940243902</c:v>
                </c:pt>
                <c:pt idx="948">
                  <c:v>418.79894739864699</c:v>
                </c:pt>
                <c:pt idx="949">
                  <c:v>418.31579067342699</c:v>
                </c:pt>
                <c:pt idx="950">
                  <c:v>418.23199077794197</c:v>
                </c:pt>
                <c:pt idx="951">
                  <c:v>418.09895120529802</c:v>
                </c:pt>
                <c:pt idx="952">
                  <c:v>417.79242995141499</c:v>
                </c:pt>
                <c:pt idx="953">
                  <c:v>417.52900101641302</c:v>
                </c:pt>
                <c:pt idx="954">
                  <c:v>417.40945924544098</c:v>
                </c:pt>
                <c:pt idx="955">
                  <c:v>417.02546582306002</c:v>
                </c:pt>
                <c:pt idx="956">
                  <c:v>416.811452690382</c:v>
                </c:pt>
                <c:pt idx="957">
                  <c:v>416.37257103215097</c:v>
                </c:pt>
                <c:pt idx="958">
                  <c:v>416.074041937863</c:v>
                </c:pt>
                <c:pt idx="959">
                  <c:v>415.69967249770599</c:v>
                </c:pt>
                <c:pt idx="960">
                  <c:v>415.68528614982802</c:v>
                </c:pt>
                <c:pt idx="961">
                  <c:v>415.179754043505</c:v>
                </c:pt>
                <c:pt idx="962">
                  <c:v>415.111489236306</c:v>
                </c:pt>
                <c:pt idx="963">
                  <c:v>414.91369818540801</c:v>
                </c:pt>
                <c:pt idx="964">
                  <c:v>414.67233217425701</c:v>
                </c:pt>
                <c:pt idx="965">
                  <c:v>414.10387836078399</c:v>
                </c:pt>
                <c:pt idx="966">
                  <c:v>413.29116126704002</c:v>
                </c:pt>
                <c:pt idx="967">
                  <c:v>413.18866865000501</c:v>
                </c:pt>
                <c:pt idx="968">
                  <c:v>412.40644524662798</c:v>
                </c:pt>
                <c:pt idx="969">
                  <c:v>412.26883263424003</c:v>
                </c:pt>
                <c:pt idx="970">
                  <c:v>412.08749739990299</c:v>
                </c:pt>
                <c:pt idx="971">
                  <c:v>411.66070529879403</c:v>
                </c:pt>
                <c:pt idx="972">
                  <c:v>411.09957113602098</c:v>
                </c:pt>
                <c:pt idx="973">
                  <c:v>410.37968949647097</c:v>
                </c:pt>
                <c:pt idx="974">
                  <c:v>409.91236352162502</c:v>
                </c:pt>
                <c:pt idx="975">
                  <c:v>409.87337269776702</c:v>
                </c:pt>
                <c:pt idx="976">
                  <c:v>409.85463023628802</c:v>
                </c:pt>
                <c:pt idx="977">
                  <c:v>409.66909750285203</c:v>
                </c:pt>
                <c:pt idx="978">
                  <c:v>409.56239244987103</c:v>
                </c:pt>
                <c:pt idx="979">
                  <c:v>409.51171875053899</c:v>
                </c:pt>
                <c:pt idx="980">
                  <c:v>409.17368223495998</c:v>
                </c:pt>
                <c:pt idx="981">
                  <c:v>409.08527345174002</c:v>
                </c:pt>
                <c:pt idx="982">
                  <c:v>408.54236619469702</c:v>
                </c:pt>
                <c:pt idx="983">
                  <c:v>408.33587770036399</c:v>
                </c:pt>
                <c:pt idx="984">
                  <c:v>408.11987356465801</c:v>
                </c:pt>
                <c:pt idx="985">
                  <c:v>407.92620519427101</c:v>
                </c:pt>
                <c:pt idx="986">
                  <c:v>407.73800173040001</c:v>
                </c:pt>
                <c:pt idx="987">
                  <c:v>407.73800173040001</c:v>
                </c:pt>
                <c:pt idx="988">
                  <c:v>407.71092498073199</c:v>
                </c:pt>
                <c:pt idx="989">
                  <c:v>407.626185052712</c:v>
                </c:pt>
                <c:pt idx="990">
                  <c:v>406.48587443428403</c:v>
                </c:pt>
                <c:pt idx="991">
                  <c:v>406.36441689197397</c:v>
                </c:pt>
                <c:pt idx="992">
                  <c:v>406.20034660125799</c:v>
                </c:pt>
                <c:pt idx="993">
                  <c:v>406.19965769740298</c:v>
                </c:pt>
                <c:pt idx="994">
                  <c:v>406.19965769740298</c:v>
                </c:pt>
                <c:pt idx="995">
                  <c:v>405.89631536534</c:v>
                </c:pt>
                <c:pt idx="996">
                  <c:v>405.88252674544202</c:v>
                </c:pt>
                <c:pt idx="997">
                  <c:v>405.83632033401301</c:v>
                </c:pt>
                <c:pt idx="998">
                  <c:v>405.22898714811703</c:v>
                </c:pt>
                <c:pt idx="999">
                  <c:v>405.22898714811703</c:v>
                </c:pt>
                <c:pt idx="1000">
                  <c:v>404.91339217492799</c:v>
                </c:pt>
                <c:pt idx="1001">
                  <c:v>404.53262162466001</c:v>
                </c:pt>
                <c:pt idx="1002">
                  <c:v>404.34407762596999</c:v>
                </c:pt>
                <c:pt idx="1003">
                  <c:v>404.28340568439802</c:v>
                </c:pt>
                <c:pt idx="1004">
                  <c:v>404.01086687308901</c:v>
                </c:pt>
                <c:pt idx="1005">
                  <c:v>403.68991454470802</c:v>
                </c:pt>
                <c:pt idx="1006">
                  <c:v>403.68991454470802</c:v>
                </c:pt>
                <c:pt idx="1007">
                  <c:v>403.66826862994401</c:v>
                </c:pt>
                <c:pt idx="1008">
                  <c:v>403.37423433942303</c:v>
                </c:pt>
                <c:pt idx="1009">
                  <c:v>403.37423433942303</c:v>
                </c:pt>
                <c:pt idx="1010">
                  <c:v>402.79863209655099</c:v>
                </c:pt>
                <c:pt idx="1011">
                  <c:v>402.724917673628</c:v>
                </c:pt>
                <c:pt idx="1012">
                  <c:v>402.72207102674997</c:v>
                </c:pt>
                <c:pt idx="1013">
                  <c:v>402.71821569338601</c:v>
                </c:pt>
                <c:pt idx="1014">
                  <c:v>402.713575795574</c:v>
                </c:pt>
                <c:pt idx="1015">
                  <c:v>402.49795210733799</c:v>
                </c:pt>
                <c:pt idx="1016">
                  <c:v>402.412877116598</c:v>
                </c:pt>
                <c:pt idx="1017">
                  <c:v>402.412877116598</c:v>
                </c:pt>
                <c:pt idx="1018">
                  <c:v>402.23429122843999</c:v>
                </c:pt>
                <c:pt idx="1019">
                  <c:v>401.91619876331202</c:v>
                </c:pt>
                <c:pt idx="1020">
                  <c:v>401.581097120111</c:v>
                </c:pt>
                <c:pt idx="1021">
                  <c:v>401.35607118618702</c:v>
                </c:pt>
                <c:pt idx="1022">
                  <c:v>401.22342037563999</c:v>
                </c:pt>
                <c:pt idx="1023">
                  <c:v>401.21931440672</c:v>
                </c:pt>
                <c:pt idx="1024">
                  <c:v>400.66524189784701</c:v>
                </c:pt>
                <c:pt idx="1025">
                  <c:v>400.391626796764</c:v>
                </c:pt>
                <c:pt idx="1026">
                  <c:v>400.179071689117</c:v>
                </c:pt>
                <c:pt idx="1027">
                  <c:v>399.83927451437</c:v>
                </c:pt>
                <c:pt idx="1028">
                  <c:v>399.05852613010501</c:v>
                </c:pt>
                <c:pt idx="1029">
                  <c:v>398.804893483596</c:v>
                </c:pt>
                <c:pt idx="1030">
                  <c:v>398.67866194757499</c:v>
                </c:pt>
                <c:pt idx="1031">
                  <c:v>398.67866194757499</c:v>
                </c:pt>
                <c:pt idx="1032">
                  <c:v>398.59322471095697</c:v>
                </c:pt>
                <c:pt idx="1033">
                  <c:v>398.49608072880801</c:v>
                </c:pt>
                <c:pt idx="1034">
                  <c:v>398.39276140569098</c:v>
                </c:pt>
                <c:pt idx="1035">
                  <c:v>398.38721010804397</c:v>
                </c:pt>
                <c:pt idx="1036">
                  <c:v>398.24050319468699</c:v>
                </c:pt>
                <c:pt idx="1037">
                  <c:v>398.229294273324</c:v>
                </c:pt>
                <c:pt idx="1038">
                  <c:v>397.80691073831298</c:v>
                </c:pt>
                <c:pt idx="1039">
                  <c:v>397.80691073831298</c:v>
                </c:pt>
                <c:pt idx="1040">
                  <c:v>397.53162348861599</c:v>
                </c:pt>
                <c:pt idx="1041">
                  <c:v>397.36412199256199</c:v>
                </c:pt>
                <c:pt idx="1042">
                  <c:v>397.19756118477801</c:v>
                </c:pt>
                <c:pt idx="1043">
                  <c:v>397.19003868167403</c:v>
                </c:pt>
                <c:pt idx="1044">
                  <c:v>396.998564603082</c:v>
                </c:pt>
                <c:pt idx="1045">
                  <c:v>396.90290664092402</c:v>
                </c:pt>
                <c:pt idx="1046">
                  <c:v>396.355201007495</c:v>
                </c:pt>
                <c:pt idx="1047">
                  <c:v>396.22350731742301</c:v>
                </c:pt>
                <c:pt idx="1048">
                  <c:v>396.13744941521003</c:v>
                </c:pt>
                <c:pt idx="1049">
                  <c:v>395.538673400128</c:v>
                </c:pt>
                <c:pt idx="1050">
                  <c:v>395.06775266804698</c:v>
                </c:pt>
                <c:pt idx="1051">
                  <c:v>394.68552276295298</c:v>
                </c:pt>
                <c:pt idx="1052">
                  <c:v>394.64794387839402</c:v>
                </c:pt>
                <c:pt idx="1053">
                  <c:v>394.49906842457898</c:v>
                </c:pt>
                <c:pt idx="1054">
                  <c:v>394.340225065965</c:v>
                </c:pt>
                <c:pt idx="1055">
                  <c:v>394.31820325850202</c:v>
                </c:pt>
                <c:pt idx="1056">
                  <c:v>394.144847314049</c:v>
                </c:pt>
                <c:pt idx="1057">
                  <c:v>393.93874053545198</c:v>
                </c:pt>
                <c:pt idx="1058">
                  <c:v>393.61100874605597</c:v>
                </c:pt>
                <c:pt idx="1059">
                  <c:v>393.05873902700102</c:v>
                </c:pt>
                <c:pt idx="1060">
                  <c:v>392.73199674377099</c:v>
                </c:pt>
                <c:pt idx="1061">
                  <c:v>392.18592368816502</c:v>
                </c:pt>
                <c:pt idx="1062">
                  <c:v>392.18323071395997</c:v>
                </c:pt>
                <c:pt idx="1063">
                  <c:v>391.63154063070999</c:v>
                </c:pt>
                <c:pt idx="1064">
                  <c:v>391.50005644011497</c:v>
                </c:pt>
                <c:pt idx="1065">
                  <c:v>391.45097628897901</c:v>
                </c:pt>
                <c:pt idx="1066">
                  <c:v>391.27263567871699</c:v>
                </c:pt>
                <c:pt idx="1067">
                  <c:v>390.73005613985202</c:v>
                </c:pt>
                <c:pt idx="1068">
                  <c:v>390.641701977933</c:v>
                </c:pt>
                <c:pt idx="1069">
                  <c:v>389.72106610526498</c:v>
                </c:pt>
                <c:pt idx="1070">
                  <c:v>389.62515051678201</c:v>
                </c:pt>
                <c:pt idx="1071">
                  <c:v>389.53965095690199</c:v>
                </c:pt>
                <c:pt idx="1072">
                  <c:v>389.25164120439302</c:v>
                </c:pt>
                <c:pt idx="1073">
                  <c:v>389.050076894212</c:v>
                </c:pt>
                <c:pt idx="1074">
                  <c:v>388.99360996044101</c:v>
                </c:pt>
                <c:pt idx="1075">
                  <c:v>388.90125197649297</c:v>
                </c:pt>
                <c:pt idx="1076">
                  <c:v>388.769308767072</c:v>
                </c:pt>
                <c:pt idx="1077">
                  <c:v>388.72062693331497</c:v>
                </c:pt>
                <c:pt idx="1078">
                  <c:v>388.364064054876</c:v>
                </c:pt>
                <c:pt idx="1079">
                  <c:v>387.775795438378</c:v>
                </c:pt>
                <c:pt idx="1080">
                  <c:v>387.67483481216999</c:v>
                </c:pt>
                <c:pt idx="1081">
                  <c:v>386.52633089926599</c:v>
                </c:pt>
                <c:pt idx="1082">
                  <c:v>386.47506588482099</c:v>
                </c:pt>
                <c:pt idx="1083">
                  <c:v>386.333555503056</c:v>
                </c:pt>
                <c:pt idx="1084">
                  <c:v>386.29790984313399</c:v>
                </c:pt>
                <c:pt idx="1085">
                  <c:v>386.03908516115598</c:v>
                </c:pt>
                <c:pt idx="1086">
                  <c:v>385.90559027581997</c:v>
                </c:pt>
                <c:pt idx="1087">
                  <c:v>385.30450178132901</c:v>
                </c:pt>
                <c:pt idx="1088">
                  <c:v>385.29515394880002</c:v>
                </c:pt>
                <c:pt idx="1089">
                  <c:v>385.29515394880002</c:v>
                </c:pt>
                <c:pt idx="1090">
                  <c:v>385.27395063088301</c:v>
                </c:pt>
                <c:pt idx="1091">
                  <c:v>384.96116569463402</c:v>
                </c:pt>
                <c:pt idx="1092">
                  <c:v>384.91727883461198</c:v>
                </c:pt>
                <c:pt idx="1093">
                  <c:v>384.65220979408798</c:v>
                </c:pt>
                <c:pt idx="1094">
                  <c:v>384.56252965391502</c:v>
                </c:pt>
                <c:pt idx="1095">
                  <c:v>384.43040052255998</c:v>
                </c:pt>
                <c:pt idx="1096">
                  <c:v>383.63251707339401</c:v>
                </c:pt>
                <c:pt idx="1097">
                  <c:v>383.34184708305202</c:v>
                </c:pt>
                <c:pt idx="1098">
                  <c:v>383.21857800094301</c:v>
                </c:pt>
                <c:pt idx="1099">
                  <c:v>383.207954373083</c:v>
                </c:pt>
                <c:pt idx="1100">
                  <c:v>383.12774943336302</c:v>
                </c:pt>
                <c:pt idx="1101">
                  <c:v>382.87548149956501</c:v>
                </c:pt>
                <c:pt idx="1102">
                  <c:v>382.72673205853999</c:v>
                </c:pt>
                <c:pt idx="1103">
                  <c:v>382.68477086801101</c:v>
                </c:pt>
                <c:pt idx="1104">
                  <c:v>382.22627091827297</c:v>
                </c:pt>
                <c:pt idx="1105">
                  <c:v>382.03787075534302</c:v>
                </c:pt>
                <c:pt idx="1106">
                  <c:v>382.03787075534302</c:v>
                </c:pt>
                <c:pt idx="1107">
                  <c:v>381.88975237082502</c:v>
                </c:pt>
                <c:pt idx="1108">
                  <c:v>381.73458890241898</c:v>
                </c:pt>
                <c:pt idx="1109">
                  <c:v>381.569450103262</c:v>
                </c:pt>
                <c:pt idx="1110">
                  <c:v>381.03693357421702</c:v>
                </c:pt>
                <c:pt idx="1111">
                  <c:v>380.86678769710301</c:v>
                </c:pt>
                <c:pt idx="1112">
                  <c:v>380.83022739656099</c:v>
                </c:pt>
                <c:pt idx="1113">
                  <c:v>380.817925280981</c:v>
                </c:pt>
                <c:pt idx="1114">
                  <c:v>380.37521130139902</c:v>
                </c:pt>
                <c:pt idx="1115">
                  <c:v>380.36282327246698</c:v>
                </c:pt>
                <c:pt idx="1116">
                  <c:v>380.36282327246698</c:v>
                </c:pt>
                <c:pt idx="1117">
                  <c:v>380.08905639419203</c:v>
                </c:pt>
                <c:pt idx="1118">
                  <c:v>379.92528131098101</c:v>
                </c:pt>
                <c:pt idx="1119">
                  <c:v>379.70520391461099</c:v>
                </c:pt>
                <c:pt idx="1120">
                  <c:v>379.49575052223202</c:v>
                </c:pt>
                <c:pt idx="1121">
                  <c:v>379.25720433245101</c:v>
                </c:pt>
                <c:pt idx="1122">
                  <c:v>379.17205706837802</c:v>
                </c:pt>
                <c:pt idx="1123">
                  <c:v>379.02815353293101</c:v>
                </c:pt>
                <c:pt idx="1124">
                  <c:v>378.79254193296998</c:v>
                </c:pt>
                <c:pt idx="1125">
                  <c:v>378.56949310960499</c:v>
                </c:pt>
                <c:pt idx="1126">
                  <c:v>378.23879007152198</c:v>
                </c:pt>
                <c:pt idx="1127">
                  <c:v>378.074368679744</c:v>
                </c:pt>
                <c:pt idx="1128">
                  <c:v>378.06133221792101</c:v>
                </c:pt>
                <c:pt idx="1129">
                  <c:v>377.09160120471603</c:v>
                </c:pt>
                <c:pt idx="1130">
                  <c:v>376.67774738345099</c:v>
                </c:pt>
                <c:pt idx="1131">
                  <c:v>376.45314581169799</c:v>
                </c:pt>
                <c:pt idx="1132">
                  <c:v>375.50107793225999</c:v>
                </c:pt>
                <c:pt idx="1133">
                  <c:v>375.38987872240602</c:v>
                </c:pt>
                <c:pt idx="1134">
                  <c:v>375.205335566114</c:v>
                </c:pt>
                <c:pt idx="1135">
                  <c:v>374.98192233138201</c:v>
                </c:pt>
                <c:pt idx="1136">
                  <c:v>374.22661192403501</c:v>
                </c:pt>
                <c:pt idx="1137">
                  <c:v>373.89277989626601</c:v>
                </c:pt>
                <c:pt idx="1138">
                  <c:v>373.870785050802</c:v>
                </c:pt>
                <c:pt idx="1139">
                  <c:v>373.68550377479801</c:v>
                </c:pt>
                <c:pt idx="1140">
                  <c:v>372.449410126516</c:v>
                </c:pt>
                <c:pt idx="1141">
                  <c:v>372.42912363996601</c:v>
                </c:pt>
                <c:pt idx="1142">
                  <c:v>372.32498348875401</c:v>
                </c:pt>
                <c:pt idx="1143">
                  <c:v>372.12294707747998</c:v>
                </c:pt>
                <c:pt idx="1144">
                  <c:v>371.925339550898</c:v>
                </c:pt>
                <c:pt idx="1145">
                  <c:v>371.135705796259</c:v>
                </c:pt>
                <c:pt idx="1146">
                  <c:v>371.09476915828799</c:v>
                </c:pt>
                <c:pt idx="1147">
                  <c:v>371.09065821846002</c:v>
                </c:pt>
                <c:pt idx="1148">
                  <c:v>371.06726877994998</c:v>
                </c:pt>
                <c:pt idx="1149">
                  <c:v>370.85924103270099</c:v>
                </c:pt>
                <c:pt idx="1150">
                  <c:v>370.85808486182901</c:v>
                </c:pt>
                <c:pt idx="1151">
                  <c:v>370.42190257611702</c:v>
                </c:pt>
                <c:pt idx="1152">
                  <c:v>370.33614983479703</c:v>
                </c:pt>
                <c:pt idx="1153">
                  <c:v>370.33614983479703</c:v>
                </c:pt>
                <c:pt idx="1154">
                  <c:v>369.91756890066102</c:v>
                </c:pt>
                <c:pt idx="1155">
                  <c:v>369.91756890066102</c:v>
                </c:pt>
                <c:pt idx="1156">
                  <c:v>369.81435690851902</c:v>
                </c:pt>
                <c:pt idx="1157">
                  <c:v>369.132883940873</c:v>
                </c:pt>
                <c:pt idx="1158">
                  <c:v>369.05890246200198</c:v>
                </c:pt>
                <c:pt idx="1159">
                  <c:v>369.05890246200198</c:v>
                </c:pt>
                <c:pt idx="1160">
                  <c:v>368.90202489389901</c:v>
                </c:pt>
                <c:pt idx="1161">
                  <c:v>368.82284520013798</c:v>
                </c:pt>
                <c:pt idx="1162">
                  <c:v>368.72101600380802</c:v>
                </c:pt>
                <c:pt idx="1163">
                  <c:v>368.38759788543803</c:v>
                </c:pt>
                <c:pt idx="1164">
                  <c:v>368.385073994675</c:v>
                </c:pt>
                <c:pt idx="1165">
                  <c:v>368.34788748330101</c:v>
                </c:pt>
                <c:pt idx="1166">
                  <c:v>368.31416519995003</c:v>
                </c:pt>
                <c:pt idx="1167">
                  <c:v>368.31329514378899</c:v>
                </c:pt>
                <c:pt idx="1168">
                  <c:v>368.05850083377698</c:v>
                </c:pt>
                <c:pt idx="1169">
                  <c:v>367.85268560225001</c:v>
                </c:pt>
                <c:pt idx="1170">
                  <c:v>367.42816769460001</c:v>
                </c:pt>
                <c:pt idx="1171">
                  <c:v>367.35835195897999</c:v>
                </c:pt>
                <c:pt idx="1172">
                  <c:v>367.35835195897999</c:v>
                </c:pt>
                <c:pt idx="1173">
                  <c:v>367.19082853481802</c:v>
                </c:pt>
                <c:pt idx="1174">
                  <c:v>367.01114010340899</c:v>
                </c:pt>
                <c:pt idx="1175">
                  <c:v>366.74404527049597</c:v>
                </c:pt>
                <c:pt idx="1176">
                  <c:v>366.64293128781202</c:v>
                </c:pt>
                <c:pt idx="1177">
                  <c:v>366.36953159604099</c:v>
                </c:pt>
                <c:pt idx="1178">
                  <c:v>366.32362685342002</c:v>
                </c:pt>
                <c:pt idx="1179">
                  <c:v>366.11194216425901</c:v>
                </c:pt>
                <c:pt idx="1180">
                  <c:v>366.06242953109802</c:v>
                </c:pt>
                <c:pt idx="1181">
                  <c:v>366.02363831286198</c:v>
                </c:pt>
                <c:pt idx="1182">
                  <c:v>366.00372323288502</c:v>
                </c:pt>
                <c:pt idx="1183">
                  <c:v>365.92057377416899</c:v>
                </c:pt>
                <c:pt idx="1184">
                  <c:v>365.75983283510601</c:v>
                </c:pt>
                <c:pt idx="1185">
                  <c:v>365.37909754115901</c:v>
                </c:pt>
                <c:pt idx="1186">
                  <c:v>365.10855894147898</c:v>
                </c:pt>
                <c:pt idx="1187">
                  <c:v>365.10855894147898</c:v>
                </c:pt>
                <c:pt idx="1188">
                  <c:v>364.96134861600802</c:v>
                </c:pt>
                <c:pt idx="1189">
                  <c:v>364.44767524109801</c:v>
                </c:pt>
                <c:pt idx="1190">
                  <c:v>364.40318809993897</c:v>
                </c:pt>
                <c:pt idx="1191">
                  <c:v>364.27933364788601</c:v>
                </c:pt>
                <c:pt idx="1192">
                  <c:v>364.27933364788601</c:v>
                </c:pt>
                <c:pt idx="1193">
                  <c:v>364.26803376642602</c:v>
                </c:pt>
                <c:pt idx="1194">
                  <c:v>364.09814636791702</c:v>
                </c:pt>
                <c:pt idx="1195">
                  <c:v>363.90049738251201</c:v>
                </c:pt>
                <c:pt idx="1196">
                  <c:v>363.81753714838197</c:v>
                </c:pt>
                <c:pt idx="1197">
                  <c:v>363.76250105426698</c:v>
                </c:pt>
                <c:pt idx="1198">
                  <c:v>363.73937249212298</c:v>
                </c:pt>
                <c:pt idx="1199">
                  <c:v>363.62080310895698</c:v>
                </c:pt>
                <c:pt idx="1200">
                  <c:v>363.17744496540598</c:v>
                </c:pt>
                <c:pt idx="1201">
                  <c:v>362.95657627313898</c:v>
                </c:pt>
                <c:pt idx="1202">
                  <c:v>362.85056329191701</c:v>
                </c:pt>
                <c:pt idx="1203">
                  <c:v>362.79465894601998</c:v>
                </c:pt>
                <c:pt idx="1204">
                  <c:v>362.46311120998502</c:v>
                </c:pt>
                <c:pt idx="1205">
                  <c:v>362.42219125876301</c:v>
                </c:pt>
                <c:pt idx="1206">
                  <c:v>362.29113164171702</c:v>
                </c:pt>
                <c:pt idx="1207">
                  <c:v>362.18412633404802</c:v>
                </c:pt>
                <c:pt idx="1208">
                  <c:v>362.10628216478</c:v>
                </c:pt>
                <c:pt idx="1209">
                  <c:v>361.799129211604</c:v>
                </c:pt>
                <c:pt idx="1210">
                  <c:v>361.799129211604</c:v>
                </c:pt>
                <c:pt idx="1211">
                  <c:v>361.48559729340599</c:v>
                </c:pt>
                <c:pt idx="1212">
                  <c:v>361.37486887990201</c:v>
                </c:pt>
                <c:pt idx="1213">
                  <c:v>361.07663129780798</c:v>
                </c:pt>
                <c:pt idx="1214">
                  <c:v>361.05828093918097</c:v>
                </c:pt>
                <c:pt idx="1215">
                  <c:v>360.70447919662598</c:v>
                </c:pt>
                <c:pt idx="1216">
                  <c:v>360.40563677121497</c:v>
                </c:pt>
                <c:pt idx="1217">
                  <c:v>359.96877572652699</c:v>
                </c:pt>
                <c:pt idx="1218">
                  <c:v>359.92460024336901</c:v>
                </c:pt>
                <c:pt idx="1219">
                  <c:v>359.866535656628</c:v>
                </c:pt>
                <c:pt idx="1220">
                  <c:v>359.83293417920299</c:v>
                </c:pt>
                <c:pt idx="1221">
                  <c:v>359.59757316656498</c:v>
                </c:pt>
                <c:pt idx="1222">
                  <c:v>359.51051908621997</c:v>
                </c:pt>
                <c:pt idx="1223">
                  <c:v>359.48283561406703</c:v>
                </c:pt>
                <c:pt idx="1224">
                  <c:v>358.85729879289698</c:v>
                </c:pt>
                <c:pt idx="1225">
                  <c:v>358.64196228683198</c:v>
                </c:pt>
                <c:pt idx="1226">
                  <c:v>358.59124202327502</c:v>
                </c:pt>
                <c:pt idx="1227">
                  <c:v>358.56246798486001</c:v>
                </c:pt>
                <c:pt idx="1228">
                  <c:v>358.264295443462</c:v>
                </c:pt>
                <c:pt idx="1229">
                  <c:v>358.22103112838698</c:v>
                </c:pt>
                <c:pt idx="1230">
                  <c:v>358.12994984815202</c:v>
                </c:pt>
                <c:pt idx="1231">
                  <c:v>357.35547844873298</c:v>
                </c:pt>
                <c:pt idx="1232">
                  <c:v>357.25523200368002</c:v>
                </c:pt>
                <c:pt idx="1233">
                  <c:v>357.101182173057</c:v>
                </c:pt>
                <c:pt idx="1234">
                  <c:v>357.08208400825401</c:v>
                </c:pt>
                <c:pt idx="1235">
                  <c:v>357.079202131621</c:v>
                </c:pt>
                <c:pt idx="1236">
                  <c:v>356.98815824750199</c:v>
                </c:pt>
                <c:pt idx="1237">
                  <c:v>356.69686917361201</c:v>
                </c:pt>
                <c:pt idx="1238">
                  <c:v>356.69686917361201</c:v>
                </c:pt>
                <c:pt idx="1239">
                  <c:v>356.57478084219099</c:v>
                </c:pt>
                <c:pt idx="1240">
                  <c:v>356.40278394154097</c:v>
                </c:pt>
                <c:pt idx="1241">
                  <c:v>356.21606988364601</c:v>
                </c:pt>
                <c:pt idx="1242">
                  <c:v>355.79896663236099</c:v>
                </c:pt>
                <c:pt idx="1243">
                  <c:v>355.52872965902202</c:v>
                </c:pt>
                <c:pt idx="1244">
                  <c:v>355.41081179104799</c:v>
                </c:pt>
                <c:pt idx="1245">
                  <c:v>355.324345149485</c:v>
                </c:pt>
                <c:pt idx="1246">
                  <c:v>354.95622004345898</c:v>
                </c:pt>
                <c:pt idx="1247">
                  <c:v>354.85132743590202</c:v>
                </c:pt>
                <c:pt idx="1248">
                  <c:v>354.74251056009803</c:v>
                </c:pt>
                <c:pt idx="1249">
                  <c:v>354.636167509627</c:v>
                </c:pt>
                <c:pt idx="1250">
                  <c:v>354.44737681401102</c:v>
                </c:pt>
                <c:pt idx="1251">
                  <c:v>354.101959326356</c:v>
                </c:pt>
                <c:pt idx="1252">
                  <c:v>354.01807982280502</c:v>
                </c:pt>
                <c:pt idx="1253">
                  <c:v>354.005967918267</c:v>
                </c:pt>
                <c:pt idx="1254">
                  <c:v>353.90785896788401</c:v>
                </c:pt>
                <c:pt idx="1255">
                  <c:v>353.79581777664299</c:v>
                </c:pt>
                <c:pt idx="1256">
                  <c:v>353.75550284022501</c:v>
                </c:pt>
                <c:pt idx="1257">
                  <c:v>353.51180584402698</c:v>
                </c:pt>
                <c:pt idx="1258">
                  <c:v>353.30631843822499</c:v>
                </c:pt>
                <c:pt idx="1259">
                  <c:v>353.09703013357301</c:v>
                </c:pt>
                <c:pt idx="1260">
                  <c:v>352.750661426173</c:v>
                </c:pt>
                <c:pt idx="1261">
                  <c:v>352.692477934208</c:v>
                </c:pt>
                <c:pt idx="1262">
                  <c:v>352.61385675138303</c:v>
                </c:pt>
                <c:pt idx="1263">
                  <c:v>352.41030476989999</c:v>
                </c:pt>
                <c:pt idx="1264">
                  <c:v>352.04420949267399</c:v>
                </c:pt>
                <c:pt idx="1265">
                  <c:v>352.01646453849997</c:v>
                </c:pt>
                <c:pt idx="1266">
                  <c:v>351.67324118369203</c:v>
                </c:pt>
                <c:pt idx="1267">
                  <c:v>351.45460744008398</c:v>
                </c:pt>
                <c:pt idx="1268">
                  <c:v>351.30910148880099</c:v>
                </c:pt>
                <c:pt idx="1269">
                  <c:v>351.22497906328198</c:v>
                </c:pt>
                <c:pt idx="1270">
                  <c:v>350.81150079549201</c:v>
                </c:pt>
                <c:pt idx="1271">
                  <c:v>350.63612335854799</c:v>
                </c:pt>
                <c:pt idx="1272">
                  <c:v>350.59026985721601</c:v>
                </c:pt>
                <c:pt idx="1273">
                  <c:v>350.41189650868</c:v>
                </c:pt>
                <c:pt idx="1274">
                  <c:v>350.03850201305102</c:v>
                </c:pt>
                <c:pt idx="1275">
                  <c:v>350.02088822944899</c:v>
                </c:pt>
                <c:pt idx="1276">
                  <c:v>349.790976719063</c:v>
                </c:pt>
                <c:pt idx="1277">
                  <c:v>349.52576653321501</c:v>
                </c:pt>
                <c:pt idx="1278">
                  <c:v>349.45517686603603</c:v>
                </c:pt>
                <c:pt idx="1279">
                  <c:v>349.29717015652102</c:v>
                </c:pt>
                <c:pt idx="1280">
                  <c:v>349.283873715227</c:v>
                </c:pt>
                <c:pt idx="1281">
                  <c:v>348.89553391514602</c:v>
                </c:pt>
                <c:pt idx="1282">
                  <c:v>348.78964683694102</c:v>
                </c:pt>
                <c:pt idx="1283">
                  <c:v>348.78452245327901</c:v>
                </c:pt>
                <c:pt idx="1284">
                  <c:v>348.76731121969402</c:v>
                </c:pt>
                <c:pt idx="1285">
                  <c:v>347.92566795298399</c:v>
                </c:pt>
                <c:pt idx="1286">
                  <c:v>347.85119839948698</c:v>
                </c:pt>
                <c:pt idx="1287">
                  <c:v>347.85119839948698</c:v>
                </c:pt>
                <c:pt idx="1288">
                  <c:v>347.18767667284499</c:v>
                </c:pt>
                <c:pt idx="1289">
                  <c:v>346.75931020529703</c:v>
                </c:pt>
                <c:pt idx="1290">
                  <c:v>346.67962989877202</c:v>
                </c:pt>
                <c:pt idx="1291">
                  <c:v>346.62984156494099</c:v>
                </c:pt>
                <c:pt idx="1292">
                  <c:v>346.21125344902401</c:v>
                </c:pt>
                <c:pt idx="1293">
                  <c:v>346.20715991992398</c:v>
                </c:pt>
                <c:pt idx="1294">
                  <c:v>346.139870487091</c:v>
                </c:pt>
                <c:pt idx="1295">
                  <c:v>345.586247285193</c:v>
                </c:pt>
                <c:pt idx="1296">
                  <c:v>345.58611668299699</c:v>
                </c:pt>
                <c:pt idx="1297">
                  <c:v>345.256646131683</c:v>
                </c:pt>
                <c:pt idx="1298">
                  <c:v>345.14456888386502</c:v>
                </c:pt>
                <c:pt idx="1299">
                  <c:v>344.64313590649499</c:v>
                </c:pt>
                <c:pt idx="1300">
                  <c:v>344.58322979642702</c:v>
                </c:pt>
                <c:pt idx="1301">
                  <c:v>344.58322979642702</c:v>
                </c:pt>
                <c:pt idx="1302">
                  <c:v>344.58322979642702</c:v>
                </c:pt>
                <c:pt idx="1303">
                  <c:v>344.58322979642702</c:v>
                </c:pt>
                <c:pt idx="1304">
                  <c:v>344.49728157126799</c:v>
                </c:pt>
                <c:pt idx="1305">
                  <c:v>344.39086784793699</c:v>
                </c:pt>
                <c:pt idx="1306">
                  <c:v>344.07267539025599</c:v>
                </c:pt>
                <c:pt idx="1307">
                  <c:v>343.90220840885502</c:v>
                </c:pt>
                <c:pt idx="1308">
                  <c:v>343.90220840885502</c:v>
                </c:pt>
                <c:pt idx="1309">
                  <c:v>343.868057620125</c:v>
                </c:pt>
                <c:pt idx="1310">
                  <c:v>343.80440630340502</c:v>
                </c:pt>
                <c:pt idx="1311">
                  <c:v>343.756315425823</c:v>
                </c:pt>
                <c:pt idx="1312">
                  <c:v>343.71014815607703</c:v>
                </c:pt>
                <c:pt idx="1313">
                  <c:v>343.57832196367798</c:v>
                </c:pt>
                <c:pt idx="1314">
                  <c:v>343.57300162256001</c:v>
                </c:pt>
                <c:pt idx="1315">
                  <c:v>343.52818925797999</c:v>
                </c:pt>
                <c:pt idx="1316">
                  <c:v>343.23649671214798</c:v>
                </c:pt>
                <c:pt idx="1317">
                  <c:v>343.11228917481702</c:v>
                </c:pt>
                <c:pt idx="1318">
                  <c:v>343.09656932373503</c:v>
                </c:pt>
                <c:pt idx="1319">
                  <c:v>343.04110340902201</c:v>
                </c:pt>
                <c:pt idx="1320">
                  <c:v>343.00744585648999</c:v>
                </c:pt>
                <c:pt idx="1321">
                  <c:v>342.615179993852</c:v>
                </c:pt>
                <c:pt idx="1322">
                  <c:v>342.614547666622</c:v>
                </c:pt>
                <c:pt idx="1323">
                  <c:v>342.59647315321098</c:v>
                </c:pt>
                <c:pt idx="1324">
                  <c:v>342.57001835607599</c:v>
                </c:pt>
                <c:pt idx="1325">
                  <c:v>342.36998664112502</c:v>
                </c:pt>
                <c:pt idx="1326">
                  <c:v>342.07493152480401</c:v>
                </c:pt>
                <c:pt idx="1327">
                  <c:v>342.02401101982298</c:v>
                </c:pt>
                <c:pt idx="1328">
                  <c:v>341.77753518689599</c:v>
                </c:pt>
                <c:pt idx="1329">
                  <c:v>341.76727415892299</c:v>
                </c:pt>
                <c:pt idx="1330">
                  <c:v>341.69796123178202</c:v>
                </c:pt>
                <c:pt idx="1331">
                  <c:v>341.61893685301499</c:v>
                </c:pt>
                <c:pt idx="1332">
                  <c:v>341.094259767408</c:v>
                </c:pt>
                <c:pt idx="1333">
                  <c:v>340.78039285696298</c:v>
                </c:pt>
                <c:pt idx="1334">
                  <c:v>340.54983583758099</c:v>
                </c:pt>
                <c:pt idx="1335">
                  <c:v>340.079679490172</c:v>
                </c:pt>
                <c:pt idx="1336">
                  <c:v>340.079679490172</c:v>
                </c:pt>
                <c:pt idx="1337">
                  <c:v>340.078723927292</c:v>
                </c:pt>
                <c:pt idx="1338">
                  <c:v>339.859483986329</c:v>
                </c:pt>
                <c:pt idx="1339">
                  <c:v>339.80728845123798</c:v>
                </c:pt>
                <c:pt idx="1340">
                  <c:v>339.78624859443698</c:v>
                </c:pt>
                <c:pt idx="1341">
                  <c:v>339.76649597756301</c:v>
                </c:pt>
                <c:pt idx="1342">
                  <c:v>339.76649597756301</c:v>
                </c:pt>
                <c:pt idx="1343">
                  <c:v>339.73064078197098</c:v>
                </c:pt>
                <c:pt idx="1344">
                  <c:v>339.63356434013798</c:v>
                </c:pt>
                <c:pt idx="1345">
                  <c:v>339.45777022426699</c:v>
                </c:pt>
                <c:pt idx="1346">
                  <c:v>339.40706877982097</c:v>
                </c:pt>
                <c:pt idx="1347">
                  <c:v>339.20160585503999</c:v>
                </c:pt>
                <c:pt idx="1348">
                  <c:v>339.16054091828602</c:v>
                </c:pt>
                <c:pt idx="1349">
                  <c:v>339.16054091828602</c:v>
                </c:pt>
                <c:pt idx="1350">
                  <c:v>339.12372994739297</c:v>
                </c:pt>
                <c:pt idx="1351">
                  <c:v>339.09024260008499</c:v>
                </c:pt>
                <c:pt idx="1352">
                  <c:v>339.03651751434597</c:v>
                </c:pt>
                <c:pt idx="1353">
                  <c:v>339.03607820080498</c:v>
                </c:pt>
                <c:pt idx="1354">
                  <c:v>339.03426769050799</c:v>
                </c:pt>
                <c:pt idx="1355">
                  <c:v>338.98211818145302</c:v>
                </c:pt>
                <c:pt idx="1356">
                  <c:v>338.905203983582</c:v>
                </c:pt>
                <c:pt idx="1357">
                  <c:v>338.905203983582</c:v>
                </c:pt>
                <c:pt idx="1358">
                  <c:v>338.905203983582</c:v>
                </c:pt>
                <c:pt idx="1359">
                  <c:v>338.905203983582</c:v>
                </c:pt>
                <c:pt idx="1360">
                  <c:v>338.84412359413102</c:v>
                </c:pt>
                <c:pt idx="1361">
                  <c:v>338.83009725779698</c:v>
                </c:pt>
                <c:pt idx="1362">
                  <c:v>338.67093159070498</c:v>
                </c:pt>
                <c:pt idx="1363">
                  <c:v>338.67093159070498</c:v>
                </c:pt>
                <c:pt idx="1364">
                  <c:v>338.67093159070498</c:v>
                </c:pt>
                <c:pt idx="1365">
                  <c:v>338.62882931740597</c:v>
                </c:pt>
                <c:pt idx="1366">
                  <c:v>338.60842269191102</c:v>
                </c:pt>
                <c:pt idx="1367">
                  <c:v>338.56087354896101</c:v>
                </c:pt>
                <c:pt idx="1368">
                  <c:v>338.34852051507102</c:v>
                </c:pt>
                <c:pt idx="1369">
                  <c:v>338.02476043872798</c:v>
                </c:pt>
                <c:pt idx="1370">
                  <c:v>337.929744977734</c:v>
                </c:pt>
                <c:pt idx="1371">
                  <c:v>337.73883204491199</c:v>
                </c:pt>
                <c:pt idx="1372">
                  <c:v>337.35158469617102</c:v>
                </c:pt>
                <c:pt idx="1373">
                  <c:v>336.99985437628698</c:v>
                </c:pt>
                <c:pt idx="1374">
                  <c:v>336.97956340477202</c:v>
                </c:pt>
                <c:pt idx="1375">
                  <c:v>336.81995206470299</c:v>
                </c:pt>
                <c:pt idx="1376">
                  <c:v>336.67789412117901</c:v>
                </c:pt>
                <c:pt idx="1377">
                  <c:v>336.58397349820302</c:v>
                </c:pt>
                <c:pt idx="1378">
                  <c:v>336.19234843157398</c:v>
                </c:pt>
                <c:pt idx="1379">
                  <c:v>336.10413364793601</c:v>
                </c:pt>
                <c:pt idx="1380">
                  <c:v>336.05283221432398</c:v>
                </c:pt>
                <c:pt idx="1381">
                  <c:v>335.94244042787898</c:v>
                </c:pt>
                <c:pt idx="1382">
                  <c:v>335.73945485249601</c:v>
                </c:pt>
                <c:pt idx="1383">
                  <c:v>335.69269595237603</c:v>
                </c:pt>
                <c:pt idx="1384">
                  <c:v>335.60395982175902</c:v>
                </c:pt>
                <c:pt idx="1385">
                  <c:v>335.50242034989799</c:v>
                </c:pt>
                <c:pt idx="1386">
                  <c:v>335.44803991249302</c:v>
                </c:pt>
                <c:pt idx="1387">
                  <c:v>335.23720210487699</c:v>
                </c:pt>
                <c:pt idx="1388">
                  <c:v>335.18825908549701</c:v>
                </c:pt>
                <c:pt idx="1389">
                  <c:v>335.04929466904002</c:v>
                </c:pt>
                <c:pt idx="1390">
                  <c:v>334.59690426255401</c:v>
                </c:pt>
                <c:pt idx="1391">
                  <c:v>334.543833695621</c:v>
                </c:pt>
                <c:pt idx="1392">
                  <c:v>334.490430865718</c:v>
                </c:pt>
                <c:pt idx="1393">
                  <c:v>334.42639829515099</c:v>
                </c:pt>
                <c:pt idx="1394">
                  <c:v>334.39519399930799</c:v>
                </c:pt>
                <c:pt idx="1395">
                  <c:v>334.101701442104</c:v>
                </c:pt>
                <c:pt idx="1396">
                  <c:v>333.68944490996199</c:v>
                </c:pt>
                <c:pt idx="1397">
                  <c:v>333.67156326494802</c:v>
                </c:pt>
                <c:pt idx="1398">
                  <c:v>333.16294183935702</c:v>
                </c:pt>
                <c:pt idx="1399">
                  <c:v>333.134938560357</c:v>
                </c:pt>
                <c:pt idx="1400">
                  <c:v>333.044680720754</c:v>
                </c:pt>
                <c:pt idx="1401">
                  <c:v>332.53111003649298</c:v>
                </c:pt>
                <c:pt idx="1402">
                  <c:v>332.29754595531699</c:v>
                </c:pt>
                <c:pt idx="1403">
                  <c:v>332.26065383748897</c:v>
                </c:pt>
                <c:pt idx="1404">
                  <c:v>332.26065383748897</c:v>
                </c:pt>
                <c:pt idx="1405">
                  <c:v>332.16419337808799</c:v>
                </c:pt>
                <c:pt idx="1406">
                  <c:v>332.03116785817599</c:v>
                </c:pt>
                <c:pt idx="1407">
                  <c:v>331.776642694933</c:v>
                </c:pt>
                <c:pt idx="1408">
                  <c:v>331.63688837330699</c:v>
                </c:pt>
                <c:pt idx="1409">
                  <c:v>331.00739326963998</c:v>
                </c:pt>
                <c:pt idx="1410">
                  <c:v>330.99411208475999</c:v>
                </c:pt>
                <c:pt idx="1411">
                  <c:v>330.25883387085702</c:v>
                </c:pt>
                <c:pt idx="1412">
                  <c:v>330.20011803007799</c:v>
                </c:pt>
                <c:pt idx="1413">
                  <c:v>329.72243151443098</c:v>
                </c:pt>
                <c:pt idx="1414">
                  <c:v>329.69226050688599</c:v>
                </c:pt>
                <c:pt idx="1415">
                  <c:v>329.633799744371</c:v>
                </c:pt>
                <c:pt idx="1416">
                  <c:v>329.51714844062201</c:v>
                </c:pt>
                <c:pt idx="1417">
                  <c:v>329.05399772964199</c:v>
                </c:pt>
                <c:pt idx="1418">
                  <c:v>328.93972039660298</c:v>
                </c:pt>
                <c:pt idx="1419">
                  <c:v>328.77897900760797</c:v>
                </c:pt>
                <c:pt idx="1420">
                  <c:v>328.67907992969401</c:v>
                </c:pt>
                <c:pt idx="1421">
                  <c:v>328.67184306953601</c:v>
                </c:pt>
                <c:pt idx="1422">
                  <c:v>327.97589312289898</c:v>
                </c:pt>
                <c:pt idx="1423">
                  <c:v>327.96770494423299</c:v>
                </c:pt>
                <c:pt idx="1424">
                  <c:v>327.94128119189099</c:v>
                </c:pt>
                <c:pt idx="1425">
                  <c:v>327.85141073731597</c:v>
                </c:pt>
                <c:pt idx="1426">
                  <c:v>327.81181532243102</c:v>
                </c:pt>
                <c:pt idx="1427">
                  <c:v>327.81181532243102</c:v>
                </c:pt>
                <c:pt idx="1428">
                  <c:v>327.702187069454</c:v>
                </c:pt>
                <c:pt idx="1429">
                  <c:v>327.430912613587</c:v>
                </c:pt>
                <c:pt idx="1430">
                  <c:v>327.37389546259902</c:v>
                </c:pt>
                <c:pt idx="1431">
                  <c:v>327.24838414421299</c:v>
                </c:pt>
                <c:pt idx="1432">
                  <c:v>327.06183465208898</c:v>
                </c:pt>
                <c:pt idx="1433">
                  <c:v>326.947951577754</c:v>
                </c:pt>
                <c:pt idx="1434">
                  <c:v>325.55375106590702</c:v>
                </c:pt>
                <c:pt idx="1435">
                  <c:v>325.49426967551801</c:v>
                </c:pt>
                <c:pt idx="1436">
                  <c:v>325.37838146671999</c:v>
                </c:pt>
                <c:pt idx="1437">
                  <c:v>325.26575450476901</c:v>
                </c:pt>
                <c:pt idx="1438">
                  <c:v>325.25905226267901</c:v>
                </c:pt>
                <c:pt idx="1439">
                  <c:v>325.033746045604</c:v>
                </c:pt>
                <c:pt idx="1440">
                  <c:v>324.64934757635302</c:v>
                </c:pt>
                <c:pt idx="1441">
                  <c:v>324.504785197243</c:v>
                </c:pt>
                <c:pt idx="1442">
                  <c:v>324.38566335399298</c:v>
                </c:pt>
                <c:pt idx="1443">
                  <c:v>324.27830075874499</c:v>
                </c:pt>
                <c:pt idx="1444">
                  <c:v>324.19404180575202</c:v>
                </c:pt>
                <c:pt idx="1445">
                  <c:v>324.06199252960698</c:v>
                </c:pt>
                <c:pt idx="1446">
                  <c:v>324.06199252960698</c:v>
                </c:pt>
                <c:pt idx="1447">
                  <c:v>323.60852429078</c:v>
                </c:pt>
                <c:pt idx="1448">
                  <c:v>323.45082676718698</c:v>
                </c:pt>
                <c:pt idx="1449">
                  <c:v>323.10923398108201</c:v>
                </c:pt>
                <c:pt idx="1450">
                  <c:v>323.02970011103702</c:v>
                </c:pt>
                <c:pt idx="1451">
                  <c:v>322.95404583088401</c:v>
                </c:pt>
                <c:pt idx="1452">
                  <c:v>322.80721421850399</c:v>
                </c:pt>
                <c:pt idx="1453">
                  <c:v>322.66751962172401</c:v>
                </c:pt>
                <c:pt idx="1454">
                  <c:v>322.65765802247699</c:v>
                </c:pt>
                <c:pt idx="1455">
                  <c:v>322.65662288677902</c:v>
                </c:pt>
                <c:pt idx="1456">
                  <c:v>322.58264404974898</c:v>
                </c:pt>
                <c:pt idx="1457">
                  <c:v>322.41318984672898</c:v>
                </c:pt>
                <c:pt idx="1458">
                  <c:v>322.37751866513003</c:v>
                </c:pt>
                <c:pt idx="1459">
                  <c:v>322.24238596824199</c:v>
                </c:pt>
                <c:pt idx="1460">
                  <c:v>322.15276104079101</c:v>
                </c:pt>
                <c:pt idx="1461">
                  <c:v>322.12616854359902</c:v>
                </c:pt>
                <c:pt idx="1462">
                  <c:v>321.97556707419801</c:v>
                </c:pt>
                <c:pt idx="1463">
                  <c:v>321.66452715399703</c:v>
                </c:pt>
                <c:pt idx="1464">
                  <c:v>321.611624100227</c:v>
                </c:pt>
                <c:pt idx="1465">
                  <c:v>321.60314757670602</c:v>
                </c:pt>
                <c:pt idx="1466">
                  <c:v>321.527522607923</c:v>
                </c:pt>
                <c:pt idx="1467">
                  <c:v>321.31554315549198</c:v>
                </c:pt>
                <c:pt idx="1468">
                  <c:v>321.112489758256</c:v>
                </c:pt>
                <c:pt idx="1469">
                  <c:v>320.91981389547698</c:v>
                </c:pt>
                <c:pt idx="1470">
                  <c:v>320.82243372218898</c:v>
                </c:pt>
                <c:pt idx="1471">
                  <c:v>320.74061603131798</c:v>
                </c:pt>
                <c:pt idx="1472">
                  <c:v>320.63137130194701</c:v>
                </c:pt>
                <c:pt idx="1473">
                  <c:v>320.49903709582998</c:v>
                </c:pt>
                <c:pt idx="1474">
                  <c:v>320.38058128274002</c:v>
                </c:pt>
                <c:pt idx="1475">
                  <c:v>320.36625375276702</c:v>
                </c:pt>
                <c:pt idx="1476">
                  <c:v>320.30063759450297</c:v>
                </c:pt>
                <c:pt idx="1477">
                  <c:v>320.13615065214998</c:v>
                </c:pt>
                <c:pt idx="1478">
                  <c:v>320.09282310751701</c:v>
                </c:pt>
                <c:pt idx="1479">
                  <c:v>319.90047839400103</c:v>
                </c:pt>
                <c:pt idx="1480">
                  <c:v>319.87313425258498</c:v>
                </c:pt>
                <c:pt idx="1481">
                  <c:v>319.60735949514998</c:v>
                </c:pt>
                <c:pt idx="1482">
                  <c:v>319.202131726076</c:v>
                </c:pt>
                <c:pt idx="1483">
                  <c:v>319.02068157942</c:v>
                </c:pt>
                <c:pt idx="1484">
                  <c:v>318.91580106385601</c:v>
                </c:pt>
                <c:pt idx="1485">
                  <c:v>318.80069278434303</c:v>
                </c:pt>
                <c:pt idx="1486">
                  <c:v>318.77199417271299</c:v>
                </c:pt>
                <c:pt idx="1487">
                  <c:v>318.762153649379</c:v>
                </c:pt>
                <c:pt idx="1488">
                  <c:v>318.61459432283499</c:v>
                </c:pt>
                <c:pt idx="1489">
                  <c:v>318.550402605432</c:v>
                </c:pt>
                <c:pt idx="1490">
                  <c:v>318.18194611806803</c:v>
                </c:pt>
                <c:pt idx="1491">
                  <c:v>317.799968381626</c:v>
                </c:pt>
                <c:pt idx="1492">
                  <c:v>317.793264913077</c:v>
                </c:pt>
                <c:pt idx="1493">
                  <c:v>317.65379501114199</c:v>
                </c:pt>
                <c:pt idx="1494">
                  <c:v>317.345345980665</c:v>
                </c:pt>
                <c:pt idx="1495">
                  <c:v>317.24830552337602</c:v>
                </c:pt>
                <c:pt idx="1496">
                  <c:v>317.140063713193</c:v>
                </c:pt>
                <c:pt idx="1497">
                  <c:v>316.86713947438398</c:v>
                </c:pt>
                <c:pt idx="1498">
                  <c:v>316.75453549235402</c:v>
                </c:pt>
                <c:pt idx="1499">
                  <c:v>316.65208295255098</c:v>
                </c:pt>
                <c:pt idx="1500">
                  <c:v>316.18674591533198</c:v>
                </c:pt>
                <c:pt idx="1501">
                  <c:v>315.85657390330698</c:v>
                </c:pt>
                <c:pt idx="1502">
                  <c:v>315.83651081301701</c:v>
                </c:pt>
                <c:pt idx="1503">
                  <c:v>315.83651081301701</c:v>
                </c:pt>
                <c:pt idx="1504">
                  <c:v>315.81248772989699</c:v>
                </c:pt>
                <c:pt idx="1505">
                  <c:v>315.75069956880702</c:v>
                </c:pt>
                <c:pt idx="1506">
                  <c:v>315.72921452310601</c:v>
                </c:pt>
                <c:pt idx="1507">
                  <c:v>315.72748479183298</c:v>
                </c:pt>
                <c:pt idx="1508">
                  <c:v>315.72748479183298</c:v>
                </c:pt>
                <c:pt idx="1509">
                  <c:v>315.39044953449297</c:v>
                </c:pt>
                <c:pt idx="1510">
                  <c:v>315.37296147768899</c:v>
                </c:pt>
                <c:pt idx="1511">
                  <c:v>315.358792864603</c:v>
                </c:pt>
                <c:pt idx="1512">
                  <c:v>315.228554923432</c:v>
                </c:pt>
                <c:pt idx="1513">
                  <c:v>315.16039404104799</c:v>
                </c:pt>
                <c:pt idx="1514">
                  <c:v>314.76917191865601</c:v>
                </c:pt>
                <c:pt idx="1515">
                  <c:v>314.46956221617899</c:v>
                </c:pt>
                <c:pt idx="1516">
                  <c:v>314.26125247607501</c:v>
                </c:pt>
                <c:pt idx="1517">
                  <c:v>314.14682366472402</c:v>
                </c:pt>
                <c:pt idx="1518">
                  <c:v>313.98254847965802</c:v>
                </c:pt>
                <c:pt idx="1519">
                  <c:v>313.72470272434998</c:v>
                </c:pt>
                <c:pt idx="1520">
                  <c:v>313.549770459309</c:v>
                </c:pt>
                <c:pt idx="1521">
                  <c:v>313.14574091480898</c:v>
                </c:pt>
                <c:pt idx="1522">
                  <c:v>313.13840451134598</c:v>
                </c:pt>
                <c:pt idx="1523">
                  <c:v>313.03488380374898</c:v>
                </c:pt>
                <c:pt idx="1524">
                  <c:v>312.55284044769002</c:v>
                </c:pt>
                <c:pt idx="1525">
                  <c:v>312.44460430926398</c:v>
                </c:pt>
                <c:pt idx="1526">
                  <c:v>312.38275682607002</c:v>
                </c:pt>
                <c:pt idx="1527">
                  <c:v>312.35903165029703</c:v>
                </c:pt>
                <c:pt idx="1528">
                  <c:v>312.35141667168199</c:v>
                </c:pt>
                <c:pt idx="1529">
                  <c:v>312.33331048368501</c:v>
                </c:pt>
                <c:pt idx="1530">
                  <c:v>312.15141004970098</c:v>
                </c:pt>
                <c:pt idx="1531">
                  <c:v>312.03195494877298</c:v>
                </c:pt>
                <c:pt idx="1532">
                  <c:v>312.00664079346802</c:v>
                </c:pt>
                <c:pt idx="1533">
                  <c:v>311.98690879320998</c:v>
                </c:pt>
                <c:pt idx="1534">
                  <c:v>311.83502899164802</c:v>
                </c:pt>
                <c:pt idx="1535">
                  <c:v>311.81379523438397</c:v>
                </c:pt>
                <c:pt idx="1536">
                  <c:v>311.78484436039798</c:v>
                </c:pt>
                <c:pt idx="1537">
                  <c:v>311.72416908346099</c:v>
                </c:pt>
                <c:pt idx="1538">
                  <c:v>311.63180880605103</c:v>
                </c:pt>
                <c:pt idx="1539">
                  <c:v>311.56543963396598</c:v>
                </c:pt>
                <c:pt idx="1540">
                  <c:v>311.47679982238799</c:v>
                </c:pt>
                <c:pt idx="1541">
                  <c:v>311.157513532601</c:v>
                </c:pt>
                <c:pt idx="1542">
                  <c:v>311.09020168485398</c:v>
                </c:pt>
                <c:pt idx="1543">
                  <c:v>310.66923032398898</c:v>
                </c:pt>
                <c:pt idx="1544">
                  <c:v>310.55770719462799</c:v>
                </c:pt>
                <c:pt idx="1545">
                  <c:v>310.55201008488098</c:v>
                </c:pt>
                <c:pt idx="1546">
                  <c:v>310.335762377187</c:v>
                </c:pt>
                <c:pt idx="1547">
                  <c:v>310.21028302036598</c:v>
                </c:pt>
                <c:pt idx="1548">
                  <c:v>310.19950158926599</c:v>
                </c:pt>
                <c:pt idx="1549">
                  <c:v>310.19950158926599</c:v>
                </c:pt>
                <c:pt idx="1550">
                  <c:v>310.12629143527897</c:v>
                </c:pt>
                <c:pt idx="1551">
                  <c:v>309.88653126998003</c:v>
                </c:pt>
                <c:pt idx="1552">
                  <c:v>309.58713852341401</c:v>
                </c:pt>
                <c:pt idx="1553">
                  <c:v>309.22586737627</c:v>
                </c:pt>
                <c:pt idx="1554">
                  <c:v>309.17807669003003</c:v>
                </c:pt>
                <c:pt idx="1555">
                  <c:v>309.11386730957202</c:v>
                </c:pt>
                <c:pt idx="1556">
                  <c:v>308.619367385418</c:v>
                </c:pt>
                <c:pt idx="1557">
                  <c:v>308.414321029588</c:v>
                </c:pt>
                <c:pt idx="1558">
                  <c:v>308.41269661667502</c:v>
                </c:pt>
                <c:pt idx="1559">
                  <c:v>308.14985342561499</c:v>
                </c:pt>
                <c:pt idx="1560">
                  <c:v>307.976869256371</c:v>
                </c:pt>
                <c:pt idx="1561">
                  <c:v>307.30368431997499</c:v>
                </c:pt>
                <c:pt idx="1562">
                  <c:v>307.27333906157901</c:v>
                </c:pt>
                <c:pt idx="1563">
                  <c:v>307.254889559719</c:v>
                </c:pt>
                <c:pt idx="1564">
                  <c:v>307.14831319003798</c:v>
                </c:pt>
                <c:pt idx="1565">
                  <c:v>307.14831319003798</c:v>
                </c:pt>
                <c:pt idx="1566">
                  <c:v>307.023148201796</c:v>
                </c:pt>
                <c:pt idx="1567">
                  <c:v>306.73903011494502</c:v>
                </c:pt>
                <c:pt idx="1568">
                  <c:v>306.736911257207</c:v>
                </c:pt>
                <c:pt idx="1569">
                  <c:v>306.70459686295402</c:v>
                </c:pt>
                <c:pt idx="1570">
                  <c:v>306.57692465154503</c:v>
                </c:pt>
                <c:pt idx="1571">
                  <c:v>306.24785813697298</c:v>
                </c:pt>
                <c:pt idx="1572">
                  <c:v>306.10811154555398</c:v>
                </c:pt>
                <c:pt idx="1573">
                  <c:v>305.81927666522802</c:v>
                </c:pt>
                <c:pt idx="1574">
                  <c:v>305.785167887645</c:v>
                </c:pt>
                <c:pt idx="1575">
                  <c:v>305.68562407169998</c:v>
                </c:pt>
                <c:pt idx="1576">
                  <c:v>305.52603241706402</c:v>
                </c:pt>
                <c:pt idx="1577">
                  <c:v>305.51774484385197</c:v>
                </c:pt>
                <c:pt idx="1578">
                  <c:v>305.26936786710701</c:v>
                </c:pt>
                <c:pt idx="1579">
                  <c:v>305.00349030603098</c:v>
                </c:pt>
                <c:pt idx="1580">
                  <c:v>304.61513680015997</c:v>
                </c:pt>
                <c:pt idx="1581">
                  <c:v>304.500003071528</c:v>
                </c:pt>
                <c:pt idx="1582">
                  <c:v>304.48559532415197</c:v>
                </c:pt>
                <c:pt idx="1583">
                  <c:v>304.37060536770099</c:v>
                </c:pt>
                <c:pt idx="1584">
                  <c:v>304.20026449580803</c:v>
                </c:pt>
                <c:pt idx="1585">
                  <c:v>304.14061374765203</c:v>
                </c:pt>
                <c:pt idx="1586">
                  <c:v>304.06575182804301</c:v>
                </c:pt>
                <c:pt idx="1587">
                  <c:v>304.03726561888601</c:v>
                </c:pt>
                <c:pt idx="1588">
                  <c:v>304.025819913009</c:v>
                </c:pt>
                <c:pt idx="1589">
                  <c:v>303.98525915669597</c:v>
                </c:pt>
                <c:pt idx="1590">
                  <c:v>303.96367007593</c:v>
                </c:pt>
                <c:pt idx="1591">
                  <c:v>303.96364037875202</c:v>
                </c:pt>
                <c:pt idx="1592">
                  <c:v>303.84248143643202</c:v>
                </c:pt>
                <c:pt idx="1593">
                  <c:v>303.66925817200803</c:v>
                </c:pt>
                <c:pt idx="1594">
                  <c:v>303.62109828404999</c:v>
                </c:pt>
                <c:pt idx="1595">
                  <c:v>303.50792220872302</c:v>
                </c:pt>
                <c:pt idx="1596">
                  <c:v>303.35745103624402</c:v>
                </c:pt>
                <c:pt idx="1597">
                  <c:v>302.303877194341</c:v>
                </c:pt>
                <c:pt idx="1598">
                  <c:v>302.303877194341</c:v>
                </c:pt>
                <c:pt idx="1599">
                  <c:v>302.29572524207799</c:v>
                </c:pt>
                <c:pt idx="1600">
                  <c:v>302.21724025718999</c:v>
                </c:pt>
                <c:pt idx="1601">
                  <c:v>301.90783537420401</c:v>
                </c:pt>
                <c:pt idx="1602">
                  <c:v>301.60795992104801</c:v>
                </c:pt>
                <c:pt idx="1603">
                  <c:v>301.42890066271002</c:v>
                </c:pt>
                <c:pt idx="1604">
                  <c:v>301.36286050160601</c:v>
                </c:pt>
                <c:pt idx="1605">
                  <c:v>300.90245349236397</c:v>
                </c:pt>
                <c:pt idx="1606">
                  <c:v>300.690643888718</c:v>
                </c:pt>
                <c:pt idx="1607">
                  <c:v>300.60984805314502</c:v>
                </c:pt>
                <c:pt idx="1608">
                  <c:v>300.58756608036202</c:v>
                </c:pt>
                <c:pt idx="1609">
                  <c:v>300.48505373235002</c:v>
                </c:pt>
                <c:pt idx="1610">
                  <c:v>300.334630980209</c:v>
                </c:pt>
                <c:pt idx="1611">
                  <c:v>300.26197679887002</c:v>
                </c:pt>
              </c:numCache>
            </c:numRef>
          </c:val>
          <c:smooth val="0"/>
          <c:extLst>
            <c:ext xmlns:c16="http://schemas.microsoft.com/office/drawing/2014/chart" uri="{C3380CC4-5D6E-409C-BE32-E72D297353CC}">
              <c16:uniqueId val="{00000000-5F82-4D3C-87EF-B86EF0D32395}"/>
            </c:ext>
          </c:extLst>
        </c:ser>
        <c:dLbls>
          <c:showLegendKey val="0"/>
          <c:showVal val="0"/>
          <c:showCatName val="0"/>
          <c:showSerName val="0"/>
          <c:showPercent val="0"/>
          <c:showBubbleSize val="0"/>
        </c:dLbls>
        <c:smooth val="0"/>
        <c:axId val="2031487984"/>
        <c:axId val="2031496304"/>
      </c:lineChart>
      <c:catAx>
        <c:axId val="20314879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1496304"/>
        <c:crosses val="autoZero"/>
        <c:auto val="1"/>
        <c:lblAlgn val="ctr"/>
        <c:lblOffset val="100"/>
        <c:noMultiLvlLbl val="0"/>
      </c:catAx>
      <c:valAx>
        <c:axId val="2031496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1487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val>
            <c:numRef>
              <c:f>dist!$A$31:$A$1833</c:f>
              <c:numCache>
                <c:formatCode>General</c:formatCode>
                <c:ptCount val="1803"/>
                <c:pt idx="0">
                  <c:v>4997.3256114935302</c:v>
                </c:pt>
                <c:pt idx="1">
                  <c:v>4996.6206271659403</c:v>
                </c:pt>
                <c:pt idx="2">
                  <c:v>4994.6935675561499</c:v>
                </c:pt>
                <c:pt idx="3">
                  <c:v>4934.0235855030996</c:v>
                </c:pt>
                <c:pt idx="4">
                  <c:v>4888.2757878386201</c:v>
                </c:pt>
                <c:pt idx="5">
                  <c:v>4852.9521411124397</c:v>
                </c:pt>
                <c:pt idx="6">
                  <c:v>4589.33488919103</c:v>
                </c:pt>
                <c:pt idx="7">
                  <c:v>4584.6660854370502</c:v>
                </c:pt>
                <c:pt idx="8">
                  <c:v>4484.9522049330999</c:v>
                </c:pt>
                <c:pt idx="9">
                  <c:v>4289.6291683293603</c:v>
                </c:pt>
                <c:pt idx="10">
                  <c:v>4286.4044160755002</c:v>
                </c:pt>
                <c:pt idx="11">
                  <c:v>4189.4495049347097</c:v>
                </c:pt>
                <c:pt idx="12">
                  <c:v>4153.4262055386998</c:v>
                </c:pt>
                <c:pt idx="13">
                  <c:v>4092.5011970057099</c:v>
                </c:pt>
                <c:pt idx="14">
                  <c:v>3924.3277837820301</c:v>
                </c:pt>
                <c:pt idx="15">
                  <c:v>3758.28990063417</c:v>
                </c:pt>
                <c:pt idx="16">
                  <c:v>3757.9723981621801</c:v>
                </c:pt>
                <c:pt idx="17">
                  <c:v>3681.38170467082</c:v>
                </c:pt>
                <c:pt idx="18">
                  <c:v>3647.9732449734001</c:v>
                </c:pt>
                <c:pt idx="19">
                  <c:v>3627.02171446391</c:v>
                </c:pt>
                <c:pt idx="20">
                  <c:v>3620.6532944389601</c:v>
                </c:pt>
                <c:pt idx="21">
                  <c:v>3539.6844073185098</c:v>
                </c:pt>
                <c:pt idx="22">
                  <c:v>3532.7830657884901</c:v>
                </c:pt>
                <c:pt idx="23">
                  <c:v>3532.7830657884901</c:v>
                </c:pt>
                <c:pt idx="24">
                  <c:v>3429.4864630606098</c:v>
                </c:pt>
                <c:pt idx="25">
                  <c:v>3375.7851038927402</c:v>
                </c:pt>
                <c:pt idx="26">
                  <c:v>3300.0974494770498</c:v>
                </c:pt>
                <c:pt idx="27">
                  <c:v>3276.3704891031198</c:v>
                </c:pt>
                <c:pt idx="28">
                  <c:v>3130.8018205165299</c:v>
                </c:pt>
                <c:pt idx="29">
                  <c:v>3099.76322810483</c:v>
                </c:pt>
                <c:pt idx="30">
                  <c:v>3090.5074786441901</c:v>
                </c:pt>
                <c:pt idx="31">
                  <c:v>3033.4566975920002</c:v>
                </c:pt>
                <c:pt idx="32">
                  <c:v>3017.80298958098</c:v>
                </c:pt>
                <c:pt idx="33">
                  <c:v>3001.49799668075</c:v>
                </c:pt>
                <c:pt idx="34">
                  <c:v>2970.2418409040001</c:v>
                </c:pt>
                <c:pt idx="35">
                  <c:v>2901.0798229973502</c:v>
                </c:pt>
                <c:pt idx="36">
                  <c:v>2900.4064779449</c:v>
                </c:pt>
                <c:pt idx="37">
                  <c:v>2858.2299708193</c:v>
                </c:pt>
                <c:pt idx="38">
                  <c:v>2851.8927907013199</c:v>
                </c:pt>
                <c:pt idx="39">
                  <c:v>2847.0275412508299</c:v>
                </c:pt>
                <c:pt idx="40">
                  <c:v>2816.7190325298802</c:v>
                </c:pt>
                <c:pt idx="41">
                  <c:v>2803.8453474461098</c:v>
                </c:pt>
                <c:pt idx="42">
                  <c:v>2778.8124559338798</c:v>
                </c:pt>
                <c:pt idx="43">
                  <c:v>2766.8464322496402</c:v>
                </c:pt>
                <c:pt idx="44">
                  <c:v>2760.0223095645902</c:v>
                </c:pt>
                <c:pt idx="45">
                  <c:v>2696.23756064603</c:v>
                </c:pt>
                <c:pt idx="46">
                  <c:v>2630.5967699433199</c:v>
                </c:pt>
                <c:pt idx="47">
                  <c:v>2554.2615576441499</c:v>
                </c:pt>
                <c:pt idx="48">
                  <c:v>2469.1651171233898</c:v>
                </c:pt>
                <c:pt idx="49">
                  <c:v>2434.89922092795</c:v>
                </c:pt>
                <c:pt idx="50">
                  <c:v>2426.8010555873002</c:v>
                </c:pt>
                <c:pt idx="51">
                  <c:v>2383.8335851779598</c:v>
                </c:pt>
                <c:pt idx="52">
                  <c:v>2360.03743466578</c:v>
                </c:pt>
                <c:pt idx="53">
                  <c:v>2356.6484170335898</c:v>
                </c:pt>
                <c:pt idx="54">
                  <c:v>2329.1201181676402</c:v>
                </c:pt>
                <c:pt idx="55">
                  <c:v>2297.3769277908</c:v>
                </c:pt>
                <c:pt idx="56">
                  <c:v>2290.6373192648098</c:v>
                </c:pt>
                <c:pt idx="57">
                  <c:v>2280.9029892586</c:v>
                </c:pt>
                <c:pt idx="58">
                  <c:v>2258.40597441005</c:v>
                </c:pt>
                <c:pt idx="59">
                  <c:v>2251.9581504007901</c:v>
                </c:pt>
                <c:pt idx="60">
                  <c:v>2245.5184139964999</c:v>
                </c:pt>
                <c:pt idx="61">
                  <c:v>2243.92849308011</c:v>
                </c:pt>
                <c:pt idx="62">
                  <c:v>2206.8030066936499</c:v>
                </c:pt>
                <c:pt idx="63">
                  <c:v>2197.7708250874002</c:v>
                </c:pt>
                <c:pt idx="64">
                  <c:v>2180.2417715205402</c:v>
                </c:pt>
                <c:pt idx="65">
                  <c:v>2136.0853743256998</c:v>
                </c:pt>
                <c:pt idx="66">
                  <c:v>2131.9097919296501</c:v>
                </c:pt>
                <c:pt idx="67">
                  <c:v>2071.2740965483299</c:v>
                </c:pt>
                <c:pt idx="68">
                  <c:v>2065.5643095947498</c:v>
                </c:pt>
                <c:pt idx="69">
                  <c:v>2045.45616231331</c:v>
                </c:pt>
                <c:pt idx="70">
                  <c:v>2014.47898449021</c:v>
                </c:pt>
                <c:pt idx="71">
                  <c:v>1974.75226916306</c:v>
                </c:pt>
                <c:pt idx="72">
                  <c:v>1923.6517752340301</c:v>
                </c:pt>
                <c:pt idx="73">
                  <c:v>1917.9891450354401</c:v>
                </c:pt>
                <c:pt idx="74">
                  <c:v>1914.1705288850901</c:v>
                </c:pt>
                <c:pt idx="75">
                  <c:v>1885.9763524146799</c:v>
                </c:pt>
                <c:pt idx="76">
                  <c:v>1884.0628689289599</c:v>
                </c:pt>
                <c:pt idx="77">
                  <c:v>1884.0628689289599</c:v>
                </c:pt>
                <c:pt idx="78">
                  <c:v>1879.8525077361301</c:v>
                </c:pt>
                <c:pt idx="79">
                  <c:v>1872.51466051067</c:v>
                </c:pt>
                <c:pt idx="80">
                  <c:v>1862.8201809507</c:v>
                </c:pt>
                <c:pt idx="81">
                  <c:v>1861.2502879364699</c:v>
                </c:pt>
                <c:pt idx="82">
                  <c:v>1854.0946400483299</c:v>
                </c:pt>
                <c:pt idx="83">
                  <c:v>1849.3512839708701</c:v>
                </c:pt>
                <c:pt idx="84">
                  <c:v>1849.3512839708701</c:v>
                </c:pt>
                <c:pt idx="85">
                  <c:v>1827.377997023</c:v>
                </c:pt>
                <c:pt idx="86">
                  <c:v>1806.2284644358101</c:v>
                </c:pt>
                <c:pt idx="87">
                  <c:v>1781.8708281545801</c:v>
                </c:pt>
                <c:pt idx="88">
                  <c:v>1772.02702551779</c:v>
                </c:pt>
                <c:pt idx="89">
                  <c:v>1753.9436622626399</c:v>
                </c:pt>
                <c:pt idx="90">
                  <c:v>1751.7979815507899</c:v>
                </c:pt>
                <c:pt idx="91">
                  <c:v>1734.0084390572699</c:v>
                </c:pt>
                <c:pt idx="92">
                  <c:v>1724.49778890431</c:v>
                </c:pt>
                <c:pt idx="93">
                  <c:v>1707.3750418798099</c:v>
                </c:pt>
                <c:pt idx="94">
                  <c:v>1686.8734894880499</c:v>
                </c:pt>
                <c:pt idx="95">
                  <c:v>1647.17125837869</c:v>
                </c:pt>
                <c:pt idx="96">
                  <c:v>1642.6937726393001</c:v>
                </c:pt>
                <c:pt idx="97">
                  <c:v>1637.8410977394999</c:v>
                </c:pt>
                <c:pt idx="98">
                  <c:v>1626.7187270996201</c:v>
                </c:pt>
                <c:pt idx="99">
                  <c:v>1626.7187270996201</c:v>
                </c:pt>
                <c:pt idx="100">
                  <c:v>1623.8241762584501</c:v>
                </c:pt>
                <c:pt idx="101">
                  <c:v>1622.9596443674</c:v>
                </c:pt>
                <c:pt idx="102">
                  <c:v>1612.82880834408</c:v>
                </c:pt>
                <c:pt idx="103">
                  <c:v>1610.7461955696101</c:v>
                </c:pt>
                <c:pt idx="104">
                  <c:v>1610.7461955696101</c:v>
                </c:pt>
                <c:pt idx="105">
                  <c:v>1610.7461955696101</c:v>
                </c:pt>
                <c:pt idx="106">
                  <c:v>1610.7461955696101</c:v>
                </c:pt>
                <c:pt idx="107">
                  <c:v>1610.7461955696101</c:v>
                </c:pt>
                <c:pt idx="108">
                  <c:v>1605.4701667081599</c:v>
                </c:pt>
                <c:pt idx="109">
                  <c:v>1604.8710969772701</c:v>
                </c:pt>
                <c:pt idx="110">
                  <c:v>1603.9524583820501</c:v>
                </c:pt>
                <c:pt idx="111">
                  <c:v>1599.1012222981301</c:v>
                </c:pt>
                <c:pt idx="112">
                  <c:v>1598.66006989414</c:v>
                </c:pt>
                <c:pt idx="113">
                  <c:v>1597.45753321086</c:v>
                </c:pt>
                <c:pt idx="114">
                  <c:v>1596.4843609004899</c:v>
                </c:pt>
                <c:pt idx="115">
                  <c:v>1593.6586040555201</c:v>
                </c:pt>
                <c:pt idx="116">
                  <c:v>1593.6516200337701</c:v>
                </c:pt>
                <c:pt idx="117">
                  <c:v>1593.4143433592899</c:v>
                </c:pt>
                <c:pt idx="118">
                  <c:v>1593.4143433592899</c:v>
                </c:pt>
                <c:pt idx="119">
                  <c:v>1590.9231251967799</c:v>
                </c:pt>
                <c:pt idx="120">
                  <c:v>1588.0165905953199</c:v>
                </c:pt>
                <c:pt idx="121">
                  <c:v>1568.3065342330799</c:v>
                </c:pt>
                <c:pt idx="122">
                  <c:v>1555.3097719197699</c:v>
                </c:pt>
                <c:pt idx="123">
                  <c:v>1530.74136907964</c:v>
                </c:pt>
                <c:pt idx="124">
                  <c:v>1526.5123587232899</c:v>
                </c:pt>
                <c:pt idx="125">
                  <c:v>1525.57449672441</c:v>
                </c:pt>
                <c:pt idx="126">
                  <c:v>1524.1492390682399</c:v>
                </c:pt>
                <c:pt idx="127">
                  <c:v>1514.11810375717</c:v>
                </c:pt>
                <c:pt idx="128">
                  <c:v>1514.11810375717</c:v>
                </c:pt>
                <c:pt idx="129">
                  <c:v>1514.11810375717</c:v>
                </c:pt>
                <c:pt idx="130">
                  <c:v>1514.11810375717</c:v>
                </c:pt>
                <c:pt idx="131">
                  <c:v>1514.11810375717</c:v>
                </c:pt>
                <c:pt idx="132">
                  <c:v>1511.8266616938399</c:v>
                </c:pt>
                <c:pt idx="133">
                  <c:v>1499.3800026931899</c:v>
                </c:pt>
                <c:pt idx="134">
                  <c:v>1481.9354847183899</c:v>
                </c:pt>
                <c:pt idx="135">
                  <c:v>1458.52586768377</c:v>
                </c:pt>
                <c:pt idx="136">
                  <c:v>1442.1314561619799</c:v>
                </c:pt>
                <c:pt idx="137">
                  <c:v>1435.7290393466899</c:v>
                </c:pt>
                <c:pt idx="138">
                  <c:v>1421.86846184558</c:v>
                </c:pt>
                <c:pt idx="139">
                  <c:v>1420.6443930169601</c:v>
                </c:pt>
                <c:pt idx="140">
                  <c:v>1416.04241218577</c:v>
                </c:pt>
                <c:pt idx="141">
                  <c:v>1416.04241218577</c:v>
                </c:pt>
                <c:pt idx="142">
                  <c:v>1415.6912494937801</c:v>
                </c:pt>
                <c:pt idx="143">
                  <c:v>1408.88942373853</c:v>
                </c:pt>
                <c:pt idx="144">
                  <c:v>1404.7269271176001</c:v>
                </c:pt>
                <c:pt idx="145">
                  <c:v>1401.0603788606099</c:v>
                </c:pt>
                <c:pt idx="146">
                  <c:v>1386.56171213114</c:v>
                </c:pt>
                <c:pt idx="147">
                  <c:v>1380.89741635108</c:v>
                </c:pt>
                <c:pt idx="148">
                  <c:v>1380.1893546088299</c:v>
                </c:pt>
                <c:pt idx="149">
                  <c:v>1369.0598178723201</c:v>
                </c:pt>
                <c:pt idx="150">
                  <c:v>1357.1109969173899</c:v>
                </c:pt>
                <c:pt idx="151">
                  <c:v>1356.2575669069599</c:v>
                </c:pt>
                <c:pt idx="152">
                  <c:v>1352.3918966359299</c:v>
                </c:pt>
                <c:pt idx="153">
                  <c:v>1347.4449704982701</c:v>
                </c:pt>
                <c:pt idx="154">
                  <c:v>1340.59079478694</c:v>
                </c:pt>
                <c:pt idx="155">
                  <c:v>1331.75996937899</c:v>
                </c:pt>
                <c:pt idx="156">
                  <c:v>1327.5029973005701</c:v>
                </c:pt>
                <c:pt idx="157">
                  <c:v>1326.17000009039</c:v>
                </c:pt>
                <c:pt idx="158">
                  <c:v>1325.9221341784701</c:v>
                </c:pt>
                <c:pt idx="159">
                  <c:v>1321.0284635087601</c:v>
                </c:pt>
                <c:pt idx="160">
                  <c:v>1310.9331832932901</c:v>
                </c:pt>
                <c:pt idx="161">
                  <c:v>1303.1469204264199</c:v>
                </c:pt>
                <c:pt idx="162">
                  <c:v>1300.30104577831</c:v>
                </c:pt>
                <c:pt idx="163">
                  <c:v>1298.51313368915</c:v>
                </c:pt>
                <c:pt idx="164">
                  <c:v>1281.9887007375301</c:v>
                </c:pt>
                <c:pt idx="165">
                  <c:v>1278.0534906195801</c:v>
                </c:pt>
                <c:pt idx="166">
                  <c:v>1260.9501019299</c:v>
                </c:pt>
                <c:pt idx="167">
                  <c:v>1259.3049113146101</c:v>
                </c:pt>
                <c:pt idx="168">
                  <c:v>1256.4795374392099</c:v>
                </c:pt>
                <c:pt idx="169">
                  <c:v>1256.4795374392099</c:v>
                </c:pt>
                <c:pt idx="170">
                  <c:v>1251.6429696477301</c:v>
                </c:pt>
                <c:pt idx="171">
                  <c:v>1249.7593652985599</c:v>
                </c:pt>
                <c:pt idx="172">
                  <c:v>1249.5670196281701</c:v>
                </c:pt>
                <c:pt idx="173">
                  <c:v>1247.7482333565699</c:v>
                </c:pt>
                <c:pt idx="174">
                  <c:v>1241.4289580329</c:v>
                </c:pt>
                <c:pt idx="175">
                  <c:v>1241.0159421635899</c:v>
                </c:pt>
                <c:pt idx="176">
                  <c:v>1232.37724271107</c:v>
                </c:pt>
                <c:pt idx="177">
                  <c:v>1228.6209572846999</c:v>
                </c:pt>
                <c:pt idx="178">
                  <c:v>1215.69594397071</c:v>
                </c:pt>
                <c:pt idx="179">
                  <c:v>1193.1580764251501</c:v>
                </c:pt>
                <c:pt idx="180">
                  <c:v>1190.2658431418899</c:v>
                </c:pt>
                <c:pt idx="181">
                  <c:v>1188.93001535792</c:v>
                </c:pt>
                <c:pt idx="182">
                  <c:v>1184.7359874122101</c:v>
                </c:pt>
                <c:pt idx="183">
                  <c:v>1180.4743053818599</c:v>
                </c:pt>
                <c:pt idx="184">
                  <c:v>1180.10532736236</c:v>
                </c:pt>
                <c:pt idx="185">
                  <c:v>1179.12521834257</c:v>
                </c:pt>
                <c:pt idx="186">
                  <c:v>1167.4563929410799</c:v>
                </c:pt>
                <c:pt idx="187">
                  <c:v>1163.8905422016401</c:v>
                </c:pt>
                <c:pt idx="188">
                  <c:v>1162.13191207001</c:v>
                </c:pt>
                <c:pt idx="189">
                  <c:v>1158.63691960857</c:v>
                </c:pt>
                <c:pt idx="190">
                  <c:v>1154.1244275425599</c:v>
                </c:pt>
                <c:pt idx="191">
                  <c:v>1153.7142867558</c:v>
                </c:pt>
                <c:pt idx="192">
                  <c:v>1151.50689995946</c:v>
                </c:pt>
                <c:pt idx="193">
                  <c:v>1142.87629186554</c:v>
                </c:pt>
                <c:pt idx="194">
                  <c:v>1139.34431348558</c:v>
                </c:pt>
                <c:pt idx="195">
                  <c:v>1136.3975890803399</c:v>
                </c:pt>
                <c:pt idx="196">
                  <c:v>1126.6718115868</c:v>
                </c:pt>
                <c:pt idx="197">
                  <c:v>1125.1789774022</c:v>
                </c:pt>
                <c:pt idx="198">
                  <c:v>1122.4097375635999</c:v>
                </c:pt>
                <c:pt idx="199">
                  <c:v>1109.3502481355899</c:v>
                </c:pt>
                <c:pt idx="200">
                  <c:v>1108.6189969873701</c:v>
                </c:pt>
                <c:pt idx="201">
                  <c:v>1102.6680498360299</c:v>
                </c:pt>
                <c:pt idx="202">
                  <c:v>1097.57772224158</c:v>
                </c:pt>
                <c:pt idx="203">
                  <c:v>1094.29931283724</c:v>
                </c:pt>
                <c:pt idx="204">
                  <c:v>1093.1244261931299</c:v>
                </c:pt>
                <c:pt idx="205">
                  <c:v>1088.9301052799501</c:v>
                </c:pt>
                <c:pt idx="206">
                  <c:v>1082.10208121203</c:v>
                </c:pt>
                <c:pt idx="207">
                  <c:v>1078.6149497347301</c:v>
                </c:pt>
                <c:pt idx="208">
                  <c:v>1077.7996533897799</c:v>
                </c:pt>
                <c:pt idx="209">
                  <c:v>1072.8584630502</c:v>
                </c:pt>
                <c:pt idx="210">
                  <c:v>1070.2477608746501</c:v>
                </c:pt>
                <c:pt idx="211">
                  <c:v>1069.3627056867699</c:v>
                </c:pt>
                <c:pt idx="212">
                  <c:v>1067.7232618644</c:v>
                </c:pt>
                <c:pt idx="213">
                  <c:v>1066.49865880993</c:v>
                </c:pt>
                <c:pt idx="214">
                  <c:v>1062.2002168536001</c:v>
                </c:pt>
                <c:pt idx="215">
                  <c:v>1061.1155856882999</c:v>
                </c:pt>
                <c:pt idx="216">
                  <c:v>1059.34077129006</c:v>
                </c:pt>
                <c:pt idx="217">
                  <c:v>1054.7464327985499</c:v>
                </c:pt>
                <c:pt idx="218">
                  <c:v>1054.53315917089</c:v>
                </c:pt>
                <c:pt idx="219">
                  <c:v>1044.78092757484</c:v>
                </c:pt>
                <c:pt idx="220">
                  <c:v>1040.7733167982899</c:v>
                </c:pt>
                <c:pt idx="221">
                  <c:v>1038.5222443094001</c:v>
                </c:pt>
                <c:pt idx="222">
                  <c:v>1034.9611652207</c:v>
                </c:pt>
                <c:pt idx="223">
                  <c:v>1031.42041835237</c:v>
                </c:pt>
                <c:pt idx="224">
                  <c:v>1028.80513175186</c:v>
                </c:pt>
                <c:pt idx="225">
                  <c:v>1028.80513175186</c:v>
                </c:pt>
                <c:pt idx="226">
                  <c:v>1028.2665667234</c:v>
                </c:pt>
                <c:pt idx="227">
                  <c:v>1021.32531507104</c:v>
                </c:pt>
                <c:pt idx="228">
                  <c:v>1019.5439413018501</c:v>
                </c:pt>
                <c:pt idx="229">
                  <c:v>1012.5375286216899</c:v>
                </c:pt>
                <c:pt idx="230">
                  <c:v>1010.13008863768</c:v>
                </c:pt>
                <c:pt idx="231">
                  <c:v>1000.3578414367601</c:v>
                </c:pt>
                <c:pt idx="232">
                  <c:v>999.85579387201096</c:v>
                </c:pt>
                <c:pt idx="233">
                  <c:v>996.86303753403104</c:v>
                </c:pt>
                <c:pt idx="234">
                  <c:v>994.12470301211795</c:v>
                </c:pt>
                <c:pt idx="235">
                  <c:v>991.26264092705503</c:v>
                </c:pt>
                <c:pt idx="236">
                  <c:v>991.02308557905803</c:v>
                </c:pt>
                <c:pt idx="237">
                  <c:v>990.684669509993</c:v>
                </c:pt>
                <c:pt idx="238">
                  <c:v>988.51454550880305</c:v>
                </c:pt>
                <c:pt idx="239">
                  <c:v>982.843522897198</c:v>
                </c:pt>
                <c:pt idx="240">
                  <c:v>972.368283936578</c:v>
                </c:pt>
                <c:pt idx="241">
                  <c:v>970.85531332074595</c:v>
                </c:pt>
                <c:pt idx="242">
                  <c:v>970.249909193588</c:v>
                </c:pt>
                <c:pt idx="243">
                  <c:v>966.78888729781295</c:v>
                </c:pt>
                <c:pt idx="244">
                  <c:v>963.91350753332301</c:v>
                </c:pt>
                <c:pt idx="245">
                  <c:v>955.49724430386095</c:v>
                </c:pt>
                <c:pt idx="246">
                  <c:v>954.97882987405001</c:v>
                </c:pt>
                <c:pt idx="247">
                  <c:v>952.57424936596306</c:v>
                </c:pt>
                <c:pt idx="248">
                  <c:v>951.86720790142999</c:v>
                </c:pt>
                <c:pt idx="249">
                  <c:v>950.43798936623602</c:v>
                </c:pt>
                <c:pt idx="250">
                  <c:v>949.34116455496303</c:v>
                </c:pt>
                <c:pt idx="251">
                  <c:v>949.34116455496303</c:v>
                </c:pt>
                <c:pt idx="252">
                  <c:v>949.34116455496303</c:v>
                </c:pt>
                <c:pt idx="253">
                  <c:v>949.34116455496303</c:v>
                </c:pt>
                <c:pt idx="254">
                  <c:v>939.32411152479699</c:v>
                </c:pt>
                <c:pt idx="255">
                  <c:v>938.08896795716896</c:v>
                </c:pt>
                <c:pt idx="256">
                  <c:v>936.50781964347595</c:v>
                </c:pt>
                <c:pt idx="257">
                  <c:v>935.91058408563902</c:v>
                </c:pt>
                <c:pt idx="258">
                  <c:v>935.42074520623203</c:v>
                </c:pt>
                <c:pt idx="259">
                  <c:v>930.85063899773002</c:v>
                </c:pt>
                <c:pt idx="260">
                  <c:v>930.58694780683004</c:v>
                </c:pt>
                <c:pt idx="261">
                  <c:v>926.81932663436396</c:v>
                </c:pt>
                <c:pt idx="262">
                  <c:v>926.49805847057598</c:v>
                </c:pt>
                <c:pt idx="263">
                  <c:v>926.49805847057598</c:v>
                </c:pt>
                <c:pt idx="264">
                  <c:v>924.419553951441</c:v>
                </c:pt>
                <c:pt idx="265">
                  <c:v>924.06007721364097</c:v>
                </c:pt>
                <c:pt idx="266">
                  <c:v>920.21116119731096</c:v>
                </c:pt>
                <c:pt idx="267">
                  <c:v>918.736088265067</c:v>
                </c:pt>
                <c:pt idx="268">
                  <c:v>917.778152130026</c:v>
                </c:pt>
                <c:pt idx="269">
                  <c:v>915.59157094851003</c:v>
                </c:pt>
                <c:pt idx="270">
                  <c:v>905.94496948876804</c:v>
                </c:pt>
                <c:pt idx="271">
                  <c:v>904.32449486698602</c:v>
                </c:pt>
                <c:pt idx="272">
                  <c:v>904.22586846796798</c:v>
                </c:pt>
                <c:pt idx="273">
                  <c:v>903.890168602004</c:v>
                </c:pt>
                <c:pt idx="274">
                  <c:v>902.83819861038296</c:v>
                </c:pt>
                <c:pt idx="275">
                  <c:v>898.75573905393298</c:v>
                </c:pt>
                <c:pt idx="276">
                  <c:v>897.42419909343903</c:v>
                </c:pt>
                <c:pt idx="277">
                  <c:v>896.31331983139796</c:v>
                </c:pt>
                <c:pt idx="278">
                  <c:v>892.88568814546102</c:v>
                </c:pt>
                <c:pt idx="279">
                  <c:v>890.95052349404898</c:v>
                </c:pt>
                <c:pt idx="280">
                  <c:v>883.26813448130997</c:v>
                </c:pt>
                <c:pt idx="281">
                  <c:v>880.30615833409797</c:v>
                </c:pt>
                <c:pt idx="282">
                  <c:v>875.72779735774304</c:v>
                </c:pt>
                <c:pt idx="283">
                  <c:v>875.04247008713696</c:v>
                </c:pt>
                <c:pt idx="284">
                  <c:v>873.85594934143796</c:v>
                </c:pt>
                <c:pt idx="285">
                  <c:v>868.69960186293895</c:v>
                </c:pt>
                <c:pt idx="286">
                  <c:v>868.29735749870497</c:v>
                </c:pt>
                <c:pt idx="287">
                  <c:v>867.93334667145098</c:v>
                </c:pt>
                <c:pt idx="288">
                  <c:v>863.97155069844098</c:v>
                </c:pt>
                <c:pt idx="289">
                  <c:v>862.50080990530898</c:v>
                </c:pt>
                <c:pt idx="290">
                  <c:v>860.533144514176</c:v>
                </c:pt>
                <c:pt idx="291">
                  <c:v>858.15875905061102</c:v>
                </c:pt>
                <c:pt idx="292">
                  <c:v>856.84194294512304</c:v>
                </c:pt>
                <c:pt idx="293">
                  <c:v>856.22777239384504</c:v>
                </c:pt>
                <c:pt idx="294">
                  <c:v>855.89982433469299</c:v>
                </c:pt>
                <c:pt idx="295">
                  <c:v>855.89982433469299</c:v>
                </c:pt>
                <c:pt idx="296">
                  <c:v>853.89083218357996</c:v>
                </c:pt>
                <c:pt idx="297">
                  <c:v>853.33996660713694</c:v>
                </c:pt>
                <c:pt idx="298">
                  <c:v>851.83351795084104</c:v>
                </c:pt>
                <c:pt idx="299">
                  <c:v>849.21092460842306</c:v>
                </c:pt>
                <c:pt idx="300">
                  <c:v>848.88207880257403</c:v>
                </c:pt>
                <c:pt idx="301">
                  <c:v>848.65918053276198</c:v>
                </c:pt>
                <c:pt idx="302">
                  <c:v>840.08376667195</c:v>
                </c:pt>
                <c:pt idx="303">
                  <c:v>840.08376667195</c:v>
                </c:pt>
                <c:pt idx="304">
                  <c:v>838.24287094008605</c:v>
                </c:pt>
                <c:pt idx="305">
                  <c:v>837.69296528829204</c:v>
                </c:pt>
                <c:pt idx="306">
                  <c:v>836.23361237878896</c:v>
                </c:pt>
                <c:pt idx="307">
                  <c:v>834.73041558289503</c:v>
                </c:pt>
                <c:pt idx="308">
                  <c:v>834.52954643862302</c:v>
                </c:pt>
                <c:pt idx="309">
                  <c:v>829.96826583780705</c:v>
                </c:pt>
                <c:pt idx="310">
                  <c:v>829.21637212481698</c:v>
                </c:pt>
                <c:pt idx="311">
                  <c:v>828.84328973773199</c:v>
                </c:pt>
                <c:pt idx="312">
                  <c:v>827.836237488905</c:v>
                </c:pt>
                <c:pt idx="313">
                  <c:v>827.74379772199404</c:v>
                </c:pt>
                <c:pt idx="314">
                  <c:v>825.67803065514397</c:v>
                </c:pt>
                <c:pt idx="315">
                  <c:v>825.10959322623205</c:v>
                </c:pt>
                <c:pt idx="316">
                  <c:v>821.33366315787896</c:v>
                </c:pt>
                <c:pt idx="317">
                  <c:v>820.99769746655397</c:v>
                </c:pt>
                <c:pt idx="318">
                  <c:v>820.89859912338295</c:v>
                </c:pt>
                <c:pt idx="319">
                  <c:v>820.812586908463</c:v>
                </c:pt>
                <c:pt idx="320">
                  <c:v>817.552621317795</c:v>
                </c:pt>
                <c:pt idx="321">
                  <c:v>814.59077626024396</c:v>
                </c:pt>
                <c:pt idx="322">
                  <c:v>814.30583292452002</c:v>
                </c:pt>
                <c:pt idx="323">
                  <c:v>814.25591961928399</c:v>
                </c:pt>
                <c:pt idx="324">
                  <c:v>813.63741145998802</c:v>
                </c:pt>
                <c:pt idx="325">
                  <c:v>811.02146629615095</c:v>
                </c:pt>
                <c:pt idx="326">
                  <c:v>803.26290237521698</c:v>
                </c:pt>
                <c:pt idx="327">
                  <c:v>803.20301420509202</c:v>
                </c:pt>
                <c:pt idx="328">
                  <c:v>801.56564836105895</c:v>
                </c:pt>
                <c:pt idx="329">
                  <c:v>800.95705208896004</c:v>
                </c:pt>
                <c:pt idx="330">
                  <c:v>800.78128129098297</c:v>
                </c:pt>
                <c:pt idx="331">
                  <c:v>798.99279594227596</c:v>
                </c:pt>
                <c:pt idx="332">
                  <c:v>797.80782845311296</c:v>
                </c:pt>
                <c:pt idx="333">
                  <c:v>795.34679940379601</c:v>
                </c:pt>
                <c:pt idx="334">
                  <c:v>792.18683318821695</c:v>
                </c:pt>
                <c:pt idx="335">
                  <c:v>791.489969917606</c:v>
                </c:pt>
                <c:pt idx="336">
                  <c:v>790.02449225733506</c:v>
                </c:pt>
                <c:pt idx="337">
                  <c:v>786.70489340053302</c:v>
                </c:pt>
                <c:pt idx="338">
                  <c:v>784.86632855200003</c:v>
                </c:pt>
                <c:pt idx="339">
                  <c:v>781.17410265042997</c:v>
                </c:pt>
                <c:pt idx="340">
                  <c:v>780.214006902915</c:v>
                </c:pt>
                <c:pt idx="341">
                  <c:v>779.03663933024598</c:v>
                </c:pt>
                <c:pt idx="342">
                  <c:v>775.92521526979601</c:v>
                </c:pt>
                <c:pt idx="343">
                  <c:v>773.74017287440495</c:v>
                </c:pt>
                <c:pt idx="344">
                  <c:v>772.05230248118801</c:v>
                </c:pt>
                <c:pt idx="345">
                  <c:v>772.05230248118801</c:v>
                </c:pt>
                <c:pt idx="346">
                  <c:v>771.88241605383905</c:v>
                </c:pt>
                <c:pt idx="347">
                  <c:v>766.92576315592999</c:v>
                </c:pt>
                <c:pt idx="348">
                  <c:v>766.46999774602602</c:v>
                </c:pt>
                <c:pt idx="349">
                  <c:v>764.23916055774396</c:v>
                </c:pt>
                <c:pt idx="350">
                  <c:v>759.36018531373702</c:v>
                </c:pt>
                <c:pt idx="351">
                  <c:v>757.57293644193999</c:v>
                </c:pt>
                <c:pt idx="352">
                  <c:v>755.12955900343502</c:v>
                </c:pt>
                <c:pt idx="353">
                  <c:v>755.12955900343502</c:v>
                </c:pt>
                <c:pt idx="354">
                  <c:v>752.80050241651202</c:v>
                </c:pt>
                <c:pt idx="355">
                  <c:v>752.04042020494296</c:v>
                </c:pt>
                <c:pt idx="356">
                  <c:v>751.07699948269806</c:v>
                </c:pt>
                <c:pt idx="357">
                  <c:v>751.07699948269806</c:v>
                </c:pt>
                <c:pt idx="358">
                  <c:v>751.07699948269806</c:v>
                </c:pt>
                <c:pt idx="359">
                  <c:v>751.07699948269806</c:v>
                </c:pt>
                <c:pt idx="360">
                  <c:v>750.70267232913397</c:v>
                </c:pt>
                <c:pt idx="361">
                  <c:v>750.40748370423796</c:v>
                </c:pt>
                <c:pt idx="362">
                  <c:v>748.68680330107304</c:v>
                </c:pt>
                <c:pt idx="363">
                  <c:v>748.32479694780204</c:v>
                </c:pt>
                <c:pt idx="364">
                  <c:v>748.02556859822698</c:v>
                </c:pt>
                <c:pt idx="365">
                  <c:v>747.74980359711606</c:v>
                </c:pt>
                <c:pt idx="366">
                  <c:v>747.48152085658205</c:v>
                </c:pt>
                <c:pt idx="367">
                  <c:v>746.75608551416599</c:v>
                </c:pt>
                <c:pt idx="368">
                  <c:v>743.45396724252703</c:v>
                </c:pt>
                <c:pt idx="369">
                  <c:v>741.76037711198899</c:v>
                </c:pt>
                <c:pt idx="370">
                  <c:v>741.33971595717799</c:v>
                </c:pt>
                <c:pt idx="371">
                  <c:v>741.33971595717799</c:v>
                </c:pt>
                <c:pt idx="372">
                  <c:v>740.670392652808</c:v>
                </c:pt>
                <c:pt idx="373">
                  <c:v>738.58750360978104</c:v>
                </c:pt>
                <c:pt idx="374">
                  <c:v>738.50872384809998</c:v>
                </c:pt>
                <c:pt idx="375">
                  <c:v>738.03197924094695</c:v>
                </c:pt>
                <c:pt idx="376">
                  <c:v>736.86187897881302</c:v>
                </c:pt>
                <c:pt idx="377">
                  <c:v>736.84710483181902</c:v>
                </c:pt>
                <c:pt idx="378">
                  <c:v>735.241358002281</c:v>
                </c:pt>
                <c:pt idx="379">
                  <c:v>734.03826133438895</c:v>
                </c:pt>
                <c:pt idx="380">
                  <c:v>733.60988690191402</c:v>
                </c:pt>
                <c:pt idx="381">
                  <c:v>733.42185901825803</c:v>
                </c:pt>
                <c:pt idx="382">
                  <c:v>733.08205224457595</c:v>
                </c:pt>
                <c:pt idx="383">
                  <c:v>731.66907428603099</c:v>
                </c:pt>
                <c:pt idx="384">
                  <c:v>731.36993091663396</c:v>
                </c:pt>
                <c:pt idx="385">
                  <c:v>731.203301829422</c:v>
                </c:pt>
                <c:pt idx="386">
                  <c:v>730.23572258793899</c:v>
                </c:pt>
                <c:pt idx="387">
                  <c:v>730.23572258793899</c:v>
                </c:pt>
                <c:pt idx="388">
                  <c:v>729.83436796451895</c:v>
                </c:pt>
                <c:pt idx="389">
                  <c:v>726.25950197561099</c:v>
                </c:pt>
                <c:pt idx="390">
                  <c:v>724.12155644244604</c:v>
                </c:pt>
                <c:pt idx="391">
                  <c:v>722.50511885283595</c:v>
                </c:pt>
                <c:pt idx="392">
                  <c:v>719.25026999199599</c:v>
                </c:pt>
                <c:pt idx="393">
                  <c:v>719.17717287556695</c:v>
                </c:pt>
                <c:pt idx="394">
                  <c:v>717.56312057154196</c:v>
                </c:pt>
                <c:pt idx="395">
                  <c:v>715.99780251050697</c:v>
                </c:pt>
                <c:pt idx="396">
                  <c:v>713.78571580096195</c:v>
                </c:pt>
                <c:pt idx="397">
                  <c:v>712.44382213934796</c:v>
                </c:pt>
                <c:pt idx="398">
                  <c:v>710.94139258087205</c:v>
                </c:pt>
                <c:pt idx="399">
                  <c:v>710.01210985173805</c:v>
                </c:pt>
                <c:pt idx="400">
                  <c:v>709.31710723739297</c:v>
                </c:pt>
                <c:pt idx="401">
                  <c:v>708.84528169790599</c:v>
                </c:pt>
                <c:pt idx="402">
                  <c:v>707.01491729765496</c:v>
                </c:pt>
                <c:pt idx="403">
                  <c:v>705.01499811494205</c:v>
                </c:pt>
                <c:pt idx="404">
                  <c:v>704.91889913373404</c:v>
                </c:pt>
                <c:pt idx="405">
                  <c:v>703.94227445296599</c:v>
                </c:pt>
                <c:pt idx="406">
                  <c:v>702.10436727834201</c:v>
                </c:pt>
                <c:pt idx="407">
                  <c:v>700.45164527207999</c:v>
                </c:pt>
                <c:pt idx="408">
                  <c:v>700.42917607255094</c:v>
                </c:pt>
                <c:pt idx="409">
                  <c:v>698.76222838795297</c:v>
                </c:pt>
                <c:pt idx="410">
                  <c:v>698.18255423472999</c:v>
                </c:pt>
                <c:pt idx="411">
                  <c:v>696.94934253701001</c:v>
                </c:pt>
                <c:pt idx="412">
                  <c:v>696.688356927781</c:v>
                </c:pt>
                <c:pt idx="413">
                  <c:v>696.59003367002799</c:v>
                </c:pt>
                <c:pt idx="414">
                  <c:v>696.28797992324701</c:v>
                </c:pt>
                <c:pt idx="415">
                  <c:v>695.92265477297201</c:v>
                </c:pt>
                <c:pt idx="416">
                  <c:v>695.03615295167504</c:v>
                </c:pt>
                <c:pt idx="417">
                  <c:v>693.77737022706401</c:v>
                </c:pt>
                <c:pt idx="418">
                  <c:v>693.23827670107198</c:v>
                </c:pt>
                <c:pt idx="419">
                  <c:v>693.05076416849897</c:v>
                </c:pt>
                <c:pt idx="420">
                  <c:v>689.86492282620395</c:v>
                </c:pt>
                <c:pt idx="421">
                  <c:v>689.39699602929795</c:v>
                </c:pt>
                <c:pt idx="422">
                  <c:v>689.29819582972095</c:v>
                </c:pt>
                <c:pt idx="423">
                  <c:v>688.57017989605504</c:v>
                </c:pt>
                <c:pt idx="424">
                  <c:v>688.291571268491</c:v>
                </c:pt>
                <c:pt idx="425">
                  <c:v>685.66781040088699</c:v>
                </c:pt>
                <c:pt idx="426">
                  <c:v>683.26622607635602</c:v>
                </c:pt>
                <c:pt idx="427">
                  <c:v>682.83618050738903</c:v>
                </c:pt>
                <c:pt idx="428">
                  <c:v>682.30974253089096</c:v>
                </c:pt>
                <c:pt idx="429">
                  <c:v>681.60017366109901</c:v>
                </c:pt>
                <c:pt idx="430">
                  <c:v>680.68181754373904</c:v>
                </c:pt>
                <c:pt idx="431">
                  <c:v>679.73721508318499</c:v>
                </c:pt>
                <c:pt idx="432">
                  <c:v>679.61068541090799</c:v>
                </c:pt>
                <c:pt idx="433">
                  <c:v>678.49955417206502</c:v>
                </c:pt>
                <c:pt idx="434">
                  <c:v>677.46164827362998</c:v>
                </c:pt>
                <c:pt idx="435">
                  <c:v>676.25161907296899</c:v>
                </c:pt>
                <c:pt idx="436">
                  <c:v>675.61421390229395</c:v>
                </c:pt>
                <c:pt idx="437">
                  <c:v>674.98209116547002</c:v>
                </c:pt>
                <c:pt idx="438">
                  <c:v>674.67066453209202</c:v>
                </c:pt>
                <c:pt idx="439">
                  <c:v>674.25932203337095</c:v>
                </c:pt>
                <c:pt idx="440">
                  <c:v>673.60383024637804</c:v>
                </c:pt>
                <c:pt idx="441">
                  <c:v>673.36895282908597</c:v>
                </c:pt>
                <c:pt idx="442">
                  <c:v>673.31988012486602</c:v>
                </c:pt>
                <c:pt idx="443">
                  <c:v>672.65926582636598</c:v>
                </c:pt>
                <c:pt idx="444">
                  <c:v>672.26194649343802</c:v>
                </c:pt>
                <c:pt idx="445">
                  <c:v>671.71450199805997</c:v>
                </c:pt>
                <c:pt idx="446">
                  <c:v>670.86164799609401</c:v>
                </c:pt>
                <c:pt idx="447">
                  <c:v>670.36032610862298</c:v>
                </c:pt>
                <c:pt idx="448">
                  <c:v>670.02659695936597</c:v>
                </c:pt>
                <c:pt idx="449">
                  <c:v>669.796368067446</c:v>
                </c:pt>
                <c:pt idx="450">
                  <c:v>669.796368067446</c:v>
                </c:pt>
                <c:pt idx="451">
                  <c:v>669.69304521955598</c:v>
                </c:pt>
                <c:pt idx="452">
                  <c:v>667.38554473054</c:v>
                </c:pt>
                <c:pt idx="453">
                  <c:v>666.58421993981005</c:v>
                </c:pt>
                <c:pt idx="454">
                  <c:v>666.29287528887403</c:v>
                </c:pt>
                <c:pt idx="455">
                  <c:v>666.12623572090695</c:v>
                </c:pt>
                <c:pt idx="456">
                  <c:v>665.84847143759896</c:v>
                </c:pt>
                <c:pt idx="457">
                  <c:v>663.20680095525199</c:v>
                </c:pt>
                <c:pt idx="458">
                  <c:v>663.18745953850703</c:v>
                </c:pt>
                <c:pt idx="459">
                  <c:v>662.92686708222504</c:v>
                </c:pt>
                <c:pt idx="460">
                  <c:v>661.72012068716697</c:v>
                </c:pt>
                <c:pt idx="461">
                  <c:v>660.48857167225799</c:v>
                </c:pt>
                <c:pt idx="462">
                  <c:v>660.16973365891204</c:v>
                </c:pt>
                <c:pt idx="463">
                  <c:v>658.72971264923603</c:v>
                </c:pt>
                <c:pt idx="464">
                  <c:v>658.17178749461402</c:v>
                </c:pt>
                <c:pt idx="465">
                  <c:v>658.15273014859804</c:v>
                </c:pt>
                <c:pt idx="466">
                  <c:v>656.258127888079</c:v>
                </c:pt>
                <c:pt idx="467">
                  <c:v>656.258127888079</c:v>
                </c:pt>
                <c:pt idx="468">
                  <c:v>656.17170610117205</c:v>
                </c:pt>
                <c:pt idx="469">
                  <c:v>655.38043650149905</c:v>
                </c:pt>
                <c:pt idx="470">
                  <c:v>654.59377470945697</c:v>
                </c:pt>
                <c:pt idx="471">
                  <c:v>652.72948070267103</c:v>
                </c:pt>
                <c:pt idx="472">
                  <c:v>649.64631726244602</c:v>
                </c:pt>
                <c:pt idx="473">
                  <c:v>649.54750210397503</c:v>
                </c:pt>
                <c:pt idx="474">
                  <c:v>648.91613931321297</c:v>
                </c:pt>
                <c:pt idx="475">
                  <c:v>648.68313537319</c:v>
                </c:pt>
                <c:pt idx="476">
                  <c:v>648.64732935662096</c:v>
                </c:pt>
                <c:pt idx="477">
                  <c:v>648.40231195511797</c:v>
                </c:pt>
                <c:pt idx="478">
                  <c:v>647.979601829427</c:v>
                </c:pt>
                <c:pt idx="479">
                  <c:v>647.954449313645</c:v>
                </c:pt>
                <c:pt idx="480">
                  <c:v>647.19576501939196</c:v>
                </c:pt>
                <c:pt idx="481">
                  <c:v>645.84951805936203</c:v>
                </c:pt>
                <c:pt idx="482">
                  <c:v>645.18337213173595</c:v>
                </c:pt>
                <c:pt idx="483">
                  <c:v>644.75695559555004</c:v>
                </c:pt>
                <c:pt idx="484">
                  <c:v>644.55229309548599</c:v>
                </c:pt>
                <c:pt idx="485">
                  <c:v>643.91071938918606</c:v>
                </c:pt>
                <c:pt idx="486">
                  <c:v>643.877648164211</c:v>
                </c:pt>
                <c:pt idx="487">
                  <c:v>643.79570579950098</c:v>
                </c:pt>
                <c:pt idx="488">
                  <c:v>643.17894219012896</c:v>
                </c:pt>
                <c:pt idx="489">
                  <c:v>643.14909657808403</c:v>
                </c:pt>
                <c:pt idx="490">
                  <c:v>642.91715465295499</c:v>
                </c:pt>
                <c:pt idx="491">
                  <c:v>642.56611712280301</c:v>
                </c:pt>
                <c:pt idx="492">
                  <c:v>641.14816231408497</c:v>
                </c:pt>
                <c:pt idx="493">
                  <c:v>640.80198767511502</c:v>
                </c:pt>
                <c:pt idx="494">
                  <c:v>640.38639029698902</c:v>
                </c:pt>
                <c:pt idx="495">
                  <c:v>640.38639029698902</c:v>
                </c:pt>
                <c:pt idx="496">
                  <c:v>640.38639029698902</c:v>
                </c:pt>
                <c:pt idx="497">
                  <c:v>639.13591468587902</c:v>
                </c:pt>
                <c:pt idx="498">
                  <c:v>638.00423852844301</c:v>
                </c:pt>
                <c:pt idx="499">
                  <c:v>637.05302690648205</c:v>
                </c:pt>
                <c:pt idx="500">
                  <c:v>636.971177347393</c:v>
                </c:pt>
                <c:pt idx="501">
                  <c:v>635.26669641020499</c:v>
                </c:pt>
                <c:pt idx="502">
                  <c:v>634.31375615746401</c:v>
                </c:pt>
                <c:pt idx="503">
                  <c:v>634.27285519960299</c:v>
                </c:pt>
                <c:pt idx="504">
                  <c:v>634.211712315093</c:v>
                </c:pt>
                <c:pt idx="505">
                  <c:v>633.52866323498699</c:v>
                </c:pt>
                <c:pt idx="506">
                  <c:v>633.52639771198994</c:v>
                </c:pt>
                <c:pt idx="507">
                  <c:v>632.755963520671</c:v>
                </c:pt>
                <c:pt idx="508">
                  <c:v>631.408479623537</c:v>
                </c:pt>
                <c:pt idx="509">
                  <c:v>631.36651832015104</c:v>
                </c:pt>
                <c:pt idx="510">
                  <c:v>630.95439876753005</c:v>
                </c:pt>
                <c:pt idx="511">
                  <c:v>630.10249749713898</c:v>
                </c:pt>
                <c:pt idx="512">
                  <c:v>630.09043487036899</c:v>
                </c:pt>
                <c:pt idx="513">
                  <c:v>629.39977236403502</c:v>
                </c:pt>
                <c:pt idx="514">
                  <c:v>627.70280318083201</c:v>
                </c:pt>
                <c:pt idx="515">
                  <c:v>627.55054966217097</c:v>
                </c:pt>
                <c:pt idx="516">
                  <c:v>627.54293313968503</c:v>
                </c:pt>
                <c:pt idx="517">
                  <c:v>627.39136741504797</c:v>
                </c:pt>
                <c:pt idx="518">
                  <c:v>627.30260199791906</c:v>
                </c:pt>
                <c:pt idx="519">
                  <c:v>627.30260199791906</c:v>
                </c:pt>
                <c:pt idx="520">
                  <c:v>627.30260199791906</c:v>
                </c:pt>
                <c:pt idx="521">
                  <c:v>627.19902886549698</c:v>
                </c:pt>
                <c:pt idx="522">
                  <c:v>627.01477982695303</c:v>
                </c:pt>
                <c:pt idx="523">
                  <c:v>626.97716045826405</c:v>
                </c:pt>
                <c:pt idx="524">
                  <c:v>626.97716045826405</c:v>
                </c:pt>
                <c:pt idx="525">
                  <c:v>626.89781117357904</c:v>
                </c:pt>
                <c:pt idx="526">
                  <c:v>625.900885077103</c:v>
                </c:pt>
                <c:pt idx="527">
                  <c:v>623.61577913510303</c:v>
                </c:pt>
                <c:pt idx="528">
                  <c:v>623.43705192763105</c:v>
                </c:pt>
                <c:pt idx="529">
                  <c:v>623.40274978551395</c:v>
                </c:pt>
                <c:pt idx="530">
                  <c:v>623.142837782436</c:v>
                </c:pt>
                <c:pt idx="531">
                  <c:v>621.64809356502701</c:v>
                </c:pt>
                <c:pt idx="532">
                  <c:v>620.69399455384598</c:v>
                </c:pt>
                <c:pt idx="533">
                  <c:v>620.51021430075605</c:v>
                </c:pt>
                <c:pt idx="534">
                  <c:v>620.42599319641602</c:v>
                </c:pt>
                <c:pt idx="535">
                  <c:v>618.32286885838403</c:v>
                </c:pt>
                <c:pt idx="536">
                  <c:v>618.28031146316005</c:v>
                </c:pt>
                <c:pt idx="537">
                  <c:v>617.363630930314</c:v>
                </c:pt>
                <c:pt idx="538">
                  <c:v>616.10866756641099</c:v>
                </c:pt>
                <c:pt idx="539">
                  <c:v>614.26952905932399</c:v>
                </c:pt>
                <c:pt idx="540">
                  <c:v>612.54303782132502</c:v>
                </c:pt>
                <c:pt idx="541">
                  <c:v>611.85903515764596</c:v>
                </c:pt>
                <c:pt idx="542">
                  <c:v>611.18395583387598</c:v>
                </c:pt>
                <c:pt idx="543">
                  <c:v>609.56279128271296</c:v>
                </c:pt>
                <c:pt idx="544">
                  <c:v>609.07009757689502</c:v>
                </c:pt>
                <c:pt idx="545">
                  <c:v>608.89246005686698</c:v>
                </c:pt>
                <c:pt idx="546">
                  <c:v>607.65661997784696</c:v>
                </c:pt>
                <c:pt idx="547">
                  <c:v>607.21036177622</c:v>
                </c:pt>
                <c:pt idx="548">
                  <c:v>606.21667763793005</c:v>
                </c:pt>
                <c:pt idx="549">
                  <c:v>605.19914575284895</c:v>
                </c:pt>
                <c:pt idx="550">
                  <c:v>604.89829942081303</c:v>
                </c:pt>
                <c:pt idx="551">
                  <c:v>603.83870796508597</c:v>
                </c:pt>
                <c:pt idx="552">
                  <c:v>603.667523646159</c:v>
                </c:pt>
                <c:pt idx="553">
                  <c:v>600.754239504618</c:v>
                </c:pt>
                <c:pt idx="554">
                  <c:v>600.48088655727304</c:v>
                </c:pt>
                <c:pt idx="555">
                  <c:v>600.35760557376102</c:v>
                </c:pt>
                <c:pt idx="556">
                  <c:v>600.352275355492</c:v>
                </c:pt>
                <c:pt idx="557">
                  <c:v>600.10940326085199</c:v>
                </c:pt>
                <c:pt idx="558">
                  <c:v>599.99365873059605</c:v>
                </c:pt>
                <c:pt idx="559">
                  <c:v>599.44705309966105</c:v>
                </c:pt>
                <c:pt idx="560">
                  <c:v>598.83122955266901</c:v>
                </c:pt>
                <c:pt idx="561">
                  <c:v>598.53267217915902</c:v>
                </c:pt>
                <c:pt idx="562">
                  <c:v>596.86801209595899</c:v>
                </c:pt>
                <c:pt idx="563">
                  <c:v>596.52515726670697</c:v>
                </c:pt>
                <c:pt idx="564">
                  <c:v>595.88225089070795</c:v>
                </c:pt>
                <c:pt idx="565">
                  <c:v>595.63342639909104</c:v>
                </c:pt>
                <c:pt idx="566">
                  <c:v>595.05953074293404</c:v>
                </c:pt>
                <c:pt idx="567">
                  <c:v>595.05620857368001</c:v>
                </c:pt>
                <c:pt idx="568">
                  <c:v>594.41152358027603</c:v>
                </c:pt>
                <c:pt idx="569">
                  <c:v>594.15234464254104</c:v>
                </c:pt>
                <c:pt idx="570">
                  <c:v>593.03212307414299</c:v>
                </c:pt>
                <c:pt idx="571">
                  <c:v>592.84867513027598</c:v>
                </c:pt>
                <c:pt idx="572">
                  <c:v>591.80548998418794</c:v>
                </c:pt>
                <c:pt idx="573">
                  <c:v>591.41462248190203</c:v>
                </c:pt>
                <c:pt idx="574">
                  <c:v>591.07004758419498</c:v>
                </c:pt>
                <c:pt idx="575">
                  <c:v>590.17723243672106</c:v>
                </c:pt>
                <c:pt idx="576">
                  <c:v>589.97455953827</c:v>
                </c:pt>
                <c:pt idx="577">
                  <c:v>587.72538591417197</c:v>
                </c:pt>
                <c:pt idx="578">
                  <c:v>586.92867475062405</c:v>
                </c:pt>
                <c:pt idx="579">
                  <c:v>586.70484017312697</c:v>
                </c:pt>
                <c:pt idx="580">
                  <c:v>586.24688311019304</c:v>
                </c:pt>
                <c:pt idx="581">
                  <c:v>585.63390293466603</c:v>
                </c:pt>
                <c:pt idx="582">
                  <c:v>584.235261737104</c:v>
                </c:pt>
                <c:pt idx="583">
                  <c:v>583.42333323404398</c:v>
                </c:pt>
                <c:pt idx="584">
                  <c:v>583.272204078296</c:v>
                </c:pt>
                <c:pt idx="585">
                  <c:v>583.15780020266095</c:v>
                </c:pt>
                <c:pt idx="586">
                  <c:v>582.47735976178205</c:v>
                </c:pt>
                <c:pt idx="587">
                  <c:v>582.27234006594801</c:v>
                </c:pt>
                <c:pt idx="588">
                  <c:v>581.84604251914402</c:v>
                </c:pt>
                <c:pt idx="589">
                  <c:v>581.55448134358198</c:v>
                </c:pt>
                <c:pt idx="590">
                  <c:v>580.48145980891002</c:v>
                </c:pt>
                <c:pt idx="591">
                  <c:v>580.17900643979897</c:v>
                </c:pt>
                <c:pt idx="592">
                  <c:v>580.17900643979897</c:v>
                </c:pt>
                <c:pt idx="593">
                  <c:v>579.63097831409902</c:v>
                </c:pt>
                <c:pt idx="594">
                  <c:v>578.99813212806896</c:v>
                </c:pt>
                <c:pt idx="595">
                  <c:v>576.75887451202004</c:v>
                </c:pt>
                <c:pt idx="596">
                  <c:v>575.89139840780797</c:v>
                </c:pt>
                <c:pt idx="597">
                  <c:v>575.27845429292302</c:v>
                </c:pt>
                <c:pt idx="598">
                  <c:v>575.01994492232404</c:v>
                </c:pt>
                <c:pt idx="599">
                  <c:v>574.93808791289302</c:v>
                </c:pt>
                <c:pt idx="600">
                  <c:v>574.84189809860004</c:v>
                </c:pt>
                <c:pt idx="601">
                  <c:v>574.27483460696101</c:v>
                </c:pt>
                <c:pt idx="602">
                  <c:v>572.30745039463795</c:v>
                </c:pt>
                <c:pt idx="603">
                  <c:v>572.12600345097701</c:v>
                </c:pt>
                <c:pt idx="604">
                  <c:v>570.60613325640895</c:v>
                </c:pt>
                <c:pt idx="605">
                  <c:v>569.94207548783197</c:v>
                </c:pt>
                <c:pt idx="606">
                  <c:v>568.81908530631699</c:v>
                </c:pt>
                <c:pt idx="607">
                  <c:v>568.23210365587295</c:v>
                </c:pt>
                <c:pt idx="608">
                  <c:v>567.09311267634905</c:v>
                </c:pt>
                <c:pt idx="609">
                  <c:v>566.64888836683701</c:v>
                </c:pt>
                <c:pt idx="610">
                  <c:v>565.53637403466098</c:v>
                </c:pt>
                <c:pt idx="611">
                  <c:v>565.25518851235495</c:v>
                </c:pt>
                <c:pt idx="612">
                  <c:v>564.284477210109</c:v>
                </c:pt>
                <c:pt idx="613">
                  <c:v>563.46413027194797</c:v>
                </c:pt>
                <c:pt idx="614">
                  <c:v>562.77995259132695</c:v>
                </c:pt>
                <c:pt idx="615">
                  <c:v>562.29016548182199</c:v>
                </c:pt>
                <c:pt idx="616">
                  <c:v>561.64336536073404</c:v>
                </c:pt>
                <c:pt idx="617">
                  <c:v>561.21074317736998</c:v>
                </c:pt>
                <c:pt idx="618">
                  <c:v>560.85079061577699</c:v>
                </c:pt>
                <c:pt idx="619">
                  <c:v>560.85079061577699</c:v>
                </c:pt>
                <c:pt idx="620">
                  <c:v>560.25008722295297</c:v>
                </c:pt>
                <c:pt idx="621">
                  <c:v>559.71930930502003</c:v>
                </c:pt>
                <c:pt idx="622">
                  <c:v>558.80377753075504</c:v>
                </c:pt>
                <c:pt idx="623">
                  <c:v>557.99764931917105</c:v>
                </c:pt>
                <c:pt idx="624">
                  <c:v>557.44571623376703</c:v>
                </c:pt>
                <c:pt idx="625">
                  <c:v>557.35786088090094</c:v>
                </c:pt>
                <c:pt idx="626">
                  <c:v>557.35786088090094</c:v>
                </c:pt>
                <c:pt idx="627">
                  <c:v>557.35786088090094</c:v>
                </c:pt>
                <c:pt idx="628">
                  <c:v>556.98836052907495</c:v>
                </c:pt>
                <c:pt idx="629">
                  <c:v>556.50647703766003</c:v>
                </c:pt>
                <c:pt idx="630">
                  <c:v>556.41449058554997</c:v>
                </c:pt>
                <c:pt idx="631">
                  <c:v>556.36036712261796</c:v>
                </c:pt>
                <c:pt idx="632">
                  <c:v>555.86014919975003</c:v>
                </c:pt>
                <c:pt idx="633">
                  <c:v>555.82012563553997</c:v>
                </c:pt>
                <c:pt idx="634">
                  <c:v>554.79466459183504</c:v>
                </c:pt>
                <c:pt idx="635">
                  <c:v>554.50773905905601</c:v>
                </c:pt>
                <c:pt idx="636">
                  <c:v>553.91963930195004</c:v>
                </c:pt>
                <c:pt idx="637">
                  <c:v>553.91963930195004</c:v>
                </c:pt>
                <c:pt idx="638">
                  <c:v>553.62000708644803</c:v>
                </c:pt>
                <c:pt idx="639">
                  <c:v>553.37150143627196</c:v>
                </c:pt>
                <c:pt idx="640">
                  <c:v>553.11744145322803</c:v>
                </c:pt>
                <c:pt idx="641">
                  <c:v>552.86848948905094</c:v>
                </c:pt>
                <c:pt idx="642">
                  <c:v>552.80886705144303</c:v>
                </c:pt>
                <c:pt idx="643">
                  <c:v>552.44646302298497</c:v>
                </c:pt>
                <c:pt idx="644">
                  <c:v>552.32775798750004</c:v>
                </c:pt>
                <c:pt idx="645">
                  <c:v>550.93682538328301</c:v>
                </c:pt>
                <c:pt idx="646">
                  <c:v>550.85050470767101</c:v>
                </c:pt>
                <c:pt idx="647">
                  <c:v>550.58383782502005</c:v>
                </c:pt>
                <c:pt idx="648">
                  <c:v>548.43266769320098</c:v>
                </c:pt>
                <c:pt idx="649">
                  <c:v>547.97292905123902</c:v>
                </c:pt>
                <c:pt idx="650">
                  <c:v>547.23472937217298</c:v>
                </c:pt>
                <c:pt idx="651">
                  <c:v>546.41686121557598</c:v>
                </c:pt>
                <c:pt idx="652">
                  <c:v>545.00821830970494</c:v>
                </c:pt>
                <c:pt idx="653">
                  <c:v>544.73875773389</c:v>
                </c:pt>
                <c:pt idx="654">
                  <c:v>544.45803904423701</c:v>
                </c:pt>
                <c:pt idx="655">
                  <c:v>544.37536719052298</c:v>
                </c:pt>
                <c:pt idx="656">
                  <c:v>544.25669306227496</c:v>
                </c:pt>
                <c:pt idx="657">
                  <c:v>544.23042072421697</c:v>
                </c:pt>
                <c:pt idx="658">
                  <c:v>542.99340562252803</c:v>
                </c:pt>
                <c:pt idx="659">
                  <c:v>542.78805719894501</c:v>
                </c:pt>
                <c:pt idx="660">
                  <c:v>541.963270486017</c:v>
                </c:pt>
                <c:pt idx="661">
                  <c:v>541.96222116599995</c:v>
                </c:pt>
                <c:pt idx="662">
                  <c:v>541.513225581695</c:v>
                </c:pt>
                <c:pt idx="663">
                  <c:v>541.16887012424297</c:v>
                </c:pt>
                <c:pt idx="664">
                  <c:v>540.90086799383005</c:v>
                </c:pt>
                <c:pt idx="665">
                  <c:v>540.89581967738502</c:v>
                </c:pt>
                <c:pt idx="666">
                  <c:v>540.89581967738502</c:v>
                </c:pt>
                <c:pt idx="667">
                  <c:v>540.76867835457404</c:v>
                </c:pt>
                <c:pt idx="668">
                  <c:v>540.49573470675796</c:v>
                </c:pt>
                <c:pt idx="669">
                  <c:v>540.14941035192396</c:v>
                </c:pt>
                <c:pt idx="670">
                  <c:v>539.57754774700697</c:v>
                </c:pt>
                <c:pt idx="671">
                  <c:v>538.706375105961</c:v>
                </c:pt>
                <c:pt idx="672">
                  <c:v>538.16543652307905</c:v>
                </c:pt>
                <c:pt idx="673">
                  <c:v>537.91151963615005</c:v>
                </c:pt>
                <c:pt idx="674">
                  <c:v>534.79139090533397</c:v>
                </c:pt>
                <c:pt idx="675">
                  <c:v>534.55435409168797</c:v>
                </c:pt>
                <c:pt idx="676">
                  <c:v>534.29379624561898</c:v>
                </c:pt>
                <c:pt idx="677">
                  <c:v>534.11431647129496</c:v>
                </c:pt>
                <c:pt idx="678">
                  <c:v>534.07281538782104</c:v>
                </c:pt>
                <c:pt idx="679">
                  <c:v>533.39361879200305</c:v>
                </c:pt>
                <c:pt idx="680">
                  <c:v>532.08756837766202</c:v>
                </c:pt>
                <c:pt idx="681">
                  <c:v>532.08509996519501</c:v>
                </c:pt>
                <c:pt idx="682">
                  <c:v>530.914477586609</c:v>
                </c:pt>
                <c:pt idx="683">
                  <c:v>530.60000859768104</c:v>
                </c:pt>
                <c:pt idx="684">
                  <c:v>529.93184504447197</c:v>
                </c:pt>
                <c:pt idx="685">
                  <c:v>529.62127519094497</c:v>
                </c:pt>
                <c:pt idx="686">
                  <c:v>529.60273099879305</c:v>
                </c:pt>
                <c:pt idx="687">
                  <c:v>529.17073857970695</c:v>
                </c:pt>
                <c:pt idx="688">
                  <c:v>529.092135670223</c:v>
                </c:pt>
                <c:pt idx="689">
                  <c:v>528.07666047646296</c:v>
                </c:pt>
                <c:pt idx="690">
                  <c:v>527.06154090849498</c:v>
                </c:pt>
                <c:pt idx="691">
                  <c:v>527.05229237049002</c:v>
                </c:pt>
                <c:pt idx="692">
                  <c:v>526.79078273162702</c:v>
                </c:pt>
                <c:pt idx="693">
                  <c:v>526.649172444035</c:v>
                </c:pt>
                <c:pt idx="694">
                  <c:v>525.210964231709</c:v>
                </c:pt>
                <c:pt idx="695">
                  <c:v>525.13234446956005</c:v>
                </c:pt>
                <c:pt idx="696">
                  <c:v>524.73944742561298</c:v>
                </c:pt>
                <c:pt idx="697">
                  <c:v>524.58284633955395</c:v>
                </c:pt>
                <c:pt idx="698">
                  <c:v>524.50673117241899</c:v>
                </c:pt>
                <c:pt idx="699">
                  <c:v>523.91758791784503</c:v>
                </c:pt>
                <c:pt idx="700">
                  <c:v>523.85517878070402</c:v>
                </c:pt>
                <c:pt idx="701">
                  <c:v>523.03853983946897</c:v>
                </c:pt>
                <c:pt idx="702">
                  <c:v>523.03853983946897</c:v>
                </c:pt>
                <c:pt idx="703">
                  <c:v>522.85949536002704</c:v>
                </c:pt>
                <c:pt idx="704">
                  <c:v>522.04536233522197</c:v>
                </c:pt>
                <c:pt idx="705">
                  <c:v>521.64251757886097</c:v>
                </c:pt>
                <c:pt idx="706">
                  <c:v>521.50976505090205</c:v>
                </c:pt>
                <c:pt idx="707">
                  <c:v>521.38497749947703</c:v>
                </c:pt>
                <c:pt idx="708">
                  <c:v>520.57238798922003</c:v>
                </c:pt>
                <c:pt idx="709">
                  <c:v>520.56380448760103</c:v>
                </c:pt>
                <c:pt idx="710">
                  <c:v>519.87100466603999</c:v>
                </c:pt>
                <c:pt idx="711">
                  <c:v>519.87100466603999</c:v>
                </c:pt>
                <c:pt idx="712">
                  <c:v>519.68643093342098</c:v>
                </c:pt>
                <c:pt idx="713">
                  <c:v>519.662520818046</c:v>
                </c:pt>
                <c:pt idx="714">
                  <c:v>519.25607163227198</c:v>
                </c:pt>
                <c:pt idx="715">
                  <c:v>518.85776803332203</c:v>
                </c:pt>
                <c:pt idx="716">
                  <c:v>518.75298060427599</c:v>
                </c:pt>
                <c:pt idx="717">
                  <c:v>517.90426202167305</c:v>
                </c:pt>
                <c:pt idx="718">
                  <c:v>517.71681635350797</c:v>
                </c:pt>
                <c:pt idx="719">
                  <c:v>517.70999886855998</c:v>
                </c:pt>
                <c:pt idx="720">
                  <c:v>516.94518186443997</c:v>
                </c:pt>
                <c:pt idx="721">
                  <c:v>516.93260911882305</c:v>
                </c:pt>
                <c:pt idx="722">
                  <c:v>516.80037595445901</c:v>
                </c:pt>
                <c:pt idx="723">
                  <c:v>516.80037595445901</c:v>
                </c:pt>
                <c:pt idx="724">
                  <c:v>516.70938324147301</c:v>
                </c:pt>
                <c:pt idx="725">
                  <c:v>516.00795349379405</c:v>
                </c:pt>
                <c:pt idx="726">
                  <c:v>515.937685461917</c:v>
                </c:pt>
                <c:pt idx="727">
                  <c:v>515.75800490624897</c:v>
                </c:pt>
                <c:pt idx="728">
                  <c:v>515.62938322872196</c:v>
                </c:pt>
                <c:pt idx="729">
                  <c:v>515.62938322872196</c:v>
                </c:pt>
                <c:pt idx="730">
                  <c:v>515.62938322872196</c:v>
                </c:pt>
                <c:pt idx="731">
                  <c:v>515.55306677270903</c:v>
                </c:pt>
                <c:pt idx="732">
                  <c:v>515.29854440308895</c:v>
                </c:pt>
                <c:pt idx="733">
                  <c:v>515.23036087145704</c:v>
                </c:pt>
                <c:pt idx="734">
                  <c:v>513.43169627976101</c:v>
                </c:pt>
                <c:pt idx="735">
                  <c:v>513.42431202655598</c:v>
                </c:pt>
                <c:pt idx="736">
                  <c:v>513.27686845445101</c:v>
                </c:pt>
                <c:pt idx="737">
                  <c:v>513.25857792708905</c:v>
                </c:pt>
                <c:pt idx="738">
                  <c:v>513.04741583317002</c:v>
                </c:pt>
                <c:pt idx="739">
                  <c:v>511.92661214557899</c:v>
                </c:pt>
                <c:pt idx="740">
                  <c:v>511.88421155524702</c:v>
                </c:pt>
                <c:pt idx="741">
                  <c:v>511.66726907333702</c:v>
                </c:pt>
                <c:pt idx="742">
                  <c:v>511.49388002782302</c:v>
                </c:pt>
                <c:pt idx="743">
                  <c:v>511.30824193759003</c:v>
                </c:pt>
                <c:pt idx="744">
                  <c:v>511.30824193759003</c:v>
                </c:pt>
                <c:pt idx="745">
                  <c:v>511.04117520364002</c:v>
                </c:pt>
                <c:pt idx="746">
                  <c:v>510.614260274488</c:v>
                </c:pt>
                <c:pt idx="747">
                  <c:v>510.39687527705797</c:v>
                </c:pt>
                <c:pt idx="748">
                  <c:v>509.62624645715499</c:v>
                </c:pt>
                <c:pt idx="749">
                  <c:v>508.986859285555</c:v>
                </c:pt>
                <c:pt idx="750">
                  <c:v>508.75014890451899</c:v>
                </c:pt>
                <c:pt idx="751">
                  <c:v>507.55270511752099</c:v>
                </c:pt>
                <c:pt idx="752">
                  <c:v>506.27553487716199</c:v>
                </c:pt>
                <c:pt idx="753">
                  <c:v>505.33451429969699</c:v>
                </c:pt>
                <c:pt idx="754">
                  <c:v>504.02657035904201</c:v>
                </c:pt>
                <c:pt idx="755">
                  <c:v>503.81255119415403</c:v>
                </c:pt>
                <c:pt idx="756">
                  <c:v>503.76424436081697</c:v>
                </c:pt>
                <c:pt idx="757">
                  <c:v>503.44064293668703</c:v>
                </c:pt>
                <c:pt idx="758">
                  <c:v>503.25580097032997</c:v>
                </c:pt>
                <c:pt idx="759">
                  <c:v>503.03805337384102</c:v>
                </c:pt>
                <c:pt idx="760">
                  <c:v>502.06686432215702</c:v>
                </c:pt>
                <c:pt idx="761">
                  <c:v>501.16112597136402</c:v>
                </c:pt>
                <c:pt idx="762">
                  <c:v>500.79508059527097</c:v>
                </c:pt>
                <c:pt idx="763">
                  <c:v>500.54771564016499</c:v>
                </c:pt>
                <c:pt idx="764">
                  <c:v>500.54189063374503</c:v>
                </c:pt>
                <c:pt idx="765">
                  <c:v>500.44113254297298</c:v>
                </c:pt>
                <c:pt idx="766">
                  <c:v>500.44113254297298</c:v>
                </c:pt>
                <c:pt idx="767">
                  <c:v>500.13484696438098</c:v>
                </c:pt>
                <c:pt idx="768">
                  <c:v>499.885764845702</c:v>
                </c:pt>
                <c:pt idx="769">
                  <c:v>499.47574666973799</c:v>
                </c:pt>
                <c:pt idx="770">
                  <c:v>498.74641549686601</c:v>
                </c:pt>
                <c:pt idx="771">
                  <c:v>498.19489331949399</c:v>
                </c:pt>
                <c:pt idx="772">
                  <c:v>497.946001003476</c:v>
                </c:pt>
                <c:pt idx="773">
                  <c:v>497.85137189160702</c:v>
                </c:pt>
                <c:pt idx="774">
                  <c:v>497.81713817459098</c:v>
                </c:pt>
                <c:pt idx="775">
                  <c:v>497.48226521592198</c:v>
                </c:pt>
                <c:pt idx="776">
                  <c:v>496.853666755966</c:v>
                </c:pt>
                <c:pt idx="777">
                  <c:v>496.77988990685998</c:v>
                </c:pt>
                <c:pt idx="778">
                  <c:v>496.66592806670297</c:v>
                </c:pt>
                <c:pt idx="779">
                  <c:v>496.50438129241297</c:v>
                </c:pt>
                <c:pt idx="780">
                  <c:v>496.40775894872098</c:v>
                </c:pt>
                <c:pt idx="781">
                  <c:v>495.655246653755</c:v>
                </c:pt>
                <c:pt idx="782">
                  <c:v>495.587047207372</c:v>
                </c:pt>
                <c:pt idx="783">
                  <c:v>495.44201136258999</c:v>
                </c:pt>
                <c:pt idx="784">
                  <c:v>494.67744627488503</c:v>
                </c:pt>
                <c:pt idx="785">
                  <c:v>494.60130985436803</c:v>
                </c:pt>
                <c:pt idx="786">
                  <c:v>494.35988428271497</c:v>
                </c:pt>
                <c:pt idx="787">
                  <c:v>493.49178637536301</c:v>
                </c:pt>
                <c:pt idx="788">
                  <c:v>492.96040644533298</c:v>
                </c:pt>
                <c:pt idx="789">
                  <c:v>492.881642231434</c:v>
                </c:pt>
                <c:pt idx="790">
                  <c:v>492.69068611633401</c:v>
                </c:pt>
                <c:pt idx="791">
                  <c:v>491.76002452093098</c:v>
                </c:pt>
                <c:pt idx="792">
                  <c:v>491.57824583603298</c:v>
                </c:pt>
                <c:pt idx="793">
                  <c:v>491.06402340128699</c:v>
                </c:pt>
                <c:pt idx="794">
                  <c:v>490.96725888203099</c:v>
                </c:pt>
                <c:pt idx="795">
                  <c:v>490.57804109620997</c:v>
                </c:pt>
                <c:pt idx="796">
                  <c:v>490.06101005367299</c:v>
                </c:pt>
                <c:pt idx="797">
                  <c:v>489.96883753823602</c:v>
                </c:pt>
                <c:pt idx="798">
                  <c:v>489.89306569073</c:v>
                </c:pt>
                <c:pt idx="799">
                  <c:v>489.52112082711102</c:v>
                </c:pt>
                <c:pt idx="800">
                  <c:v>489.43641770300599</c:v>
                </c:pt>
                <c:pt idx="801">
                  <c:v>489.23895991086499</c:v>
                </c:pt>
                <c:pt idx="802">
                  <c:v>488.74417222740198</c:v>
                </c:pt>
                <c:pt idx="803">
                  <c:v>488.58861577262201</c:v>
                </c:pt>
                <c:pt idx="804">
                  <c:v>487.85448059049003</c:v>
                </c:pt>
                <c:pt idx="805">
                  <c:v>487.54029706916202</c:v>
                </c:pt>
                <c:pt idx="806">
                  <c:v>487.42437869249102</c:v>
                </c:pt>
                <c:pt idx="807">
                  <c:v>487.409775836606</c:v>
                </c:pt>
                <c:pt idx="808">
                  <c:v>487.39931188513401</c:v>
                </c:pt>
                <c:pt idx="809">
                  <c:v>486.89957722227803</c:v>
                </c:pt>
                <c:pt idx="810">
                  <c:v>486.24961287524599</c:v>
                </c:pt>
                <c:pt idx="811">
                  <c:v>485.93798621975498</c:v>
                </c:pt>
                <c:pt idx="812">
                  <c:v>485.77090206866302</c:v>
                </c:pt>
                <c:pt idx="813">
                  <c:v>485.75257932729301</c:v>
                </c:pt>
                <c:pt idx="814">
                  <c:v>485.58582176238298</c:v>
                </c:pt>
                <c:pt idx="815">
                  <c:v>484.73679733243699</c:v>
                </c:pt>
                <c:pt idx="816">
                  <c:v>484.30042256768201</c:v>
                </c:pt>
                <c:pt idx="817">
                  <c:v>483.662502937672</c:v>
                </c:pt>
                <c:pt idx="818">
                  <c:v>483.17389616565498</c:v>
                </c:pt>
                <c:pt idx="819">
                  <c:v>482.40314492195</c:v>
                </c:pt>
                <c:pt idx="820">
                  <c:v>481.85912479836702</c:v>
                </c:pt>
                <c:pt idx="821">
                  <c:v>481.443860408999</c:v>
                </c:pt>
                <c:pt idx="822">
                  <c:v>481.39506219376</c:v>
                </c:pt>
                <c:pt idx="823">
                  <c:v>480.72764741678299</c:v>
                </c:pt>
                <c:pt idx="824">
                  <c:v>480.21900571477602</c:v>
                </c:pt>
                <c:pt idx="825">
                  <c:v>480.031991684638</c:v>
                </c:pt>
                <c:pt idx="826">
                  <c:v>479.697941397249</c:v>
                </c:pt>
                <c:pt idx="827">
                  <c:v>479.549841219531</c:v>
                </c:pt>
                <c:pt idx="828">
                  <c:v>479.36948645995801</c:v>
                </c:pt>
                <c:pt idx="829">
                  <c:v>478.84196486051701</c:v>
                </c:pt>
                <c:pt idx="830">
                  <c:v>478.83187923138701</c:v>
                </c:pt>
                <c:pt idx="831">
                  <c:v>478.77147412027699</c:v>
                </c:pt>
                <c:pt idx="832">
                  <c:v>478.77147412027699</c:v>
                </c:pt>
                <c:pt idx="833">
                  <c:v>478.10934626255198</c:v>
                </c:pt>
                <c:pt idx="834">
                  <c:v>478.03107144196503</c:v>
                </c:pt>
                <c:pt idx="835">
                  <c:v>477.51110741783799</c:v>
                </c:pt>
                <c:pt idx="836">
                  <c:v>477.50525659863001</c:v>
                </c:pt>
                <c:pt idx="837">
                  <c:v>476.98733100253202</c:v>
                </c:pt>
                <c:pt idx="838">
                  <c:v>476.54592475873199</c:v>
                </c:pt>
                <c:pt idx="839">
                  <c:v>475.89929883795202</c:v>
                </c:pt>
                <c:pt idx="840">
                  <c:v>475.18511052103503</c:v>
                </c:pt>
                <c:pt idx="841">
                  <c:v>475.03043468859403</c:v>
                </c:pt>
                <c:pt idx="842">
                  <c:v>475.00002938884802</c:v>
                </c:pt>
                <c:pt idx="843">
                  <c:v>474.61937086230898</c:v>
                </c:pt>
                <c:pt idx="844">
                  <c:v>474.46204680649703</c:v>
                </c:pt>
                <c:pt idx="845">
                  <c:v>474.13441975851299</c:v>
                </c:pt>
                <c:pt idx="846">
                  <c:v>474.05053771873901</c:v>
                </c:pt>
                <c:pt idx="847">
                  <c:v>473.98106747029698</c:v>
                </c:pt>
                <c:pt idx="848">
                  <c:v>473.75479009741099</c:v>
                </c:pt>
                <c:pt idx="849">
                  <c:v>473.44726559973702</c:v>
                </c:pt>
                <c:pt idx="850">
                  <c:v>473.01487445006597</c:v>
                </c:pt>
                <c:pt idx="851">
                  <c:v>472.620823233338</c:v>
                </c:pt>
                <c:pt idx="852">
                  <c:v>472.61837847980098</c:v>
                </c:pt>
                <c:pt idx="853">
                  <c:v>472.41064283549298</c:v>
                </c:pt>
                <c:pt idx="854">
                  <c:v>471.89094189242002</c:v>
                </c:pt>
                <c:pt idx="855">
                  <c:v>471.17820703077598</c:v>
                </c:pt>
                <c:pt idx="856">
                  <c:v>470.72754708370502</c:v>
                </c:pt>
                <c:pt idx="857">
                  <c:v>470.55492777428702</c:v>
                </c:pt>
                <c:pt idx="858">
                  <c:v>470.51974402764102</c:v>
                </c:pt>
                <c:pt idx="859">
                  <c:v>470.477353135123</c:v>
                </c:pt>
                <c:pt idx="860">
                  <c:v>470.39113022766401</c:v>
                </c:pt>
                <c:pt idx="861">
                  <c:v>470.39113022766401</c:v>
                </c:pt>
                <c:pt idx="862">
                  <c:v>470.39113022766401</c:v>
                </c:pt>
                <c:pt idx="863">
                  <c:v>469.81039531432998</c:v>
                </c:pt>
                <c:pt idx="864">
                  <c:v>469.680020911886</c:v>
                </c:pt>
                <c:pt idx="865">
                  <c:v>469.567056231793</c:v>
                </c:pt>
                <c:pt idx="866">
                  <c:v>469.55616582323302</c:v>
                </c:pt>
                <c:pt idx="867">
                  <c:v>469.48209857733701</c:v>
                </c:pt>
                <c:pt idx="868">
                  <c:v>469.23189463296501</c:v>
                </c:pt>
                <c:pt idx="869">
                  <c:v>469.19142674281102</c:v>
                </c:pt>
                <c:pt idx="870">
                  <c:v>468.98823614233902</c:v>
                </c:pt>
                <c:pt idx="871">
                  <c:v>468.78782658679501</c:v>
                </c:pt>
                <c:pt idx="872">
                  <c:v>468.78782658679501</c:v>
                </c:pt>
                <c:pt idx="873">
                  <c:v>468.46023915679598</c:v>
                </c:pt>
                <c:pt idx="874">
                  <c:v>467.56536012530199</c:v>
                </c:pt>
                <c:pt idx="875">
                  <c:v>467.39560940063097</c:v>
                </c:pt>
                <c:pt idx="876">
                  <c:v>467.04492558303599</c:v>
                </c:pt>
                <c:pt idx="877">
                  <c:v>466.58166424288999</c:v>
                </c:pt>
                <c:pt idx="878">
                  <c:v>466.37949473473202</c:v>
                </c:pt>
                <c:pt idx="879">
                  <c:v>466.23133626969502</c:v>
                </c:pt>
                <c:pt idx="880">
                  <c:v>466.178418727902</c:v>
                </c:pt>
                <c:pt idx="881">
                  <c:v>466.13191487551899</c:v>
                </c:pt>
                <c:pt idx="882">
                  <c:v>465.57700598016601</c:v>
                </c:pt>
                <c:pt idx="883">
                  <c:v>465.29828000906798</c:v>
                </c:pt>
                <c:pt idx="884">
                  <c:v>464.37003598487399</c:v>
                </c:pt>
                <c:pt idx="885">
                  <c:v>464.20782855049498</c:v>
                </c:pt>
                <c:pt idx="886">
                  <c:v>463.55489686147598</c:v>
                </c:pt>
                <c:pt idx="887">
                  <c:v>463.25285790949999</c:v>
                </c:pt>
                <c:pt idx="888">
                  <c:v>463.06938204564</c:v>
                </c:pt>
                <c:pt idx="889">
                  <c:v>462.917170941032</c:v>
                </c:pt>
                <c:pt idx="890">
                  <c:v>462.72017950708602</c:v>
                </c:pt>
                <c:pt idx="891">
                  <c:v>462.45167778386002</c:v>
                </c:pt>
                <c:pt idx="892">
                  <c:v>462.32147361110299</c:v>
                </c:pt>
                <c:pt idx="893">
                  <c:v>462.18137947584</c:v>
                </c:pt>
                <c:pt idx="894">
                  <c:v>461.88513603740302</c:v>
                </c:pt>
                <c:pt idx="895">
                  <c:v>461.75488940722499</c:v>
                </c:pt>
                <c:pt idx="896">
                  <c:v>461.31840728106698</c:v>
                </c:pt>
                <c:pt idx="897">
                  <c:v>460.97066879269602</c:v>
                </c:pt>
                <c:pt idx="898">
                  <c:v>460.92772282306299</c:v>
                </c:pt>
                <c:pt idx="899">
                  <c:v>460.18774025622503</c:v>
                </c:pt>
                <c:pt idx="900">
                  <c:v>459.798019045057</c:v>
                </c:pt>
                <c:pt idx="901">
                  <c:v>459.64004075810499</c:v>
                </c:pt>
                <c:pt idx="902">
                  <c:v>459.61823115036202</c:v>
                </c:pt>
                <c:pt idx="903">
                  <c:v>459.54016568002697</c:v>
                </c:pt>
                <c:pt idx="904">
                  <c:v>459.21706794213497</c:v>
                </c:pt>
                <c:pt idx="905">
                  <c:v>458.52892832701201</c:v>
                </c:pt>
                <c:pt idx="906">
                  <c:v>458.51709654451003</c:v>
                </c:pt>
                <c:pt idx="907">
                  <c:v>458.33223697148799</c:v>
                </c:pt>
                <c:pt idx="908">
                  <c:v>458.31139916606901</c:v>
                </c:pt>
                <c:pt idx="909">
                  <c:v>458.03433175021797</c:v>
                </c:pt>
                <c:pt idx="910">
                  <c:v>457.49362389522997</c:v>
                </c:pt>
                <c:pt idx="911">
                  <c:v>457.00967919118</c:v>
                </c:pt>
                <c:pt idx="912">
                  <c:v>456.98048477799199</c:v>
                </c:pt>
                <c:pt idx="913">
                  <c:v>456.873211884542</c:v>
                </c:pt>
                <c:pt idx="914">
                  <c:v>456.694021835679</c:v>
                </c:pt>
                <c:pt idx="915">
                  <c:v>456.48030494892998</c:v>
                </c:pt>
                <c:pt idx="916">
                  <c:v>456.27476756475397</c:v>
                </c:pt>
                <c:pt idx="917">
                  <c:v>456.27098883741502</c:v>
                </c:pt>
                <c:pt idx="918">
                  <c:v>456.07639153624098</c:v>
                </c:pt>
                <c:pt idx="919">
                  <c:v>455.92804289357503</c:v>
                </c:pt>
                <c:pt idx="920">
                  <c:v>453.87162794657502</c:v>
                </c:pt>
                <c:pt idx="921">
                  <c:v>453.75586163888198</c:v>
                </c:pt>
                <c:pt idx="922">
                  <c:v>453.35126313168303</c:v>
                </c:pt>
                <c:pt idx="923">
                  <c:v>452.23305309530701</c:v>
                </c:pt>
                <c:pt idx="924">
                  <c:v>451.65530246419098</c:v>
                </c:pt>
                <c:pt idx="925">
                  <c:v>451.65530246419098</c:v>
                </c:pt>
                <c:pt idx="926">
                  <c:v>451.11803427812401</c:v>
                </c:pt>
                <c:pt idx="927">
                  <c:v>450.768194213833</c:v>
                </c:pt>
                <c:pt idx="928">
                  <c:v>450.71661556283101</c:v>
                </c:pt>
                <c:pt idx="929">
                  <c:v>450.53085948306301</c:v>
                </c:pt>
                <c:pt idx="930">
                  <c:v>450.52040053893501</c:v>
                </c:pt>
                <c:pt idx="931">
                  <c:v>450.45776201039098</c:v>
                </c:pt>
                <c:pt idx="932">
                  <c:v>450.45187041466698</c:v>
                </c:pt>
                <c:pt idx="933">
                  <c:v>450.35903754993598</c:v>
                </c:pt>
                <c:pt idx="934">
                  <c:v>449.87771142145402</c:v>
                </c:pt>
                <c:pt idx="935">
                  <c:v>449.62234003174001</c:v>
                </c:pt>
                <c:pt idx="936">
                  <c:v>448.78504107893002</c:v>
                </c:pt>
                <c:pt idx="937">
                  <c:v>448.78313024475602</c:v>
                </c:pt>
                <c:pt idx="938">
                  <c:v>448.41587778045601</c:v>
                </c:pt>
                <c:pt idx="939">
                  <c:v>448.053038680415</c:v>
                </c:pt>
                <c:pt idx="940">
                  <c:v>447.50480936182299</c:v>
                </c:pt>
                <c:pt idx="941">
                  <c:v>447.043046203953</c:v>
                </c:pt>
                <c:pt idx="942">
                  <c:v>446.67370626282099</c:v>
                </c:pt>
                <c:pt idx="943">
                  <c:v>446.63420587747299</c:v>
                </c:pt>
                <c:pt idx="944">
                  <c:v>446.358687253619</c:v>
                </c:pt>
                <c:pt idx="945">
                  <c:v>446.00279662692202</c:v>
                </c:pt>
                <c:pt idx="946">
                  <c:v>445.852391961205</c:v>
                </c:pt>
                <c:pt idx="947">
                  <c:v>445.44406987769901</c:v>
                </c:pt>
                <c:pt idx="948">
                  <c:v>445.10230358368398</c:v>
                </c:pt>
                <c:pt idx="949">
                  <c:v>445.06906272979501</c:v>
                </c:pt>
                <c:pt idx="950">
                  <c:v>443.78958325562297</c:v>
                </c:pt>
                <c:pt idx="951">
                  <c:v>443.69773679266598</c:v>
                </c:pt>
                <c:pt idx="952">
                  <c:v>443.65737122611199</c:v>
                </c:pt>
                <c:pt idx="953">
                  <c:v>443.03734717297903</c:v>
                </c:pt>
                <c:pt idx="954">
                  <c:v>442.82441855049399</c:v>
                </c:pt>
                <c:pt idx="955">
                  <c:v>442.396998983358</c:v>
                </c:pt>
                <c:pt idx="956">
                  <c:v>442.36664633829702</c:v>
                </c:pt>
                <c:pt idx="957">
                  <c:v>442.36664633829702</c:v>
                </c:pt>
                <c:pt idx="958">
                  <c:v>442.36664633829702</c:v>
                </c:pt>
                <c:pt idx="959">
                  <c:v>442.30775116472302</c:v>
                </c:pt>
                <c:pt idx="960">
                  <c:v>441.99523677881302</c:v>
                </c:pt>
                <c:pt idx="961">
                  <c:v>441.86631829749399</c:v>
                </c:pt>
                <c:pt idx="962">
                  <c:v>441.63602407165502</c:v>
                </c:pt>
                <c:pt idx="963">
                  <c:v>441.22730870091499</c:v>
                </c:pt>
                <c:pt idx="964">
                  <c:v>440.736122606099</c:v>
                </c:pt>
                <c:pt idx="965">
                  <c:v>440.13707688627198</c:v>
                </c:pt>
                <c:pt idx="966">
                  <c:v>439.95231166929102</c:v>
                </c:pt>
                <c:pt idx="967">
                  <c:v>439.878882518757</c:v>
                </c:pt>
                <c:pt idx="968">
                  <c:v>439.12045088575599</c:v>
                </c:pt>
                <c:pt idx="969">
                  <c:v>437.91217253260999</c:v>
                </c:pt>
                <c:pt idx="970">
                  <c:v>437.68239641742599</c:v>
                </c:pt>
                <c:pt idx="971">
                  <c:v>437.31562641498198</c:v>
                </c:pt>
                <c:pt idx="972">
                  <c:v>436.90136114504799</c:v>
                </c:pt>
                <c:pt idx="973">
                  <c:v>436.85809465878702</c:v>
                </c:pt>
                <c:pt idx="974">
                  <c:v>436.64010606514898</c:v>
                </c:pt>
                <c:pt idx="975">
                  <c:v>436.580004173519</c:v>
                </c:pt>
                <c:pt idx="976">
                  <c:v>436.27348401780301</c:v>
                </c:pt>
                <c:pt idx="977">
                  <c:v>436.26937686765598</c:v>
                </c:pt>
                <c:pt idx="978">
                  <c:v>436.22997936739199</c:v>
                </c:pt>
                <c:pt idx="979">
                  <c:v>436.003136562946</c:v>
                </c:pt>
                <c:pt idx="980">
                  <c:v>435.57565511612302</c:v>
                </c:pt>
                <c:pt idx="981">
                  <c:v>435.44609022342399</c:v>
                </c:pt>
                <c:pt idx="982">
                  <c:v>435.3718699607</c:v>
                </c:pt>
                <c:pt idx="983">
                  <c:v>435.02779327912401</c:v>
                </c:pt>
                <c:pt idx="984">
                  <c:v>434.6039219589</c:v>
                </c:pt>
                <c:pt idx="985">
                  <c:v>434.51906691515899</c:v>
                </c:pt>
                <c:pt idx="986">
                  <c:v>434.25336449680299</c:v>
                </c:pt>
                <c:pt idx="987">
                  <c:v>433.03713414539197</c:v>
                </c:pt>
                <c:pt idx="988">
                  <c:v>433.03713414539197</c:v>
                </c:pt>
                <c:pt idx="989">
                  <c:v>433.03713414539197</c:v>
                </c:pt>
                <c:pt idx="990">
                  <c:v>433.03713414539197</c:v>
                </c:pt>
                <c:pt idx="991">
                  <c:v>432.88693732815199</c:v>
                </c:pt>
                <c:pt idx="992">
                  <c:v>432.12633405738001</c:v>
                </c:pt>
                <c:pt idx="993">
                  <c:v>431.76876837050202</c:v>
                </c:pt>
                <c:pt idx="994">
                  <c:v>431.43333632019699</c:v>
                </c:pt>
                <c:pt idx="995">
                  <c:v>431.23930545708703</c:v>
                </c:pt>
                <c:pt idx="996">
                  <c:v>430.93576292092899</c:v>
                </c:pt>
                <c:pt idx="997">
                  <c:v>430.18577947650903</c:v>
                </c:pt>
                <c:pt idx="998">
                  <c:v>429.99092324719697</c:v>
                </c:pt>
                <c:pt idx="999">
                  <c:v>429.39361021547103</c:v>
                </c:pt>
                <c:pt idx="1000">
                  <c:v>429.23305353257098</c:v>
                </c:pt>
                <c:pt idx="1001">
                  <c:v>428.74329590168799</c:v>
                </c:pt>
                <c:pt idx="1002">
                  <c:v>428.552670574057</c:v>
                </c:pt>
                <c:pt idx="1003">
                  <c:v>428.13209790154201</c:v>
                </c:pt>
                <c:pt idx="1004">
                  <c:v>427.918850959824</c:v>
                </c:pt>
                <c:pt idx="1005">
                  <c:v>427.77613138146199</c:v>
                </c:pt>
                <c:pt idx="1006">
                  <c:v>427.237336456631</c:v>
                </c:pt>
                <c:pt idx="1007">
                  <c:v>427.061289630798</c:v>
                </c:pt>
                <c:pt idx="1008">
                  <c:v>426.91075595223299</c:v>
                </c:pt>
                <c:pt idx="1009">
                  <c:v>426.88144851231402</c:v>
                </c:pt>
                <c:pt idx="1010">
                  <c:v>426.70983484580802</c:v>
                </c:pt>
                <c:pt idx="1011">
                  <c:v>426.47882788168403</c:v>
                </c:pt>
                <c:pt idx="1012">
                  <c:v>426.335890907416</c:v>
                </c:pt>
                <c:pt idx="1013">
                  <c:v>425.79166951142997</c:v>
                </c:pt>
                <c:pt idx="1014">
                  <c:v>425.52319050639397</c:v>
                </c:pt>
                <c:pt idx="1015">
                  <c:v>425.36690270363601</c:v>
                </c:pt>
                <c:pt idx="1016">
                  <c:v>425.14951924166098</c:v>
                </c:pt>
                <c:pt idx="1017">
                  <c:v>425.079086175116</c:v>
                </c:pt>
                <c:pt idx="1018">
                  <c:v>424.73652206696801</c:v>
                </c:pt>
                <c:pt idx="1019">
                  <c:v>424.07168005128898</c:v>
                </c:pt>
                <c:pt idx="1020">
                  <c:v>423.86271542946503</c:v>
                </c:pt>
                <c:pt idx="1021">
                  <c:v>423.60546947281898</c:v>
                </c:pt>
                <c:pt idx="1022">
                  <c:v>423.40376871441202</c:v>
                </c:pt>
                <c:pt idx="1023">
                  <c:v>423.26351482401299</c:v>
                </c:pt>
                <c:pt idx="1024">
                  <c:v>423.01534722846799</c:v>
                </c:pt>
                <c:pt idx="1025">
                  <c:v>422.95669202165698</c:v>
                </c:pt>
                <c:pt idx="1026">
                  <c:v>422.71103499314597</c:v>
                </c:pt>
                <c:pt idx="1027">
                  <c:v>422.60006146066502</c:v>
                </c:pt>
                <c:pt idx="1028">
                  <c:v>421.773528181345</c:v>
                </c:pt>
                <c:pt idx="1029">
                  <c:v>421.59724458765697</c:v>
                </c:pt>
                <c:pt idx="1030">
                  <c:v>421.39250471122398</c:v>
                </c:pt>
                <c:pt idx="1031">
                  <c:v>421.28154811446001</c:v>
                </c:pt>
                <c:pt idx="1032">
                  <c:v>421.05030713181998</c:v>
                </c:pt>
                <c:pt idx="1033">
                  <c:v>420.86780095047499</c:v>
                </c:pt>
                <c:pt idx="1034">
                  <c:v>420.85510341602202</c:v>
                </c:pt>
                <c:pt idx="1035">
                  <c:v>420.77341822420101</c:v>
                </c:pt>
                <c:pt idx="1036">
                  <c:v>420.665366915037</c:v>
                </c:pt>
                <c:pt idx="1037">
                  <c:v>420.491216307701</c:v>
                </c:pt>
                <c:pt idx="1038">
                  <c:v>420.155976197781</c:v>
                </c:pt>
                <c:pt idx="1039">
                  <c:v>419.94222573188102</c:v>
                </c:pt>
                <c:pt idx="1040">
                  <c:v>419.64084758392897</c:v>
                </c:pt>
                <c:pt idx="1041">
                  <c:v>419.41675146378202</c:v>
                </c:pt>
                <c:pt idx="1042">
                  <c:v>419.362403836103</c:v>
                </c:pt>
                <c:pt idx="1043">
                  <c:v>419.31776894269899</c:v>
                </c:pt>
                <c:pt idx="1044">
                  <c:v>418.20462214802302</c:v>
                </c:pt>
                <c:pt idx="1045">
                  <c:v>417.982390763024</c:v>
                </c:pt>
                <c:pt idx="1046">
                  <c:v>417.96580449443798</c:v>
                </c:pt>
                <c:pt idx="1047">
                  <c:v>417.89267020572498</c:v>
                </c:pt>
                <c:pt idx="1048">
                  <c:v>417.51294806086798</c:v>
                </c:pt>
                <c:pt idx="1049">
                  <c:v>417.34728009939198</c:v>
                </c:pt>
                <c:pt idx="1050">
                  <c:v>416.67381090524202</c:v>
                </c:pt>
                <c:pt idx="1051">
                  <c:v>416.46678066749502</c:v>
                </c:pt>
                <c:pt idx="1052">
                  <c:v>416.382717042293</c:v>
                </c:pt>
                <c:pt idx="1053">
                  <c:v>415.68780515386601</c:v>
                </c:pt>
                <c:pt idx="1054">
                  <c:v>415.58970472682603</c:v>
                </c:pt>
                <c:pt idx="1055">
                  <c:v>415.57099199810898</c:v>
                </c:pt>
                <c:pt idx="1056">
                  <c:v>415.48598672141702</c:v>
                </c:pt>
                <c:pt idx="1057">
                  <c:v>415.44894218141502</c:v>
                </c:pt>
                <c:pt idx="1058">
                  <c:v>415.26777831025498</c:v>
                </c:pt>
                <c:pt idx="1059">
                  <c:v>415.156424158432</c:v>
                </c:pt>
                <c:pt idx="1060">
                  <c:v>414.67800287254897</c:v>
                </c:pt>
                <c:pt idx="1061">
                  <c:v>414.47876356927202</c:v>
                </c:pt>
                <c:pt idx="1062">
                  <c:v>414.444994116602</c:v>
                </c:pt>
                <c:pt idx="1063">
                  <c:v>414.00521728363202</c:v>
                </c:pt>
                <c:pt idx="1064">
                  <c:v>414.00521728363202</c:v>
                </c:pt>
                <c:pt idx="1065">
                  <c:v>413.91860376145502</c:v>
                </c:pt>
                <c:pt idx="1066">
                  <c:v>413.80821721466202</c:v>
                </c:pt>
                <c:pt idx="1067">
                  <c:v>413.73038801635403</c:v>
                </c:pt>
                <c:pt idx="1068">
                  <c:v>413.54027486723101</c:v>
                </c:pt>
                <c:pt idx="1069">
                  <c:v>413.326957792229</c:v>
                </c:pt>
                <c:pt idx="1070">
                  <c:v>413.26831451787001</c:v>
                </c:pt>
                <c:pt idx="1071">
                  <c:v>413.25549270093302</c:v>
                </c:pt>
                <c:pt idx="1072">
                  <c:v>412.981486907087</c:v>
                </c:pt>
                <c:pt idx="1073">
                  <c:v>412.96538833061499</c:v>
                </c:pt>
                <c:pt idx="1074">
                  <c:v>412.31612436209298</c:v>
                </c:pt>
                <c:pt idx="1075">
                  <c:v>412.19755637879098</c:v>
                </c:pt>
                <c:pt idx="1076">
                  <c:v>412.16943664096101</c:v>
                </c:pt>
                <c:pt idx="1077">
                  <c:v>411.91250333856499</c:v>
                </c:pt>
                <c:pt idx="1078">
                  <c:v>411.82551544262702</c:v>
                </c:pt>
                <c:pt idx="1079">
                  <c:v>411.77558060499598</c:v>
                </c:pt>
                <c:pt idx="1080">
                  <c:v>411.38272988659998</c:v>
                </c:pt>
                <c:pt idx="1081">
                  <c:v>411.35409361886002</c:v>
                </c:pt>
                <c:pt idx="1082">
                  <c:v>411.347795566885</c:v>
                </c:pt>
                <c:pt idx="1083">
                  <c:v>411.22455817749699</c:v>
                </c:pt>
                <c:pt idx="1084">
                  <c:v>411.19656947509799</c:v>
                </c:pt>
                <c:pt idx="1085">
                  <c:v>411.19656947509799</c:v>
                </c:pt>
                <c:pt idx="1086">
                  <c:v>411.17354047882901</c:v>
                </c:pt>
                <c:pt idx="1087">
                  <c:v>410.72621695496701</c:v>
                </c:pt>
                <c:pt idx="1088">
                  <c:v>410.70701888912703</c:v>
                </c:pt>
                <c:pt idx="1089">
                  <c:v>410.51547261133697</c:v>
                </c:pt>
                <c:pt idx="1090">
                  <c:v>410.45020379531502</c:v>
                </c:pt>
                <c:pt idx="1091">
                  <c:v>410.08570171347498</c:v>
                </c:pt>
                <c:pt idx="1092">
                  <c:v>409.96103903713498</c:v>
                </c:pt>
                <c:pt idx="1093">
                  <c:v>409.67220435870001</c:v>
                </c:pt>
                <c:pt idx="1094">
                  <c:v>409.54674356422299</c:v>
                </c:pt>
                <c:pt idx="1095">
                  <c:v>409.53161206603897</c:v>
                </c:pt>
                <c:pt idx="1096">
                  <c:v>409.45649733677101</c:v>
                </c:pt>
                <c:pt idx="1097">
                  <c:v>409.35248229441601</c:v>
                </c:pt>
                <c:pt idx="1098">
                  <c:v>409.15451060221301</c:v>
                </c:pt>
                <c:pt idx="1099">
                  <c:v>409.06148564592002</c:v>
                </c:pt>
                <c:pt idx="1100">
                  <c:v>408.916599512537</c:v>
                </c:pt>
                <c:pt idx="1101">
                  <c:v>408.59526994570302</c:v>
                </c:pt>
                <c:pt idx="1102">
                  <c:v>408.46346733651899</c:v>
                </c:pt>
                <c:pt idx="1103">
                  <c:v>407.62412556685598</c:v>
                </c:pt>
                <c:pt idx="1104">
                  <c:v>407.31018695599698</c:v>
                </c:pt>
                <c:pt idx="1105">
                  <c:v>406.86213244524401</c:v>
                </c:pt>
                <c:pt idx="1106">
                  <c:v>406.674657365938</c:v>
                </c:pt>
                <c:pt idx="1107">
                  <c:v>406.55569858861003</c:v>
                </c:pt>
                <c:pt idx="1108">
                  <c:v>406.40004612681503</c:v>
                </c:pt>
                <c:pt idx="1109">
                  <c:v>406.39321595130502</c:v>
                </c:pt>
                <c:pt idx="1110">
                  <c:v>406.16318857045098</c:v>
                </c:pt>
                <c:pt idx="1111">
                  <c:v>406.06400976437197</c:v>
                </c:pt>
                <c:pt idx="1112">
                  <c:v>405.95035334442002</c:v>
                </c:pt>
                <c:pt idx="1113">
                  <c:v>405.83650939623402</c:v>
                </c:pt>
                <c:pt idx="1114">
                  <c:v>405.51655679882498</c:v>
                </c:pt>
                <c:pt idx="1115">
                  <c:v>405.51655679882498</c:v>
                </c:pt>
                <c:pt idx="1116">
                  <c:v>405.36898961865302</c:v>
                </c:pt>
                <c:pt idx="1117">
                  <c:v>405.11645567280101</c:v>
                </c:pt>
                <c:pt idx="1118">
                  <c:v>405.02981343552102</c:v>
                </c:pt>
                <c:pt idx="1119">
                  <c:v>404.88454359438299</c:v>
                </c:pt>
                <c:pt idx="1120">
                  <c:v>404.05184207520199</c:v>
                </c:pt>
                <c:pt idx="1121">
                  <c:v>403.86219074689001</c:v>
                </c:pt>
                <c:pt idx="1122">
                  <c:v>403.83931349818801</c:v>
                </c:pt>
                <c:pt idx="1123">
                  <c:v>403.48917571294999</c:v>
                </c:pt>
                <c:pt idx="1124">
                  <c:v>403.29156012295903</c:v>
                </c:pt>
                <c:pt idx="1125">
                  <c:v>403.00868566765098</c:v>
                </c:pt>
                <c:pt idx="1126">
                  <c:v>402.87381184232697</c:v>
                </c:pt>
                <c:pt idx="1127">
                  <c:v>402.71836138979501</c:v>
                </c:pt>
                <c:pt idx="1128">
                  <c:v>402.43118108488801</c:v>
                </c:pt>
                <c:pt idx="1129">
                  <c:v>402.02007205646697</c:v>
                </c:pt>
                <c:pt idx="1130">
                  <c:v>401.92914649373199</c:v>
                </c:pt>
                <c:pt idx="1131">
                  <c:v>401.86221357423</c:v>
                </c:pt>
                <c:pt idx="1132">
                  <c:v>401.46365327568799</c:v>
                </c:pt>
                <c:pt idx="1133">
                  <c:v>401.43430943244601</c:v>
                </c:pt>
                <c:pt idx="1134">
                  <c:v>401.39003102185399</c:v>
                </c:pt>
                <c:pt idx="1135">
                  <c:v>401.34858164365602</c:v>
                </c:pt>
                <c:pt idx="1136">
                  <c:v>400.75268133990397</c:v>
                </c:pt>
                <c:pt idx="1137">
                  <c:v>400.558583424142</c:v>
                </c:pt>
                <c:pt idx="1138">
                  <c:v>400.50431381374699</c:v>
                </c:pt>
                <c:pt idx="1139">
                  <c:v>400.25451793854899</c:v>
                </c:pt>
                <c:pt idx="1140">
                  <c:v>400.122799149662</c:v>
                </c:pt>
                <c:pt idx="1141">
                  <c:v>400.08852869098598</c:v>
                </c:pt>
                <c:pt idx="1142">
                  <c:v>399.76020474403902</c:v>
                </c:pt>
                <c:pt idx="1143">
                  <c:v>399.76020474403902</c:v>
                </c:pt>
                <c:pt idx="1144">
                  <c:v>399.74659964444902</c:v>
                </c:pt>
                <c:pt idx="1145">
                  <c:v>399.35883464288298</c:v>
                </c:pt>
                <c:pt idx="1146">
                  <c:v>399.26564130085302</c:v>
                </c:pt>
                <c:pt idx="1147">
                  <c:v>399.04244270278298</c:v>
                </c:pt>
                <c:pt idx="1148">
                  <c:v>398.94819119429297</c:v>
                </c:pt>
                <c:pt idx="1149">
                  <c:v>397.82577833019798</c:v>
                </c:pt>
                <c:pt idx="1150">
                  <c:v>397.199924721294</c:v>
                </c:pt>
                <c:pt idx="1151">
                  <c:v>397.13054679927899</c:v>
                </c:pt>
                <c:pt idx="1152">
                  <c:v>396.997916576053</c:v>
                </c:pt>
                <c:pt idx="1153">
                  <c:v>396.63678960887597</c:v>
                </c:pt>
                <c:pt idx="1154">
                  <c:v>396.544811800552</c:v>
                </c:pt>
                <c:pt idx="1155">
                  <c:v>396.37928449977397</c:v>
                </c:pt>
                <c:pt idx="1156">
                  <c:v>396.09720517786201</c:v>
                </c:pt>
                <c:pt idx="1157">
                  <c:v>395.98703674090899</c:v>
                </c:pt>
                <c:pt idx="1158">
                  <c:v>395.93453440777699</c:v>
                </c:pt>
                <c:pt idx="1159">
                  <c:v>395.42154653233803</c:v>
                </c:pt>
                <c:pt idx="1160">
                  <c:v>395.068449558824</c:v>
                </c:pt>
                <c:pt idx="1161">
                  <c:v>395.068449558824</c:v>
                </c:pt>
                <c:pt idx="1162">
                  <c:v>394.32257566947601</c:v>
                </c:pt>
                <c:pt idx="1163">
                  <c:v>394.32257566947601</c:v>
                </c:pt>
                <c:pt idx="1164">
                  <c:v>394.32257566947601</c:v>
                </c:pt>
                <c:pt idx="1165">
                  <c:v>394.32257566947601</c:v>
                </c:pt>
                <c:pt idx="1166">
                  <c:v>393.98877091179497</c:v>
                </c:pt>
                <c:pt idx="1167">
                  <c:v>393.86497223265798</c:v>
                </c:pt>
                <c:pt idx="1168">
                  <c:v>393.70469225318902</c:v>
                </c:pt>
                <c:pt idx="1169">
                  <c:v>393.67152549815501</c:v>
                </c:pt>
                <c:pt idx="1170">
                  <c:v>393.54652603784899</c:v>
                </c:pt>
                <c:pt idx="1171">
                  <c:v>393.54652603784899</c:v>
                </c:pt>
                <c:pt idx="1172">
                  <c:v>393.45203628976299</c:v>
                </c:pt>
                <c:pt idx="1173">
                  <c:v>393.37650158056402</c:v>
                </c:pt>
                <c:pt idx="1174">
                  <c:v>392.76839147377399</c:v>
                </c:pt>
                <c:pt idx="1175">
                  <c:v>392.76425457299501</c:v>
                </c:pt>
                <c:pt idx="1176">
                  <c:v>392.72215913005999</c:v>
                </c:pt>
                <c:pt idx="1177">
                  <c:v>392.70151772835601</c:v>
                </c:pt>
                <c:pt idx="1178">
                  <c:v>392.55267443539401</c:v>
                </c:pt>
                <c:pt idx="1179">
                  <c:v>392.51905388082702</c:v>
                </c:pt>
                <c:pt idx="1180">
                  <c:v>392.31232306314303</c:v>
                </c:pt>
                <c:pt idx="1181">
                  <c:v>392.24672934553797</c:v>
                </c:pt>
                <c:pt idx="1182">
                  <c:v>392.16344714424201</c:v>
                </c:pt>
                <c:pt idx="1183">
                  <c:v>392.03816255708801</c:v>
                </c:pt>
                <c:pt idx="1184">
                  <c:v>391.45003082749099</c:v>
                </c:pt>
                <c:pt idx="1185">
                  <c:v>390.76055032320301</c:v>
                </c:pt>
                <c:pt idx="1186">
                  <c:v>390.50818551115202</c:v>
                </c:pt>
                <c:pt idx="1187">
                  <c:v>390.18999566020699</c:v>
                </c:pt>
                <c:pt idx="1188">
                  <c:v>389.81009208019702</c:v>
                </c:pt>
                <c:pt idx="1189">
                  <c:v>389.66220608288501</c:v>
                </c:pt>
                <c:pt idx="1190">
                  <c:v>389.60736861717402</c:v>
                </c:pt>
                <c:pt idx="1191">
                  <c:v>388.62638071134</c:v>
                </c:pt>
                <c:pt idx="1192">
                  <c:v>388.55030283521302</c:v>
                </c:pt>
                <c:pt idx="1193">
                  <c:v>388.42455003538203</c:v>
                </c:pt>
                <c:pt idx="1194">
                  <c:v>388.31521518580001</c:v>
                </c:pt>
                <c:pt idx="1195">
                  <c:v>387.57037755780601</c:v>
                </c:pt>
                <c:pt idx="1196">
                  <c:v>387.42111237422603</c:v>
                </c:pt>
                <c:pt idx="1197">
                  <c:v>387.39657683075598</c:v>
                </c:pt>
                <c:pt idx="1198">
                  <c:v>387.05258940445401</c:v>
                </c:pt>
                <c:pt idx="1199">
                  <c:v>386.59670120250001</c:v>
                </c:pt>
                <c:pt idx="1200">
                  <c:v>386.5763398501</c:v>
                </c:pt>
                <c:pt idx="1201">
                  <c:v>386.47770520648902</c:v>
                </c:pt>
                <c:pt idx="1202">
                  <c:v>386.34645302394603</c:v>
                </c:pt>
                <c:pt idx="1203">
                  <c:v>386.14798915192898</c:v>
                </c:pt>
                <c:pt idx="1204">
                  <c:v>386.11507336593502</c:v>
                </c:pt>
                <c:pt idx="1205">
                  <c:v>386.046006552135</c:v>
                </c:pt>
                <c:pt idx="1206">
                  <c:v>385.95560949207999</c:v>
                </c:pt>
                <c:pt idx="1207">
                  <c:v>385.89157858713702</c:v>
                </c:pt>
                <c:pt idx="1208">
                  <c:v>385.88881829465799</c:v>
                </c:pt>
                <c:pt idx="1209">
                  <c:v>385.50954648885602</c:v>
                </c:pt>
                <c:pt idx="1210">
                  <c:v>385.48525223890999</c:v>
                </c:pt>
                <c:pt idx="1211">
                  <c:v>385.42019464978398</c:v>
                </c:pt>
                <c:pt idx="1212">
                  <c:v>385.26987383711599</c:v>
                </c:pt>
                <c:pt idx="1213">
                  <c:v>385.21206775660897</c:v>
                </c:pt>
                <c:pt idx="1214">
                  <c:v>384.945196756386</c:v>
                </c:pt>
                <c:pt idx="1215">
                  <c:v>384.90391128414097</c:v>
                </c:pt>
                <c:pt idx="1216">
                  <c:v>384.902246170777</c:v>
                </c:pt>
                <c:pt idx="1217">
                  <c:v>384.88627478795701</c:v>
                </c:pt>
                <c:pt idx="1218">
                  <c:v>384.595601786136</c:v>
                </c:pt>
                <c:pt idx="1219">
                  <c:v>384.30698733917899</c:v>
                </c:pt>
                <c:pt idx="1220">
                  <c:v>384.25997187562302</c:v>
                </c:pt>
                <c:pt idx="1221">
                  <c:v>384.19001941457498</c:v>
                </c:pt>
                <c:pt idx="1222">
                  <c:v>384.01148012020599</c:v>
                </c:pt>
                <c:pt idx="1223">
                  <c:v>383.75747617445302</c:v>
                </c:pt>
                <c:pt idx="1224">
                  <c:v>383.67332764108602</c:v>
                </c:pt>
                <c:pt idx="1225">
                  <c:v>383.67332764108602</c:v>
                </c:pt>
                <c:pt idx="1226">
                  <c:v>383.41860527447102</c:v>
                </c:pt>
                <c:pt idx="1227">
                  <c:v>383.41860527447102</c:v>
                </c:pt>
                <c:pt idx="1228">
                  <c:v>383.361862203111</c:v>
                </c:pt>
                <c:pt idx="1229">
                  <c:v>383.22701073755599</c:v>
                </c:pt>
                <c:pt idx="1230">
                  <c:v>383.10077116865699</c:v>
                </c:pt>
                <c:pt idx="1231">
                  <c:v>382.750175487212</c:v>
                </c:pt>
                <c:pt idx="1232">
                  <c:v>382.24158593900302</c:v>
                </c:pt>
                <c:pt idx="1233">
                  <c:v>382.15748154939098</c:v>
                </c:pt>
                <c:pt idx="1234">
                  <c:v>382.14752525538802</c:v>
                </c:pt>
                <c:pt idx="1235">
                  <c:v>382.11968641141101</c:v>
                </c:pt>
                <c:pt idx="1236">
                  <c:v>381.88975237082502</c:v>
                </c:pt>
                <c:pt idx="1237">
                  <c:v>381.88975237082502</c:v>
                </c:pt>
                <c:pt idx="1238">
                  <c:v>381.88975237082502</c:v>
                </c:pt>
                <c:pt idx="1239">
                  <c:v>381.54173469297302</c:v>
                </c:pt>
                <c:pt idx="1240">
                  <c:v>381.29814757143902</c:v>
                </c:pt>
                <c:pt idx="1241">
                  <c:v>381.17750931723901</c:v>
                </c:pt>
                <c:pt idx="1242">
                  <c:v>380.42666951283297</c:v>
                </c:pt>
                <c:pt idx="1243">
                  <c:v>380.07754966658598</c:v>
                </c:pt>
                <c:pt idx="1244">
                  <c:v>379.70054431039699</c:v>
                </c:pt>
                <c:pt idx="1245">
                  <c:v>379.61437887401701</c:v>
                </c:pt>
                <c:pt idx="1246">
                  <c:v>379.41018095633501</c:v>
                </c:pt>
                <c:pt idx="1247">
                  <c:v>379.34163049915901</c:v>
                </c:pt>
                <c:pt idx="1248">
                  <c:v>379.21789423783503</c:v>
                </c:pt>
                <c:pt idx="1249">
                  <c:v>378.84411980810802</c:v>
                </c:pt>
                <c:pt idx="1250">
                  <c:v>378.69661152214599</c:v>
                </c:pt>
                <c:pt idx="1251">
                  <c:v>378.31525937843099</c:v>
                </c:pt>
                <c:pt idx="1252">
                  <c:v>378.24924302184297</c:v>
                </c:pt>
                <c:pt idx="1253">
                  <c:v>378.043185478731</c:v>
                </c:pt>
                <c:pt idx="1254">
                  <c:v>377.86444130699198</c:v>
                </c:pt>
                <c:pt idx="1255">
                  <c:v>377.31167191075099</c:v>
                </c:pt>
                <c:pt idx="1256">
                  <c:v>377.31167191075099</c:v>
                </c:pt>
                <c:pt idx="1257">
                  <c:v>377.19059626184702</c:v>
                </c:pt>
                <c:pt idx="1258">
                  <c:v>376.59096223003399</c:v>
                </c:pt>
                <c:pt idx="1259">
                  <c:v>376.58595247922398</c:v>
                </c:pt>
                <c:pt idx="1260">
                  <c:v>376.490646654626</c:v>
                </c:pt>
                <c:pt idx="1261">
                  <c:v>376.27495377304899</c:v>
                </c:pt>
                <c:pt idx="1262">
                  <c:v>376.237815310511</c:v>
                </c:pt>
                <c:pt idx="1263">
                  <c:v>376.18579610671998</c:v>
                </c:pt>
                <c:pt idx="1264">
                  <c:v>376.07589148454701</c:v>
                </c:pt>
                <c:pt idx="1265">
                  <c:v>376.07589148454701</c:v>
                </c:pt>
                <c:pt idx="1266">
                  <c:v>375.96199309852602</c:v>
                </c:pt>
                <c:pt idx="1267">
                  <c:v>375.72460290807402</c:v>
                </c:pt>
                <c:pt idx="1268">
                  <c:v>375.59866567171298</c:v>
                </c:pt>
                <c:pt idx="1269">
                  <c:v>375.59337831587402</c:v>
                </c:pt>
                <c:pt idx="1270">
                  <c:v>375.45112050227999</c:v>
                </c:pt>
                <c:pt idx="1271">
                  <c:v>374.59947539467402</c:v>
                </c:pt>
                <c:pt idx="1272">
                  <c:v>374.22299369934098</c:v>
                </c:pt>
                <c:pt idx="1273">
                  <c:v>374.10607002827697</c:v>
                </c:pt>
                <c:pt idx="1274">
                  <c:v>374.10607002827697</c:v>
                </c:pt>
                <c:pt idx="1275">
                  <c:v>373.967687867824</c:v>
                </c:pt>
                <c:pt idx="1276">
                  <c:v>373.885174799673</c:v>
                </c:pt>
                <c:pt idx="1277">
                  <c:v>373.79368422774098</c:v>
                </c:pt>
                <c:pt idx="1278">
                  <c:v>373.68638547906801</c:v>
                </c:pt>
                <c:pt idx="1279">
                  <c:v>373.47980449428098</c:v>
                </c:pt>
                <c:pt idx="1280">
                  <c:v>373.14070796903297</c:v>
                </c:pt>
                <c:pt idx="1281">
                  <c:v>373.00571873405403</c:v>
                </c:pt>
                <c:pt idx="1282">
                  <c:v>372.99977750484601</c:v>
                </c:pt>
                <c:pt idx="1283">
                  <c:v>372.96530198732501</c:v>
                </c:pt>
                <c:pt idx="1284">
                  <c:v>372.96530198732501</c:v>
                </c:pt>
                <c:pt idx="1285">
                  <c:v>372.860645823222</c:v>
                </c:pt>
                <c:pt idx="1286">
                  <c:v>372.65998984743601</c:v>
                </c:pt>
                <c:pt idx="1287">
                  <c:v>372.53674816154899</c:v>
                </c:pt>
                <c:pt idx="1288">
                  <c:v>372.495044623365</c:v>
                </c:pt>
                <c:pt idx="1289">
                  <c:v>372.372451350387</c:v>
                </c:pt>
                <c:pt idx="1290">
                  <c:v>372.25109079897402</c:v>
                </c:pt>
                <c:pt idx="1291">
                  <c:v>372.08866930787599</c:v>
                </c:pt>
                <c:pt idx="1292">
                  <c:v>371.14001081306901</c:v>
                </c:pt>
                <c:pt idx="1293">
                  <c:v>370.91834698765899</c:v>
                </c:pt>
                <c:pt idx="1294">
                  <c:v>370.763071807627</c:v>
                </c:pt>
                <c:pt idx="1295">
                  <c:v>370.55056147080597</c:v>
                </c:pt>
                <c:pt idx="1296">
                  <c:v>370.51906177561602</c:v>
                </c:pt>
                <c:pt idx="1297">
                  <c:v>370.20594123519999</c:v>
                </c:pt>
                <c:pt idx="1298">
                  <c:v>370.20594123519999</c:v>
                </c:pt>
                <c:pt idx="1299">
                  <c:v>369.81225771363597</c:v>
                </c:pt>
                <c:pt idx="1300">
                  <c:v>369.76734185172103</c:v>
                </c:pt>
                <c:pt idx="1301">
                  <c:v>369.58022322702999</c:v>
                </c:pt>
                <c:pt idx="1302">
                  <c:v>369.30283844056999</c:v>
                </c:pt>
                <c:pt idx="1303">
                  <c:v>369.21934399534598</c:v>
                </c:pt>
                <c:pt idx="1304">
                  <c:v>368.95508327553898</c:v>
                </c:pt>
                <c:pt idx="1305">
                  <c:v>368.79462468407399</c:v>
                </c:pt>
                <c:pt idx="1306">
                  <c:v>368.17940454383597</c:v>
                </c:pt>
                <c:pt idx="1307">
                  <c:v>368.15846594715299</c:v>
                </c:pt>
                <c:pt idx="1308">
                  <c:v>367.84882063559797</c:v>
                </c:pt>
                <c:pt idx="1309">
                  <c:v>367.78787149032502</c:v>
                </c:pt>
                <c:pt idx="1310">
                  <c:v>367.707654040553</c:v>
                </c:pt>
                <c:pt idx="1311">
                  <c:v>367.53523039103902</c:v>
                </c:pt>
                <c:pt idx="1312">
                  <c:v>367.37294765271599</c:v>
                </c:pt>
                <c:pt idx="1313">
                  <c:v>367.18275274203</c:v>
                </c:pt>
                <c:pt idx="1314">
                  <c:v>367.18069996273499</c:v>
                </c:pt>
                <c:pt idx="1315">
                  <c:v>366.854198854684</c:v>
                </c:pt>
                <c:pt idx="1316">
                  <c:v>366.78960207115898</c:v>
                </c:pt>
                <c:pt idx="1317">
                  <c:v>366.70323377939297</c:v>
                </c:pt>
                <c:pt idx="1318">
                  <c:v>366.10126595258498</c:v>
                </c:pt>
                <c:pt idx="1319">
                  <c:v>366.06203498123</c:v>
                </c:pt>
                <c:pt idx="1320">
                  <c:v>365.61794608663899</c:v>
                </c:pt>
                <c:pt idx="1321">
                  <c:v>365.46253074470599</c:v>
                </c:pt>
                <c:pt idx="1322">
                  <c:v>365.29180268289798</c:v>
                </c:pt>
                <c:pt idx="1323">
                  <c:v>365.20071755336397</c:v>
                </c:pt>
                <c:pt idx="1324">
                  <c:v>364.890182678244</c:v>
                </c:pt>
                <c:pt idx="1325">
                  <c:v>364.76264540955202</c:v>
                </c:pt>
                <c:pt idx="1326">
                  <c:v>364.63851696181598</c:v>
                </c:pt>
                <c:pt idx="1327">
                  <c:v>364.23341330710701</c:v>
                </c:pt>
                <c:pt idx="1328">
                  <c:v>363.98363710964998</c:v>
                </c:pt>
                <c:pt idx="1329">
                  <c:v>363.92416139835399</c:v>
                </c:pt>
                <c:pt idx="1330">
                  <c:v>363.88782137004699</c:v>
                </c:pt>
                <c:pt idx="1331">
                  <c:v>362.96836463508799</c:v>
                </c:pt>
                <c:pt idx="1332">
                  <c:v>362.90856085600899</c:v>
                </c:pt>
                <c:pt idx="1333">
                  <c:v>362.88320127734602</c:v>
                </c:pt>
                <c:pt idx="1334">
                  <c:v>362.77963022953099</c:v>
                </c:pt>
                <c:pt idx="1335">
                  <c:v>362.56072262796499</c:v>
                </c:pt>
                <c:pt idx="1336">
                  <c:v>361.894138543797</c:v>
                </c:pt>
                <c:pt idx="1337">
                  <c:v>361.713840299281</c:v>
                </c:pt>
                <c:pt idx="1338">
                  <c:v>361.53406386124698</c:v>
                </c:pt>
                <c:pt idx="1339">
                  <c:v>361.50296460298898</c:v>
                </c:pt>
                <c:pt idx="1340">
                  <c:v>361.41184872492698</c:v>
                </c:pt>
                <c:pt idx="1341">
                  <c:v>361.28328344913501</c:v>
                </c:pt>
                <c:pt idx="1342">
                  <c:v>361.23924372686298</c:v>
                </c:pt>
                <c:pt idx="1343">
                  <c:v>361.10937962057301</c:v>
                </c:pt>
                <c:pt idx="1344">
                  <c:v>360.986295527479</c:v>
                </c:pt>
                <c:pt idx="1345">
                  <c:v>360.95851267073903</c:v>
                </c:pt>
                <c:pt idx="1346">
                  <c:v>360.18972224223802</c:v>
                </c:pt>
                <c:pt idx="1347">
                  <c:v>359.97717635447799</c:v>
                </c:pt>
                <c:pt idx="1348">
                  <c:v>359.94924037395202</c:v>
                </c:pt>
                <c:pt idx="1349">
                  <c:v>359.68741698618499</c:v>
                </c:pt>
                <c:pt idx="1350">
                  <c:v>359.58300076554201</c:v>
                </c:pt>
                <c:pt idx="1351">
                  <c:v>359.17200664005901</c:v>
                </c:pt>
                <c:pt idx="1352">
                  <c:v>359.02273929519498</c:v>
                </c:pt>
                <c:pt idx="1353">
                  <c:v>358.73003237226999</c:v>
                </c:pt>
                <c:pt idx="1354">
                  <c:v>358.70958653725899</c:v>
                </c:pt>
                <c:pt idx="1355">
                  <c:v>358.49995264524398</c:v>
                </c:pt>
                <c:pt idx="1356">
                  <c:v>358.20064444197499</c:v>
                </c:pt>
                <c:pt idx="1357">
                  <c:v>358.02168824458101</c:v>
                </c:pt>
                <c:pt idx="1358">
                  <c:v>357.96481541532802</c:v>
                </c:pt>
                <c:pt idx="1359">
                  <c:v>357.52094482377402</c:v>
                </c:pt>
                <c:pt idx="1360">
                  <c:v>357.307784050843</c:v>
                </c:pt>
                <c:pt idx="1361">
                  <c:v>357.26808017718099</c:v>
                </c:pt>
                <c:pt idx="1362">
                  <c:v>357.26028542105001</c:v>
                </c:pt>
                <c:pt idx="1363">
                  <c:v>357.22178921242403</c:v>
                </c:pt>
                <c:pt idx="1364">
                  <c:v>356.91526342368797</c:v>
                </c:pt>
                <c:pt idx="1365">
                  <c:v>356.56612284187798</c:v>
                </c:pt>
                <c:pt idx="1366">
                  <c:v>356.56409754830599</c:v>
                </c:pt>
                <c:pt idx="1367">
                  <c:v>356.50595405899998</c:v>
                </c:pt>
                <c:pt idx="1368">
                  <c:v>356.30460025197499</c:v>
                </c:pt>
                <c:pt idx="1369">
                  <c:v>356.230045157674</c:v>
                </c:pt>
                <c:pt idx="1370">
                  <c:v>356.06323101069</c:v>
                </c:pt>
                <c:pt idx="1371">
                  <c:v>355.991807676326</c:v>
                </c:pt>
                <c:pt idx="1372">
                  <c:v>355.97329662903797</c:v>
                </c:pt>
                <c:pt idx="1373">
                  <c:v>355.61519737276501</c:v>
                </c:pt>
                <c:pt idx="1374">
                  <c:v>355.44546620628103</c:v>
                </c:pt>
                <c:pt idx="1375">
                  <c:v>355.37647150720801</c:v>
                </c:pt>
                <c:pt idx="1376">
                  <c:v>355.33565000407498</c:v>
                </c:pt>
                <c:pt idx="1377">
                  <c:v>355.26714215171</c:v>
                </c:pt>
                <c:pt idx="1378">
                  <c:v>355.15658456414502</c:v>
                </c:pt>
                <c:pt idx="1379">
                  <c:v>354.94709022618798</c:v>
                </c:pt>
                <c:pt idx="1380">
                  <c:v>354.84517128096599</c:v>
                </c:pt>
                <c:pt idx="1381">
                  <c:v>354.71113395941398</c:v>
                </c:pt>
                <c:pt idx="1382">
                  <c:v>354.24849681304499</c:v>
                </c:pt>
                <c:pt idx="1383">
                  <c:v>354.19891864752998</c:v>
                </c:pt>
                <c:pt idx="1384">
                  <c:v>354.10977262096497</c:v>
                </c:pt>
                <c:pt idx="1385">
                  <c:v>354.10418989297102</c:v>
                </c:pt>
                <c:pt idx="1386">
                  <c:v>354.06473865571201</c:v>
                </c:pt>
                <c:pt idx="1387">
                  <c:v>353.54433571698399</c:v>
                </c:pt>
                <c:pt idx="1388">
                  <c:v>353.44717128804803</c:v>
                </c:pt>
                <c:pt idx="1389">
                  <c:v>353.25222562809699</c:v>
                </c:pt>
                <c:pt idx="1390">
                  <c:v>352.65873043797302</c:v>
                </c:pt>
                <c:pt idx="1391">
                  <c:v>352.55256537701598</c:v>
                </c:pt>
                <c:pt idx="1392">
                  <c:v>352.53771456830998</c:v>
                </c:pt>
                <c:pt idx="1393">
                  <c:v>352.52358011414901</c:v>
                </c:pt>
                <c:pt idx="1394">
                  <c:v>352.39569131523098</c:v>
                </c:pt>
                <c:pt idx="1395">
                  <c:v>352.23203301949599</c:v>
                </c:pt>
                <c:pt idx="1396">
                  <c:v>351.87121658060499</c:v>
                </c:pt>
                <c:pt idx="1397">
                  <c:v>351.81137381112597</c:v>
                </c:pt>
                <c:pt idx="1398">
                  <c:v>351.81110439943899</c:v>
                </c:pt>
                <c:pt idx="1399">
                  <c:v>351.79628643889799</c:v>
                </c:pt>
                <c:pt idx="1400">
                  <c:v>351.70881568191197</c:v>
                </c:pt>
                <c:pt idx="1401">
                  <c:v>351.65306530200201</c:v>
                </c:pt>
                <c:pt idx="1402">
                  <c:v>351.593467817923</c:v>
                </c:pt>
                <c:pt idx="1403">
                  <c:v>351.25112894314901</c:v>
                </c:pt>
                <c:pt idx="1404">
                  <c:v>350.433019662574</c:v>
                </c:pt>
                <c:pt idx="1405">
                  <c:v>350.01990822717198</c:v>
                </c:pt>
                <c:pt idx="1406">
                  <c:v>349.915522273183</c:v>
                </c:pt>
                <c:pt idx="1407">
                  <c:v>349.84297284814801</c:v>
                </c:pt>
                <c:pt idx="1408">
                  <c:v>349.57968712406199</c:v>
                </c:pt>
                <c:pt idx="1409">
                  <c:v>349.48924661938401</c:v>
                </c:pt>
                <c:pt idx="1410">
                  <c:v>349.467033207052</c:v>
                </c:pt>
                <c:pt idx="1411">
                  <c:v>349.31109921883501</c:v>
                </c:pt>
                <c:pt idx="1412">
                  <c:v>349.15103657511702</c:v>
                </c:pt>
                <c:pt idx="1413">
                  <c:v>349.11946772198002</c:v>
                </c:pt>
                <c:pt idx="1414">
                  <c:v>349.09055942150502</c:v>
                </c:pt>
                <c:pt idx="1415">
                  <c:v>349.06710522200302</c:v>
                </c:pt>
                <c:pt idx="1416">
                  <c:v>348.75589698585799</c:v>
                </c:pt>
                <c:pt idx="1417">
                  <c:v>348.60655869631501</c:v>
                </c:pt>
                <c:pt idx="1418">
                  <c:v>348.596162048932</c:v>
                </c:pt>
                <c:pt idx="1419">
                  <c:v>348.55282423959102</c:v>
                </c:pt>
                <c:pt idx="1420">
                  <c:v>348.55060994331001</c:v>
                </c:pt>
                <c:pt idx="1421">
                  <c:v>348.37419798297702</c:v>
                </c:pt>
                <c:pt idx="1422">
                  <c:v>348.36856220812598</c:v>
                </c:pt>
                <c:pt idx="1423">
                  <c:v>348.19979652562603</c:v>
                </c:pt>
                <c:pt idx="1424">
                  <c:v>348.08067956283099</c:v>
                </c:pt>
                <c:pt idx="1425">
                  <c:v>347.87598010776799</c:v>
                </c:pt>
                <c:pt idx="1426">
                  <c:v>347.65456887013198</c:v>
                </c:pt>
                <c:pt idx="1427">
                  <c:v>347.62895342007897</c:v>
                </c:pt>
                <c:pt idx="1428">
                  <c:v>347.135893907396</c:v>
                </c:pt>
                <c:pt idx="1429">
                  <c:v>347.02708983261698</c:v>
                </c:pt>
                <c:pt idx="1430">
                  <c:v>346.73705207063801</c:v>
                </c:pt>
                <c:pt idx="1431">
                  <c:v>346.66003570964102</c:v>
                </c:pt>
                <c:pt idx="1432">
                  <c:v>346.29125006539402</c:v>
                </c:pt>
                <c:pt idx="1433">
                  <c:v>345.88040796281399</c:v>
                </c:pt>
                <c:pt idx="1434">
                  <c:v>345.822504215967</c:v>
                </c:pt>
                <c:pt idx="1435">
                  <c:v>345.71309095559099</c:v>
                </c:pt>
                <c:pt idx="1436">
                  <c:v>345.60604600714601</c:v>
                </c:pt>
                <c:pt idx="1437">
                  <c:v>345.37035976558298</c:v>
                </c:pt>
                <c:pt idx="1438">
                  <c:v>345.30962565948897</c:v>
                </c:pt>
                <c:pt idx="1439">
                  <c:v>345.13744188336602</c:v>
                </c:pt>
                <c:pt idx="1440">
                  <c:v>344.83794867471101</c:v>
                </c:pt>
                <c:pt idx="1441">
                  <c:v>344.63698075212301</c:v>
                </c:pt>
                <c:pt idx="1442">
                  <c:v>344.47753704374998</c:v>
                </c:pt>
                <c:pt idx="1443">
                  <c:v>344.45261565946902</c:v>
                </c:pt>
                <c:pt idx="1444">
                  <c:v>344.44859295367303</c:v>
                </c:pt>
                <c:pt idx="1445">
                  <c:v>344.38715895758702</c:v>
                </c:pt>
                <c:pt idx="1446">
                  <c:v>344.38006870621001</c:v>
                </c:pt>
                <c:pt idx="1447">
                  <c:v>344.34523130243298</c:v>
                </c:pt>
                <c:pt idx="1448">
                  <c:v>344.18649169561502</c:v>
                </c:pt>
                <c:pt idx="1449">
                  <c:v>344.146900272094</c:v>
                </c:pt>
                <c:pt idx="1450">
                  <c:v>343.72872873293397</c:v>
                </c:pt>
                <c:pt idx="1451">
                  <c:v>343.55742108799598</c:v>
                </c:pt>
                <c:pt idx="1452">
                  <c:v>343.52360390480197</c:v>
                </c:pt>
                <c:pt idx="1453">
                  <c:v>343.35429714228098</c:v>
                </c:pt>
                <c:pt idx="1454">
                  <c:v>343.331147815995</c:v>
                </c:pt>
                <c:pt idx="1455">
                  <c:v>343.21833659884402</c:v>
                </c:pt>
                <c:pt idx="1456">
                  <c:v>343.06533795967903</c:v>
                </c:pt>
                <c:pt idx="1457">
                  <c:v>342.91789120943002</c:v>
                </c:pt>
                <c:pt idx="1458">
                  <c:v>342.86391024298501</c:v>
                </c:pt>
                <c:pt idx="1459">
                  <c:v>342.81275145216199</c:v>
                </c:pt>
                <c:pt idx="1460">
                  <c:v>342.80082295771899</c:v>
                </c:pt>
                <c:pt idx="1461">
                  <c:v>342.731890248985</c:v>
                </c:pt>
                <c:pt idx="1462">
                  <c:v>342.72070959764102</c:v>
                </c:pt>
                <c:pt idx="1463">
                  <c:v>342.683609346222</c:v>
                </c:pt>
                <c:pt idx="1464">
                  <c:v>342.677142402161</c:v>
                </c:pt>
                <c:pt idx="1465">
                  <c:v>342.47963767853298</c:v>
                </c:pt>
                <c:pt idx="1466">
                  <c:v>342.295732461358</c:v>
                </c:pt>
                <c:pt idx="1467">
                  <c:v>342.11767831146398</c:v>
                </c:pt>
                <c:pt idx="1468">
                  <c:v>342.01115763919802</c:v>
                </c:pt>
                <c:pt idx="1469">
                  <c:v>342.00316032287901</c:v>
                </c:pt>
                <c:pt idx="1470">
                  <c:v>341.87904597937501</c:v>
                </c:pt>
                <c:pt idx="1471">
                  <c:v>341.77111712826201</c:v>
                </c:pt>
                <c:pt idx="1472">
                  <c:v>341.42758832562998</c:v>
                </c:pt>
                <c:pt idx="1473">
                  <c:v>341.39583410664102</c:v>
                </c:pt>
                <c:pt idx="1474">
                  <c:v>341.33098128246598</c:v>
                </c:pt>
                <c:pt idx="1475">
                  <c:v>340.90362295100601</c:v>
                </c:pt>
                <c:pt idx="1476">
                  <c:v>340.69871810679899</c:v>
                </c:pt>
                <c:pt idx="1477">
                  <c:v>340.69111391458199</c:v>
                </c:pt>
                <c:pt idx="1478">
                  <c:v>340.67406347990902</c:v>
                </c:pt>
                <c:pt idx="1479">
                  <c:v>340.67406347990902</c:v>
                </c:pt>
                <c:pt idx="1480">
                  <c:v>340.67406347990902</c:v>
                </c:pt>
                <c:pt idx="1481">
                  <c:v>340.67406347990902</c:v>
                </c:pt>
                <c:pt idx="1482">
                  <c:v>340.67406347990902</c:v>
                </c:pt>
                <c:pt idx="1483">
                  <c:v>340.61254498895602</c:v>
                </c:pt>
                <c:pt idx="1484">
                  <c:v>340.60683379224702</c:v>
                </c:pt>
                <c:pt idx="1485">
                  <c:v>340.51448727751603</c:v>
                </c:pt>
                <c:pt idx="1486">
                  <c:v>340.40643073691803</c:v>
                </c:pt>
                <c:pt idx="1487">
                  <c:v>340.21413492543701</c:v>
                </c:pt>
                <c:pt idx="1488">
                  <c:v>340.00115511820297</c:v>
                </c:pt>
                <c:pt idx="1489">
                  <c:v>339.84789009822401</c:v>
                </c:pt>
                <c:pt idx="1490">
                  <c:v>339.83512706759399</c:v>
                </c:pt>
                <c:pt idx="1491">
                  <c:v>339.749930523817</c:v>
                </c:pt>
                <c:pt idx="1492">
                  <c:v>339.71395400605797</c:v>
                </c:pt>
                <c:pt idx="1493">
                  <c:v>339.69531327043302</c:v>
                </c:pt>
                <c:pt idx="1494">
                  <c:v>339.69531327043302</c:v>
                </c:pt>
                <c:pt idx="1495">
                  <c:v>339.559562454397</c:v>
                </c:pt>
                <c:pt idx="1496">
                  <c:v>339.54265458807703</c:v>
                </c:pt>
                <c:pt idx="1497">
                  <c:v>339.51338284785697</c:v>
                </c:pt>
                <c:pt idx="1498">
                  <c:v>339.51059113318303</c:v>
                </c:pt>
                <c:pt idx="1499">
                  <c:v>339.33551805809299</c:v>
                </c:pt>
                <c:pt idx="1500">
                  <c:v>339.24587217419497</c:v>
                </c:pt>
                <c:pt idx="1501">
                  <c:v>339.22956070103402</c:v>
                </c:pt>
                <c:pt idx="1502">
                  <c:v>339.21134573923098</c:v>
                </c:pt>
                <c:pt idx="1503">
                  <c:v>339.06704175530598</c:v>
                </c:pt>
                <c:pt idx="1504">
                  <c:v>338.99551246407202</c:v>
                </c:pt>
                <c:pt idx="1505">
                  <c:v>338.88073852043999</c:v>
                </c:pt>
                <c:pt idx="1506">
                  <c:v>338.57567088608499</c:v>
                </c:pt>
                <c:pt idx="1507">
                  <c:v>338.469542334224</c:v>
                </c:pt>
                <c:pt idx="1508">
                  <c:v>338.15383985138601</c:v>
                </c:pt>
                <c:pt idx="1509">
                  <c:v>338.15383985138601</c:v>
                </c:pt>
                <c:pt idx="1510">
                  <c:v>338.15383985138601</c:v>
                </c:pt>
                <c:pt idx="1511">
                  <c:v>338.15383985138601</c:v>
                </c:pt>
                <c:pt idx="1512">
                  <c:v>337.97037186328299</c:v>
                </c:pt>
                <c:pt idx="1513">
                  <c:v>337.82124912580099</c:v>
                </c:pt>
                <c:pt idx="1514">
                  <c:v>337.726751068189</c:v>
                </c:pt>
                <c:pt idx="1515">
                  <c:v>337.37808748088298</c:v>
                </c:pt>
                <c:pt idx="1516">
                  <c:v>337.01968879202099</c:v>
                </c:pt>
                <c:pt idx="1517">
                  <c:v>336.79556294366802</c:v>
                </c:pt>
                <c:pt idx="1518">
                  <c:v>336.60117747986698</c:v>
                </c:pt>
                <c:pt idx="1519">
                  <c:v>336.49245445325499</c:v>
                </c:pt>
                <c:pt idx="1520">
                  <c:v>336.47444008009398</c:v>
                </c:pt>
                <c:pt idx="1521">
                  <c:v>336.33449068028801</c:v>
                </c:pt>
                <c:pt idx="1522">
                  <c:v>335.942668825064</c:v>
                </c:pt>
                <c:pt idx="1523">
                  <c:v>335.926949362225</c:v>
                </c:pt>
                <c:pt idx="1524">
                  <c:v>335.41997174482202</c:v>
                </c:pt>
                <c:pt idx="1525">
                  <c:v>335.30137597414398</c:v>
                </c:pt>
                <c:pt idx="1526">
                  <c:v>335.29224941409598</c:v>
                </c:pt>
                <c:pt idx="1527">
                  <c:v>335.23438824317702</c:v>
                </c:pt>
                <c:pt idx="1528">
                  <c:v>334.91140461942001</c:v>
                </c:pt>
                <c:pt idx="1529">
                  <c:v>334.90657999995199</c:v>
                </c:pt>
                <c:pt idx="1530">
                  <c:v>334.75172400933701</c:v>
                </c:pt>
                <c:pt idx="1531">
                  <c:v>334.60131518902602</c:v>
                </c:pt>
                <c:pt idx="1532">
                  <c:v>334.60131518902602</c:v>
                </c:pt>
                <c:pt idx="1533">
                  <c:v>334.46166158351798</c:v>
                </c:pt>
                <c:pt idx="1534">
                  <c:v>334.20729932185998</c:v>
                </c:pt>
                <c:pt idx="1535">
                  <c:v>333.90965414637901</c:v>
                </c:pt>
                <c:pt idx="1536">
                  <c:v>333.79655240554598</c:v>
                </c:pt>
                <c:pt idx="1537">
                  <c:v>333.606074718039</c:v>
                </c:pt>
                <c:pt idx="1538">
                  <c:v>333.50357509768901</c:v>
                </c:pt>
                <c:pt idx="1539">
                  <c:v>333.33413470729403</c:v>
                </c:pt>
                <c:pt idx="1540">
                  <c:v>333.33413470729403</c:v>
                </c:pt>
                <c:pt idx="1541">
                  <c:v>333.22338404881498</c:v>
                </c:pt>
                <c:pt idx="1542">
                  <c:v>333.20182009007601</c:v>
                </c:pt>
                <c:pt idx="1543">
                  <c:v>332.9808309883</c:v>
                </c:pt>
                <c:pt idx="1544">
                  <c:v>332.87885745951201</c:v>
                </c:pt>
                <c:pt idx="1545">
                  <c:v>332.87885745951201</c:v>
                </c:pt>
                <c:pt idx="1546">
                  <c:v>332.77814115925497</c:v>
                </c:pt>
                <c:pt idx="1547">
                  <c:v>332.47537479244397</c:v>
                </c:pt>
                <c:pt idx="1548">
                  <c:v>332.38929665847701</c:v>
                </c:pt>
                <c:pt idx="1549">
                  <c:v>331.84126817375198</c:v>
                </c:pt>
                <c:pt idx="1550">
                  <c:v>331.49861365839098</c:v>
                </c:pt>
                <c:pt idx="1551">
                  <c:v>331.14167511490899</c:v>
                </c:pt>
                <c:pt idx="1552">
                  <c:v>331.07719936109203</c:v>
                </c:pt>
                <c:pt idx="1553">
                  <c:v>330.83709736066697</c:v>
                </c:pt>
                <c:pt idx="1554">
                  <c:v>330.556735181796</c:v>
                </c:pt>
                <c:pt idx="1555">
                  <c:v>330.47111332790701</c:v>
                </c:pt>
                <c:pt idx="1556">
                  <c:v>330.29198676161099</c:v>
                </c:pt>
                <c:pt idx="1557">
                  <c:v>330.02790121902802</c:v>
                </c:pt>
                <c:pt idx="1558">
                  <c:v>329.93489193457901</c:v>
                </c:pt>
                <c:pt idx="1559">
                  <c:v>329.901456897598</c:v>
                </c:pt>
                <c:pt idx="1560">
                  <c:v>329.83890074756101</c:v>
                </c:pt>
                <c:pt idx="1561">
                  <c:v>329.50954645893898</c:v>
                </c:pt>
                <c:pt idx="1562">
                  <c:v>329.48221896827101</c:v>
                </c:pt>
                <c:pt idx="1563">
                  <c:v>329.28358479107902</c:v>
                </c:pt>
                <c:pt idx="1564">
                  <c:v>329.07758906662701</c:v>
                </c:pt>
                <c:pt idx="1565">
                  <c:v>328.97569528599001</c:v>
                </c:pt>
                <c:pt idx="1566">
                  <c:v>328.74868022708199</c:v>
                </c:pt>
                <c:pt idx="1567">
                  <c:v>328.68372132349702</c:v>
                </c:pt>
                <c:pt idx="1568">
                  <c:v>328.58357350817499</c:v>
                </c:pt>
                <c:pt idx="1569">
                  <c:v>328.47526085377302</c:v>
                </c:pt>
                <c:pt idx="1570">
                  <c:v>328.460365757668</c:v>
                </c:pt>
                <c:pt idx="1571">
                  <c:v>328.250718448535</c:v>
                </c:pt>
                <c:pt idx="1572">
                  <c:v>328.11816965561599</c:v>
                </c:pt>
                <c:pt idx="1573">
                  <c:v>327.34917483526101</c:v>
                </c:pt>
                <c:pt idx="1574">
                  <c:v>327.12786066700102</c:v>
                </c:pt>
                <c:pt idx="1575">
                  <c:v>327.11255927234703</c:v>
                </c:pt>
                <c:pt idx="1576">
                  <c:v>327.028920155653</c:v>
                </c:pt>
                <c:pt idx="1577">
                  <c:v>326.83750881013998</c:v>
                </c:pt>
                <c:pt idx="1578">
                  <c:v>326.512218312058</c:v>
                </c:pt>
                <c:pt idx="1579">
                  <c:v>326.35003233678498</c:v>
                </c:pt>
                <c:pt idx="1580">
                  <c:v>326.33246772339999</c:v>
                </c:pt>
                <c:pt idx="1581">
                  <c:v>325.94666528258699</c:v>
                </c:pt>
                <c:pt idx="1582">
                  <c:v>325.90305769941602</c:v>
                </c:pt>
                <c:pt idx="1583">
                  <c:v>325.90305769941602</c:v>
                </c:pt>
                <c:pt idx="1584">
                  <c:v>325.21723991994799</c:v>
                </c:pt>
                <c:pt idx="1585">
                  <c:v>325.04066121967099</c:v>
                </c:pt>
                <c:pt idx="1586">
                  <c:v>325.02508104151002</c:v>
                </c:pt>
                <c:pt idx="1587">
                  <c:v>325.01966529664298</c:v>
                </c:pt>
                <c:pt idx="1588">
                  <c:v>325.01966529664298</c:v>
                </c:pt>
                <c:pt idx="1589">
                  <c:v>324.89621738768699</c:v>
                </c:pt>
                <c:pt idx="1590">
                  <c:v>324.82644468663801</c:v>
                </c:pt>
                <c:pt idx="1591">
                  <c:v>324.81254948807799</c:v>
                </c:pt>
                <c:pt idx="1592">
                  <c:v>324.48335122207499</c:v>
                </c:pt>
                <c:pt idx="1593">
                  <c:v>324.33870094024201</c:v>
                </c:pt>
                <c:pt idx="1594">
                  <c:v>323.98506082676499</c:v>
                </c:pt>
                <c:pt idx="1595">
                  <c:v>323.915830359658</c:v>
                </c:pt>
                <c:pt idx="1596">
                  <c:v>323.81286987254998</c:v>
                </c:pt>
                <c:pt idx="1597">
                  <c:v>323.80591453917498</c:v>
                </c:pt>
                <c:pt idx="1598">
                  <c:v>323.745219779146</c:v>
                </c:pt>
                <c:pt idx="1599">
                  <c:v>323.74375593863101</c:v>
                </c:pt>
                <c:pt idx="1600">
                  <c:v>323.63675218367399</c:v>
                </c:pt>
                <c:pt idx="1601">
                  <c:v>323.62933283770599</c:v>
                </c:pt>
                <c:pt idx="1602">
                  <c:v>323.35064947372302</c:v>
                </c:pt>
                <c:pt idx="1603">
                  <c:v>323.31848790805202</c:v>
                </c:pt>
                <c:pt idx="1604">
                  <c:v>323.15506219266098</c:v>
                </c:pt>
                <c:pt idx="1605">
                  <c:v>323.09754192761</c:v>
                </c:pt>
                <c:pt idx="1606">
                  <c:v>322.95034231270103</c:v>
                </c:pt>
                <c:pt idx="1607">
                  <c:v>322.50534546256398</c:v>
                </c:pt>
                <c:pt idx="1608">
                  <c:v>322.05380566140502</c:v>
                </c:pt>
                <c:pt idx="1609">
                  <c:v>321.63100418637401</c:v>
                </c:pt>
                <c:pt idx="1610">
                  <c:v>321.33242687661402</c:v>
                </c:pt>
                <c:pt idx="1611">
                  <c:v>321.18617485890297</c:v>
                </c:pt>
                <c:pt idx="1612">
                  <c:v>321.17661909575298</c:v>
                </c:pt>
                <c:pt idx="1613">
                  <c:v>321.15657917502199</c:v>
                </c:pt>
                <c:pt idx="1614">
                  <c:v>321.131478323772</c:v>
                </c:pt>
                <c:pt idx="1615">
                  <c:v>321.00283729085101</c:v>
                </c:pt>
                <c:pt idx="1616">
                  <c:v>320.95033142687299</c:v>
                </c:pt>
                <c:pt idx="1617">
                  <c:v>320.88663509302302</c:v>
                </c:pt>
                <c:pt idx="1618">
                  <c:v>320.58844857268201</c:v>
                </c:pt>
                <c:pt idx="1619">
                  <c:v>320.53442449386301</c:v>
                </c:pt>
                <c:pt idx="1620">
                  <c:v>320.53442449386301</c:v>
                </c:pt>
                <c:pt idx="1621">
                  <c:v>320.45357552410297</c:v>
                </c:pt>
                <c:pt idx="1622">
                  <c:v>320.42929290981903</c:v>
                </c:pt>
                <c:pt idx="1623">
                  <c:v>320.40116277823</c:v>
                </c:pt>
                <c:pt idx="1624">
                  <c:v>320.38328611325397</c:v>
                </c:pt>
                <c:pt idx="1625">
                  <c:v>320.30408992836101</c:v>
                </c:pt>
                <c:pt idx="1626">
                  <c:v>319.94432572925001</c:v>
                </c:pt>
                <c:pt idx="1627">
                  <c:v>319.62986885269601</c:v>
                </c:pt>
                <c:pt idx="1628">
                  <c:v>319.59504504776902</c:v>
                </c:pt>
                <c:pt idx="1629">
                  <c:v>319.37422238872102</c:v>
                </c:pt>
                <c:pt idx="1630">
                  <c:v>319.35185047618103</c:v>
                </c:pt>
                <c:pt idx="1631">
                  <c:v>319.31190783971999</c:v>
                </c:pt>
                <c:pt idx="1632">
                  <c:v>319.22881227828702</c:v>
                </c:pt>
                <c:pt idx="1633">
                  <c:v>319.22389202618598</c:v>
                </c:pt>
                <c:pt idx="1634">
                  <c:v>319.15327522593299</c:v>
                </c:pt>
                <c:pt idx="1635">
                  <c:v>319.14008056718899</c:v>
                </c:pt>
                <c:pt idx="1636">
                  <c:v>319.05256906062698</c:v>
                </c:pt>
                <c:pt idx="1637">
                  <c:v>319.02300180535502</c:v>
                </c:pt>
                <c:pt idx="1638">
                  <c:v>318.94815186264998</c:v>
                </c:pt>
                <c:pt idx="1639">
                  <c:v>318.94815186264998</c:v>
                </c:pt>
                <c:pt idx="1640">
                  <c:v>318.94815186264998</c:v>
                </c:pt>
                <c:pt idx="1641">
                  <c:v>318.94815186264998</c:v>
                </c:pt>
                <c:pt idx="1642">
                  <c:v>318.10248565021601</c:v>
                </c:pt>
                <c:pt idx="1643">
                  <c:v>318.013127436101</c:v>
                </c:pt>
                <c:pt idx="1644">
                  <c:v>317.51395111847597</c:v>
                </c:pt>
                <c:pt idx="1645">
                  <c:v>317.41364910428098</c:v>
                </c:pt>
                <c:pt idx="1646">
                  <c:v>317.28301704113602</c:v>
                </c:pt>
                <c:pt idx="1647">
                  <c:v>317.25943069383499</c:v>
                </c:pt>
                <c:pt idx="1648">
                  <c:v>317.22830199768401</c:v>
                </c:pt>
                <c:pt idx="1649">
                  <c:v>317.21367557745401</c:v>
                </c:pt>
                <c:pt idx="1650">
                  <c:v>316.90710540431502</c:v>
                </c:pt>
                <c:pt idx="1651">
                  <c:v>316.83085812320297</c:v>
                </c:pt>
                <c:pt idx="1652">
                  <c:v>316.80329177509401</c:v>
                </c:pt>
                <c:pt idx="1653">
                  <c:v>316.63952528395401</c:v>
                </c:pt>
                <c:pt idx="1654">
                  <c:v>316.50462365671399</c:v>
                </c:pt>
                <c:pt idx="1655">
                  <c:v>316.12898570926899</c:v>
                </c:pt>
                <c:pt idx="1656">
                  <c:v>315.93324203668197</c:v>
                </c:pt>
                <c:pt idx="1657">
                  <c:v>315.70486875561699</c:v>
                </c:pt>
                <c:pt idx="1658">
                  <c:v>315.64704896889401</c:v>
                </c:pt>
                <c:pt idx="1659">
                  <c:v>315.59044852426001</c:v>
                </c:pt>
                <c:pt idx="1660">
                  <c:v>315.54036053437</c:v>
                </c:pt>
                <c:pt idx="1661">
                  <c:v>315.44605568381098</c:v>
                </c:pt>
                <c:pt idx="1662">
                  <c:v>315.27090461906897</c:v>
                </c:pt>
                <c:pt idx="1663">
                  <c:v>315.067809099665</c:v>
                </c:pt>
                <c:pt idx="1664">
                  <c:v>315.06028824319401</c:v>
                </c:pt>
                <c:pt idx="1665">
                  <c:v>315.05998740520101</c:v>
                </c:pt>
                <c:pt idx="1666">
                  <c:v>315.02179297232198</c:v>
                </c:pt>
                <c:pt idx="1667">
                  <c:v>315.02179297232198</c:v>
                </c:pt>
                <c:pt idx="1668">
                  <c:v>314.87920344550099</c:v>
                </c:pt>
                <c:pt idx="1669">
                  <c:v>314.63904853661001</c:v>
                </c:pt>
                <c:pt idx="1670">
                  <c:v>314.36092356182002</c:v>
                </c:pt>
                <c:pt idx="1671">
                  <c:v>314.36092356182002</c:v>
                </c:pt>
                <c:pt idx="1672">
                  <c:v>314.09818669964</c:v>
                </c:pt>
                <c:pt idx="1673">
                  <c:v>313.809140695765</c:v>
                </c:pt>
                <c:pt idx="1674">
                  <c:v>313.691870788095</c:v>
                </c:pt>
                <c:pt idx="1675">
                  <c:v>313.68804352895899</c:v>
                </c:pt>
                <c:pt idx="1676">
                  <c:v>313.66585601649899</c:v>
                </c:pt>
                <c:pt idx="1677">
                  <c:v>313.45516910639498</c:v>
                </c:pt>
                <c:pt idx="1678">
                  <c:v>313.454924323819</c:v>
                </c:pt>
                <c:pt idx="1679">
                  <c:v>313.26711975339498</c:v>
                </c:pt>
                <c:pt idx="1680">
                  <c:v>313.116711389496</c:v>
                </c:pt>
                <c:pt idx="1681">
                  <c:v>313.01276534746398</c:v>
                </c:pt>
                <c:pt idx="1682">
                  <c:v>312.96429825866801</c:v>
                </c:pt>
                <c:pt idx="1683">
                  <c:v>312.83737727231198</c:v>
                </c:pt>
                <c:pt idx="1684">
                  <c:v>312.68669002228103</c:v>
                </c:pt>
                <c:pt idx="1685">
                  <c:v>312.49800491171902</c:v>
                </c:pt>
                <c:pt idx="1686">
                  <c:v>312.35258710741499</c:v>
                </c:pt>
                <c:pt idx="1687">
                  <c:v>312.24462846853999</c:v>
                </c:pt>
                <c:pt idx="1688">
                  <c:v>312.16297712296</c:v>
                </c:pt>
                <c:pt idx="1689">
                  <c:v>312.16297712296</c:v>
                </c:pt>
                <c:pt idx="1690">
                  <c:v>312.16170476588201</c:v>
                </c:pt>
                <c:pt idx="1691">
                  <c:v>311.91919713342799</c:v>
                </c:pt>
                <c:pt idx="1692">
                  <c:v>311.88524896217001</c:v>
                </c:pt>
                <c:pt idx="1693">
                  <c:v>311.695977338288</c:v>
                </c:pt>
                <c:pt idx="1694">
                  <c:v>311.67047659900499</c:v>
                </c:pt>
                <c:pt idx="1695">
                  <c:v>311.57207429016597</c:v>
                </c:pt>
                <c:pt idx="1696">
                  <c:v>311.35014224092401</c:v>
                </c:pt>
                <c:pt idx="1697">
                  <c:v>311.314319772516</c:v>
                </c:pt>
                <c:pt idx="1698">
                  <c:v>310.90224618678502</c:v>
                </c:pt>
                <c:pt idx="1699">
                  <c:v>310.83470481618798</c:v>
                </c:pt>
                <c:pt idx="1700">
                  <c:v>310.80964166664</c:v>
                </c:pt>
                <c:pt idx="1701">
                  <c:v>310.78832333009399</c:v>
                </c:pt>
                <c:pt idx="1702">
                  <c:v>310.71730006415601</c:v>
                </c:pt>
                <c:pt idx="1703">
                  <c:v>310.71131535828999</c:v>
                </c:pt>
                <c:pt idx="1704">
                  <c:v>310.52895897699</c:v>
                </c:pt>
                <c:pt idx="1705">
                  <c:v>310.01662577181497</c:v>
                </c:pt>
                <c:pt idx="1706">
                  <c:v>309.97469395102303</c:v>
                </c:pt>
                <c:pt idx="1707">
                  <c:v>309.94410052661601</c:v>
                </c:pt>
                <c:pt idx="1708">
                  <c:v>309.94386753321697</c:v>
                </c:pt>
                <c:pt idx="1709">
                  <c:v>309.77915562012998</c:v>
                </c:pt>
                <c:pt idx="1710">
                  <c:v>309.75568272547298</c:v>
                </c:pt>
                <c:pt idx="1711">
                  <c:v>309.54339881617</c:v>
                </c:pt>
                <c:pt idx="1712">
                  <c:v>309.53511673570603</c:v>
                </c:pt>
                <c:pt idx="1713">
                  <c:v>309.51802695378899</c:v>
                </c:pt>
                <c:pt idx="1714">
                  <c:v>309.33207813316699</c:v>
                </c:pt>
                <c:pt idx="1715">
                  <c:v>309.286667939469</c:v>
                </c:pt>
                <c:pt idx="1716">
                  <c:v>309.17451471817401</c:v>
                </c:pt>
                <c:pt idx="1717">
                  <c:v>309.00051206090097</c:v>
                </c:pt>
                <c:pt idx="1718">
                  <c:v>308.80764541170902</c:v>
                </c:pt>
                <c:pt idx="1719">
                  <c:v>308.80764541170902</c:v>
                </c:pt>
                <c:pt idx="1720">
                  <c:v>308.80764541170902</c:v>
                </c:pt>
                <c:pt idx="1721">
                  <c:v>308.80764541170902</c:v>
                </c:pt>
                <c:pt idx="1722">
                  <c:v>308.78703662581597</c:v>
                </c:pt>
                <c:pt idx="1723">
                  <c:v>308.42061371956498</c:v>
                </c:pt>
                <c:pt idx="1724">
                  <c:v>307.86205446679497</c:v>
                </c:pt>
                <c:pt idx="1725">
                  <c:v>307.69509867294403</c:v>
                </c:pt>
                <c:pt idx="1726">
                  <c:v>307.58091240201099</c:v>
                </c:pt>
                <c:pt idx="1727">
                  <c:v>307.52378135212501</c:v>
                </c:pt>
                <c:pt idx="1728">
                  <c:v>306.92513820834</c:v>
                </c:pt>
                <c:pt idx="1729">
                  <c:v>306.91203549134298</c:v>
                </c:pt>
                <c:pt idx="1730">
                  <c:v>306.86128107967698</c:v>
                </c:pt>
                <c:pt idx="1731">
                  <c:v>306.77368019077102</c:v>
                </c:pt>
                <c:pt idx="1732">
                  <c:v>306.63727898992602</c:v>
                </c:pt>
                <c:pt idx="1733">
                  <c:v>306.47367646623599</c:v>
                </c:pt>
                <c:pt idx="1734">
                  <c:v>306.40620474815802</c:v>
                </c:pt>
                <c:pt idx="1735">
                  <c:v>306.405954334282</c:v>
                </c:pt>
                <c:pt idx="1736">
                  <c:v>306.36662208501599</c:v>
                </c:pt>
                <c:pt idx="1737">
                  <c:v>306.14612067822401</c:v>
                </c:pt>
                <c:pt idx="1738">
                  <c:v>306.14545725438899</c:v>
                </c:pt>
                <c:pt idx="1739">
                  <c:v>305.95318066674997</c:v>
                </c:pt>
                <c:pt idx="1740">
                  <c:v>305.89741289957902</c:v>
                </c:pt>
                <c:pt idx="1741">
                  <c:v>305.56832360824899</c:v>
                </c:pt>
                <c:pt idx="1742">
                  <c:v>305.23377810980298</c:v>
                </c:pt>
                <c:pt idx="1743">
                  <c:v>305.22129779385898</c:v>
                </c:pt>
                <c:pt idx="1744">
                  <c:v>305.189414480148</c:v>
                </c:pt>
                <c:pt idx="1745">
                  <c:v>305.03614766957799</c:v>
                </c:pt>
                <c:pt idx="1746">
                  <c:v>304.80739860957198</c:v>
                </c:pt>
                <c:pt idx="1747">
                  <c:v>304.72015522161303</c:v>
                </c:pt>
                <c:pt idx="1748">
                  <c:v>304.62101902580201</c:v>
                </c:pt>
                <c:pt idx="1749">
                  <c:v>304.56669672377802</c:v>
                </c:pt>
                <c:pt idx="1750">
                  <c:v>304.55696036105201</c:v>
                </c:pt>
                <c:pt idx="1751">
                  <c:v>304.47415164806603</c:v>
                </c:pt>
                <c:pt idx="1752">
                  <c:v>304.35368530942299</c:v>
                </c:pt>
                <c:pt idx="1753">
                  <c:v>304.35368530942299</c:v>
                </c:pt>
                <c:pt idx="1754">
                  <c:v>304.34701193401003</c:v>
                </c:pt>
                <c:pt idx="1755">
                  <c:v>304.30954933699701</c:v>
                </c:pt>
                <c:pt idx="1756">
                  <c:v>304.169357371964</c:v>
                </c:pt>
                <c:pt idx="1757">
                  <c:v>304.119762903599</c:v>
                </c:pt>
                <c:pt idx="1758">
                  <c:v>304.06115027619097</c:v>
                </c:pt>
                <c:pt idx="1759">
                  <c:v>303.87654092062797</c:v>
                </c:pt>
                <c:pt idx="1760">
                  <c:v>303.81565300557298</c:v>
                </c:pt>
                <c:pt idx="1761">
                  <c:v>303.797543218226</c:v>
                </c:pt>
                <c:pt idx="1762">
                  <c:v>303.77662425305999</c:v>
                </c:pt>
                <c:pt idx="1763">
                  <c:v>303.76085979127799</c:v>
                </c:pt>
                <c:pt idx="1764">
                  <c:v>303.53662165987703</c:v>
                </c:pt>
                <c:pt idx="1765">
                  <c:v>303.50054616013301</c:v>
                </c:pt>
                <c:pt idx="1766">
                  <c:v>303.445696046975</c:v>
                </c:pt>
                <c:pt idx="1767">
                  <c:v>303.445696046975</c:v>
                </c:pt>
                <c:pt idx="1768">
                  <c:v>303.19980465263399</c:v>
                </c:pt>
                <c:pt idx="1769">
                  <c:v>303.19642551246602</c:v>
                </c:pt>
                <c:pt idx="1770">
                  <c:v>303.19642551246602</c:v>
                </c:pt>
                <c:pt idx="1771">
                  <c:v>302.97285712102502</c:v>
                </c:pt>
                <c:pt idx="1772">
                  <c:v>302.97285712102502</c:v>
                </c:pt>
                <c:pt idx="1773">
                  <c:v>302.85010955288902</c:v>
                </c:pt>
                <c:pt idx="1774">
                  <c:v>302.75568315104601</c:v>
                </c:pt>
                <c:pt idx="1775">
                  <c:v>302.62288485839201</c:v>
                </c:pt>
                <c:pt idx="1776">
                  <c:v>302.61140057117302</c:v>
                </c:pt>
                <c:pt idx="1777">
                  <c:v>302.56196841684198</c:v>
                </c:pt>
                <c:pt idx="1778">
                  <c:v>302.432845870721</c:v>
                </c:pt>
                <c:pt idx="1779">
                  <c:v>302.35959124651799</c:v>
                </c:pt>
                <c:pt idx="1780">
                  <c:v>302.30647502304902</c:v>
                </c:pt>
                <c:pt idx="1781">
                  <c:v>302.22841097762199</c:v>
                </c:pt>
                <c:pt idx="1782">
                  <c:v>302.08801518506101</c:v>
                </c:pt>
                <c:pt idx="1783">
                  <c:v>302.04855400043198</c:v>
                </c:pt>
                <c:pt idx="1784">
                  <c:v>302.02518265917399</c:v>
                </c:pt>
                <c:pt idx="1785">
                  <c:v>302.01490108716501</c:v>
                </c:pt>
                <c:pt idx="1786">
                  <c:v>301.95942237975697</c:v>
                </c:pt>
                <c:pt idx="1787">
                  <c:v>301.90246838438901</c:v>
                </c:pt>
                <c:pt idx="1788">
                  <c:v>301.82600457903698</c:v>
                </c:pt>
                <c:pt idx="1789">
                  <c:v>301.82458396919498</c:v>
                </c:pt>
                <c:pt idx="1790">
                  <c:v>301.80261600373899</c:v>
                </c:pt>
                <c:pt idx="1791">
                  <c:v>301.65320936614103</c:v>
                </c:pt>
                <c:pt idx="1792">
                  <c:v>301.40224673833598</c:v>
                </c:pt>
                <c:pt idx="1793">
                  <c:v>301.08107630269598</c:v>
                </c:pt>
                <c:pt idx="1794">
                  <c:v>301.04422678202599</c:v>
                </c:pt>
                <c:pt idx="1795">
                  <c:v>301.04422678202599</c:v>
                </c:pt>
                <c:pt idx="1796">
                  <c:v>301.028334221553</c:v>
                </c:pt>
                <c:pt idx="1797">
                  <c:v>300.97852210070999</c:v>
                </c:pt>
                <c:pt idx="1798">
                  <c:v>300.96856468577897</c:v>
                </c:pt>
                <c:pt idx="1799">
                  <c:v>300.880328195564</c:v>
                </c:pt>
                <c:pt idx="1800">
                  <c:v>300.60630466926398</c:v>
                </c:pt>
                <c:pt idx="1801">
                  <c:v>300.55067106924997</c:v>
                </c:pt>
                <c:pt idx="1802">
                  <c:v>300.52332349251799</c:v>
                </c:pt>
              </c:numCache>
            </c:numRef>
          </c:val>
          <c:smooth val="0"/>
          <c:extLst>
            <c:ext xmlns:c16="http://schemas.microsoft.com/office/drawing/2014/chart" uri="{C3380CC4-5D6E-409C-BE32-E72D297353CC}">
              <c16:uniqueId val="{00000000-B3E4-40D8-8C35-AEF1C0985E1E}"/>
            </c:ext>
          </c:extLst>
        </c:ser>
        <c:dLbls>
          <c:showLegendKey val="0"/>
          <c:showVal val="0"/>
          <c:showCatName val="0"/>
          <c:showSerName val="0"/>
          <c:showPercent val="0"/>
          <c:showBubbleSize val="0"/>
        </c:dLbls>
        <c:smooth val="0"/>
        <c:axId val="1931185408"/>
        <c:axId val="1931179168"/>
      </c:lineChart>
      <c:catAx>
        <c:axId val="1931185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31179168"/>
        <c:crosses val="autoZero"/>
        <c:auto val="1"/>
        <c:lblAlgn val="ctr"/>
        <c:lblOffset val="100"/>
        <c:noMultiLvlLbl val="0"/>
      </c:catAx>
      <c:valAx>
        <c:axId val="1931179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31185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val>
            <c:numRef>
              <c:f>dist!$A$55:$A$1912</c:f>
              <c:numCache>
                <c:formatCode>General</c:formatCode>
                <c:ptCount val="1858"/>
                <c:pt idx="0">
                  <c:v>4988.8177509493698</c:v>
                </c:pt>
                <c:pt idx="1">
                  <c:v>4979.0511681340004</c:v>
                </c:pt>
                <c:pt idx="2">
                  <c:v>4977.1439695624003</c:v>
                </c:pt>
                <c:pt idx="3">
                  <c:v>4942.3995958288797</c:v>
                </c:pt>
                <c:pt idx="4">
                  <c:v>4817.2334589563998</c:v>
                </c:pt>
                <c:pt idx="5">
                  <c:v>4697.7835730102697</c:v>
                </c:pt>
                <c:pt idx="6">
                  <c:v>4626.6679804201403</c:v>
                </c:pt>
                <c:pt idx="7">
                  <c:v>4565.6292319911199</c:v>
                </c:pt>
                <c:pt idx="8">
                  <c:v>4561.4095131077902</c:v>
                </c:pt>
                <c:pt idx="9">
                  <c:v>4555.1816573833303</c:v>
                </c:pt>
                <c:pt idx="10">
                  <c:v>4507.3208014368402</c:v>
                </c:pt>
                <c:pt idx="11">
                  <c:v>4486.1817417878701</c:v>
                </c:pt>
                <c:pt idx="12">
                  <c:v>4443.5678820594903</c:v>
                </c:pt>
                <c:pt idx="13">
                  <c:v>4442.6482787383102</c:v>
                </c:pt>
                <c:pt idx="14">
                  <c:v>4404.4219373380602</c:v>
                </c:pt>
                <c:pt idx="15">
                  <c:v>4395.6143777991601</c:v>
                </c:pt>
                <c:pt idx="16">
                  <c:v>4166.6540544884101</c:v>
                </c:pt>
                <c:pt idx="17">
                  <c:v>4138.5467758954701</c:v>
                </c:pt>
                <c:pt idx="18">
                  <c:v>4102.2637384883401</c:v>
                </c:pt>
                <c:pt idx="19">
                  <c:v>4043.8224170940898</c:v>
                </c:pt>
                <c:pt idx="20">
                  <c:v>3993.06776455105</c:v>
                </c:pt>
                <c:pt idx="21">
                  <c:v>3970.6839615038698</c:v>
                </c:pt>
                <c:pt idx="22">
                  <c:v>3943.67240547446</c:v>
                </c:pt>
                <c:pt idx="23">
                  <c:v>3941.9845443988802</c:v>
                </c:pt>
                <c:pt idx="24">
                  <c:v>3918.9704111207502</c:v>
                </c:pt>
                <c:pt idx="25">
                  <c:v>3892.0709514079799</c:v>
                </c:pt>
                <c:pt idx="26">
                  <c:v>3846.0401585329701</c:v>
                </c:pt>
                <c:pt idx="27">
                  <c:v>3813.9720856353902</c:v>
                </c:pt>
                <c:pt idx="28">
                  <c:v>3731.4138286299399</c:v>
                </c:pt>
                <c:pt idx="29">
                  <c:v>3717.1082917772401</c:v>
                </c:pt>
                <c:pt idx="30">
                  <c:v>3524.0732227497101</c:v>
                </c:pt>
                <c:pt idx="31">
                  <c:v>3524.0732227497101</c:v>
                </c:pt>
                <c:pt idx="32">
                  <c:v>3524.0732227497101</c:v>
                </c:pt>
                <c:pt idx="33">
                  <c:v>3524.0732227497101</c:v>
                </c:pt>
                <c:pt idx="34">
                  <c:v>3524.0732227497101</c:v>
                </c:pt>
                <c:pt idx="35">
                  <c:v>3524.0732227497101</c:v>
                </c:pt>
                <c:pt idx="36">
                  <c:v>3524.0732227497101</c:v>
                </c:pt>
                <c:pt idx="37">
                  <c:v>3524.0732227497101</c:v>
                </c:pt>
                <c:pt idx="38">
                  <c:v>3524.0732227497101</c:v>
                </c:pt>
                <c:pt idx="39">
                  <c:v>3524.0732227497101</c:v>
                </c:pt>
                <c:pt idx="40">
                  <c:v>3524.0732227497101</c:v>
                </c:pt>
                <c:pt idx="41">
                  <c:v>3524.0732227497101</c:v>
                </c:pt>
                <c:pt idx="42">
                  <c:v>3450.6275408005099</c:v>
                </c:pt>
                <c:pt idx="43">
                  <c:v>3355.80121117921</c:v>
                </c:pt>
                <c:pt idx="44">
                  <c:v>3352.0945133207401</c:v>
                </c:pt>
                <c:pt idx="45">
                  <c:v>3349.80886836432</c:v>
                </c:pt>
                <c:pt idx="46">
                  <c:v>3349.80886836432</c:v>
                </c:pt>
                <c:pt idx="47">
                  <c:v>3292.41041882031</c:v>
                </c:pt>
                <c:pt idx="48">
                  <c:v>3285.8847726020699</c:v>
                </c:pt>
                <c:pt idx="49">
                  <c:v>3275.1105453332002</c:v>
                </c:pt>
                <c:pt idx="50">
                  <c:v>3265.9425961195402</c:v>
                </c:pt>
                <c:pt idx="51">
                  <c:v>3223.7294206370102</c:v>
                </c:pt>
                <c:pt idx="52">
                  <c:v>3171.06247291827</c:v>
                </c:pt>
                <c:pt idx="53">
                  <c:v>3158.9193562493601</c:v>
                </c:pt>
                <c:pt idx="54">
                  <c:v>3143.2520585174402</c:v>
                </c:pt>
                <c:pt idx="55">
                  <c:v>3095.4597141280001</c:v>
                </c:pt>
                <c:pt idx="56">
                  <c:v>3095.4597141280001</c:v>
                </c:pt>
                <c:pt idx="57">
                  <c:v>3021.6785306995398</c:v>
                </c:pt>
                <c:pt idx="58">
                  <c:v>3005.9992382380701</c:v>
                </c:pt>
                <c:pt idx="59">
                  <c:v>2899.3535410637701</c:v>
                </c:pt>
                <c:pt idx="60">
                  <c:v>2891.1362923060901</c:v>
                </c:pt>
                <c:pt idx="61">
                  <c:v>2882.3557902341199</c:v>
                </c:pt>
                <c:pt idx="62">
                  <c:v>2869.11907240652</c:v>
                </c:pt>
                <c:pt idx="63">
                  <c:v>2819.5931780430201</c:v>
                </c:pt>
                <c:pt idx="64">
                  <c:v>2819.55730846498</c:v>
                </c:pt>
                <c:pt idx="65">
                  <c:v>2817.4843063377398</c:v>
                </c:pt>
                <c:pt idx="66">
                  <c:v>2781.1938241534599</c:v>
                </c:pt>
                <c:pt idx="67">
                  <c:v>2744.9530017039201</c:v>
                </c:pt>
                <c:pt idx="68">
                  <c:v>2741.2700580301598</c:v>
                </c:pt>
                <c:pt idx="69">
                  <c:v>2731.5038620366799</c:v>
                </c:pt>
                <c:pt idx="70">
                  <c:v>2703.88970622532</c:v>
                </c:pt>
                <c:pt idx="71">
                  <c:v>2694.91036521147</c:v>
                </c:pt>
                <c:pt idx="72">
                  <c:v>2679.1087716799898</c:v>
                </c:pt>
                <c:pt idx="73">
                  <c:v>2643.2757608481902</c:v>
                </c:pt>
                <c:pt idx="74">
                  <c:v>2601.0318240627698</c:v>
                </c:pt>
                <c:pt idx="75">
                  <c:v>2594.4139811134401</c:v>
                </c:pt>
                <c:pt idx="76">
                  <c:v>2556.1265019462899</c:v>
                </c:pt>
                <c:pt idx="77">
                  <c:v>2503.8878691610798</c:v>
                </c:pt>
                <c:pt idx="78">
                  <c:v>2485.7723191014002</c:v>
                </c:pt>
                <c:pt idx="79">
                  <c:v>2463.64388323921</c:v>
                </c:pt>
                <c:pt idx="80">
                  <c:v>2448.0910066187998</c:v>
                </c:pt>
                <c:pt idx="81">
                  <c:v>2415.7643981366</c:v>
                </c:pt>
                <c:pt idx="82">
                  <c:v>2409.8883441631301</c:v>
                </c:pt>
                <c:pt idx="83">
                  <c:v>2391.1960493542101</c:v>
                </c:pt>
                <c:pt idx="84">
                  <c:v>2300.2503731122301</c:v>
                </c:pt>
                <c:pt idx="85">
                  <c:v>2294.9447301118998</c:v>
                </c:pt>
                <c:pt idx="86">
                  <c:v>2249.8350598203701</c:v>
                </c:pt>
                <c:pt idx="87">
                  <c:v>2175.9268493689601</c:v>
                </c:pt>
                <c:pt idx="88">
                  <c:v>2013.2620344715399</c:v>
                </c:pt>
                <c:pt idx="89">
                  <c:v>1966.2505461959199</c:v>
                </c:pt>
                <c:pt idx="90">
                  <c:v>1944.88255381824</c:v>
                </c:pt>
                <c:pt idx="91">
                  <c:v>1915.6760530982999</c:v>
                </c:pt>
                <c:pt idx="92">
                  <c:v>1908.4507846844699</c:v>
                </c:pt>
                <c:pt idx="93">
                  <c:v>1901.5507339527001</c:v>
                </c:pt>
                <c:pt idx="94">
                  <c:v>1881.98640362064</c:v>
                </c:pt>
                <c:pt idx="95">
                  <c:v>1860.3740869229</c:v>
                </c:pt>
                <c:pt idx="96">
                  <c:v>1840.1644060769499</c:v>
                </c:pt>
                <c:pt idx="97">
                  <c:v>1812.6563939862699</c:v>
                </c:pt>
                <c:pt idx="98">
                  <c:v>1791.59717753716</c:v>
                </c:pt>
                <c:pt idx="99">
                  <c:v>1787.61978787359</c:v>
                </c:pt>
                <c:pt idx="100">
                  <c:v>1786.89817278844</c:v>
                </c:pt>
                <c:pt idx="101">
                  <c:v>1774.3505131096399</c:v>
                </c:pt>
                <c:pt idx="102">
                  <c:v>1765.7941617276699</c:v>
                </c:pt>
                <c:pt idx="103">
                  <c:v>1757.8250499780399</c:v>
                </c:pt>
                <c:pt idx="104">
                  <c:v>1751.2785063377701</c:v>
                </c:pt>
                <c:pt idx="105">
                  <c:v>1716.43638902417</c:v>
                </c:pt>
                <c:pt idx="106">
                  <c:v>1693.8256922442199</c:v>
                </c:pt>
                <c:pt idx="107">
                  <c:v>1683.8174273986399</c:v>
                </c:pt>
                <c:pt idx="108">
                  <c:v>1675.0843068561501</c:v>
                </c:pt>
                <c:pt idx="109">
                  <c:v>1670.79515146013</c:v>
                </c:pt>
                <c:pt idx="110">
                  <c:v>1661.01514276594</c:v>
                </c:pt>
                <c:pt idx="111">
                  <c:v>1655.1012061199399</c:v>
                </c:pt>
                <c:pt idx="112">
                  <c:v>1655.1012061199399</c:v>
                </c:pt>
                <c:pt idx="113">
                  <c:v>1643.55415236312</c:v>
                </c:pt>
                <c:pt idx="114">
                  <c:v>1638.99540654521</c:v>
                </c:pt>
                <c:pt idx="115">
                  <c:v>1636.59418614013</c:v>
                </c:pt>
                <c:pt idx="116">
                  <c:v>1627.32909384953</c:v>
                </c:pt>
                <c:pt idx="117">
                  <c:v>1624.8817902165399</c:v>
                </c:pt>
                <c:pt idx="118">
                  <c:v>1601.8452117592501</c:v>
                </c:pt>
                <c:pt idx="119">
                  <c:v>1597.75324446748</c:v>
                </c:pt>
                <c:pt idx="120">
                  <c:v>1594.9794358172101</c:v>
                </c:pt>
                <c:pt idx="121">
                  <c:v>1567.5939334764</c:v>
                </c:pt>
                <c:pt idx="122">
                  <c:v>1561.3671727819201</c:v>
                </c:pt>
                <c:pt idx="123">
                  <c:v>1559.36358590944</c:v>
                </c:pt>
                <c:pt idx="124">
                  <c:v>1553.1543581123899</c:v>
                </c:pt>
                <c:pt idx="125">
                  <c:v>1526.4688000711601</c:v>
                </c:pt>
                <c:pt idx="126">
                  <c:v>1514.8043864098199</c:v>
                </c:pt>
                <c:pt idx="127">
                  <c:v>1513.6898044099</c:v>
                </c:pt>
                <c:pt idx="128">
                  <c:v>1510.5225651257399</c:v>
                </c:pt>
                <c:pt idx="129">
                  <c:v>1495.3229733686401</c:v>
                </c:pt>
                <c:pt idx="130">
                  <c:v>1494.13891286481</c:v>
                </c:pt>
                <c:pt idx="131">
                  <c:v>1490.4532355932499</c:v>
                </c:pt>
                <c:pt idx="132">
                  <c:v>1489.1446061264401</c:v>
                </c:pt>
                <c:pt idx="133">
                  <c:v>1488.3750525764599</c:v>
                </c:pt>
                <c:pt idx="134">
                  <c:v>1473.9766791326499</c:v>
                </c:pt>
                <c:pt idx="135">
                  <c:v>1473.3978756317599</c:v>
                </c:pt>
                <c:pt idx="136">
                  <c:v>1462.71208431031</c:v>
                </c:pt>
                <c:pt idx="137">
                  <c:v>1457.10276371995</c:v>
                </c:pt>
                <c:pt idx="138">
                  <c:v>1437.3595427687301</c:v>
                </c:pt>
                <c:pt idx="139">
                  <c:v>1437.3595427687301</c:v>
                </c:pt>
                <c:pt idx="140">
                  <c:v>1436.9765991860099</c:v>
                </c:pt>
                <c:pt idx="141">
                  <c:v>1435.42011093474</c:v>
                </c:pt>
                <c:pt idx="142">
                  <c:v>1426.34871199754</c:v>
                </c:pt>
                <c:pt idx="143">
                  <c:v>1417.3838577123599</c:v>
                </c:pt>
                <c:pt idx="144">
                  <c:v>1411.95362699053</c:v>
                </c:pt>
                <c:pt idx="145">
                  <c:v>1411.0758336906799</c:v>
                </c:pt>
                <c:pt idx="146">
                  <c:v>1409.98182650897</c:v>
                </c:pt>
                <c:pt idx="147">
                  <c:v>1407.8418808741401</c:v>
                </c:pt>
                <c:pt idx="148">
                  <c:v>1407.8418808741401</c:v>
                </c:pt>
                <c:pt idx="149">
                  <c:v>1405.72039527838</c:v>
                </c:pt>
                <c:pt idx="150">
                  <c:v>1405.72039527838</c:v>
                </c:pt>
                <c:pt idx="151">
                  <c:v>1405.72039527838</c:v>
                </c:pt>
                <c:pt idx="152">
                  <c:v>1402.0218870517699</c:v>
                </c:pt>
                <c:pt idx="153">
                  <c:v>1389.11911221791</c:v>
                </c:pt>
                <c:pt idx="154">
                  <c:v>1374.2937824439</c:v>
                </c:pt>
                <c:pt idx="155">
                  <c:v>1370.65794806452</c:v>
                </c:pt>
                <c:pt idx="156">
                  <c:v>1370.4914031211699</c:v>
                </c:pt>
                <c:pt idx="157">
                  <c:v>1354.7380147645199</c:v>
                </c:pt>
                <c:pt idx="158">
                  <c:v>1345.9618694743499</c:v>
                </c:pt>
                <c:pt idx="159">
                  <c:v>1335.4184303079701</c:v>
                </c:pt>
                <c:pt idx="160">
                  <c:v>1325.8223559461501</c:v>
                </c:pt>
                <c:pt idx="161">
                  <c:v>1324.44596344151</c:v>
                </c:pt>
                <c:pt idx="162">
                  <c:v>1322.99031736083</c:v>
                </c:pt>
                <c:pt idx="163">
                  <c:v>1322.22873845201</c:v>
                </c:pt>
                <c:pt idx="164">
                  <c:v>1319.5502968406299</c:v>
                </c:pt>
                <c:pt idx="165">
                  <c:v>1317.9748496330001</c:v>
                </c:pt>
                <c:pt idx="166">
                  <c:v>1316.87651136617</c:v>
                </c:pt>
                <c:pt idx="167">
                  <c:v>1305.0969765544801</c:v>
                </c:pt>
                <c:pt idx="168">
                  <c:v>1302.88558803923</c:v>
                </c:pt>
                <c:pt idx="169">
                  <c:v>1302.0527059332901</c:v>
                </c:pt>
                <c:pt idx="170">
                  <c:v>1298.45370926941</c:v>
                </c:pt>
                <c:pt idx="171">
                  <c:v>1297.26204680003</c:v>
                </c:pt>
                <c:pt idx="172">
                  <c:v>1296.4950744323701</c:v>
                </c:pt>
                <c:pt idx="173">
                  <c:v>1288.8121472520099</c:v>
                </c:pt>
                <c:pt idx="174">
                  <c:v>1272.6806237861599</c:v>
                </c:pt>
                <c:pt idx="175">
                  <c:v>1268.4734193326699</c:v>
                </c:pt>
                <c:pt idx="176">
                  <c:v>1261.38692653727</c:v>
                </c:pt>
                <c:pt idx="177">
                  <c:v>1260.3096724353099</c:v>
                </c:pt>
                <c:pt idx="178">
                  <c:v>1256.9880470968101</c:v>
                </c:pt>
                <c:pt idx="179">
                  <c:v>1244.30141327465</c:v>
                </c:pt>
                <c:pt idx="180">
                  <c:v>1242.9186107820301</c:v>
                </c:pt>
                <c:pt idx="181">
                  <c:v>1231.01995409187</c:v>
                </c:pt>
                <c:pt idx="182">
                  <c:v>1231.01995409187</c:v>
                </c:pt>
                <c:pt idx="183">
                  <c:v>1230.8083213596401</c:v>
                </c:pt>
                <c:pt idx="184">
                  <c:v>1228.5388978958999</c:v>
                </c:pt>
                <c:pt idx="185">
                  <c:v>1227.7698735183999</c:v>
                </c:pt>
                <c:pt idx="186">
                  <c:v>1225.4229338062601</c:v>
                </c:pt>
                <c:pt idx="187">
                  <c:v>1222.89723594969</c:v>
                </c:pt>
                <c:pt idx="188">
                  <c:v>1215.77659079656</c:v>
                </c:pt>
                <c:pt idx="189">
                  <c:v>1211.2442593687399</c:v>
                </c:pt>
                <c:pt idx="190">
                  <c:v>1210.7802192024201</c:v>
                </c:pt>
                <c:pt idx="191">
                  <c:v>1204.4791214142499</c:v>
                </c:pt>
                <c:pt idx="192">
                  <c:v>1199.3969082661799</c:v>
                </c:pt>
                <c:pt idx="193">
                  <c:v>1198.10710632525</c:v>
                </c:pt>
                <c:pt idx="194">
                  <c:v>1195.4670787330499</c:v>
                </c:pt>
                <c:pt idx="195">
                  <c:v>1182.27255131263</c:v>
                </c:pt>
                <c:pt idx="196">
                  <c:v>1181.2767068625201</c:v>
                </c:pt>
                <c:pt idx="197">
                  <c:v>1180.2079292844701</c:v>
                </c:pt>
                <c:pt idx="198">
                  <c:v>1178.7109798290301</c:v>
                </c:pt>
                <c:pt idx="199">
                  <c:v>1178.4502909897201</c:v>
                </c:pt>
                <c:pt idx="200">
                  <c:v>1174.60856883272</c:v>
                </c:pt>
                <c:pt idx="201">
                  <c:v>1172.67503075539</c:v>
                </c:pt>
                <c:pt idx="202">
                  <c:v>1172.67503075539</c:v>
                </c:pt>
                <c:pt idx="203">
                  <c:v>1172.3770970120399</c:v>
                </c:pt>
                <c:pt idx="204">
                  <c:v>1167.86229895272</c:v>
                </c:pt>
                <c:pt idx="205">
                  <c:v>1164.71942376588</c:v>
                </c:pt>
                <c:pt idx="206">
                  <c:v>1163.1341091929901</c:v>
                </c:pt>
                <c:pt idx="207">
                  <c:v>1162.7109400146001</c:v>
                </c:pt>
                <c:pt idx="208">
                  <c:v>1162.14888005597</c:v>
                </c:pt>
                <c:pt idx="209">
                  <c:v>1161.8464756615499</c:v>
                </c:pt>
                <c:pt idx="210">
                  <c:v>1153.0137164697701</c:v>
                </c:pt>
                <c:pt idx="211">
                  <c:v>1152.4159166955001</c:v>
                </c:pt>
                <c:pt idx="212">
                  <c:v>1150.9350666182499</c:v>
                </c:pt>
                <c:pt idx="213">
                  <c:v>1149.7714807444199</c:v>
                </c:pt>
                <c:pt idx="214">
                  <c:v>1145.3747661883001</c:v>
                </c:pt>
                <c:pt idx="215">
                  <c:v>1142.11830222506</c:v>
                </c:pt>
                <c:pt idx="216">
                  <c:v>1138.5467888793401</c:v>
                </c:pt>
                <c:pt idx="217">
                  <c:v>1134.2340902257799</c:v>
                </c:pt>
                <c:pt idx="218">
                  <c:v>1126.37076959708</c:v>
                </c:pt>
                <c:pt idx="219">
                  <c:v>1123.3401747313401</c:v>
                </c:pt>
                <c:pt idx="220">
                  <c:v>1122.7418353401299</c:v>
                </c:pt>
                <c:pt idx="221">
                  <c:v>1117.15818936392</c:v>
                </c:pt>
                <c:pt idx="222">
                  <c:v>1101.3234188673</c:v>
                </c:pt>
                <c:pt idx="223">
                  <c:v>1099.0663480569001</c:v>
                </c:pt>
                <c:pt idx="224">
                  <c:v>1098.40177235123</c:v>
                </c:pt>
                <c:pt idx="225">
                  <c:v>1089.9848767400599</c:v>
                </c:pt>
                <c:pt idx="226">
                  <c:v>1087.27394740515</c:v>
                </c:pt>
                <c:pt idx="227">
                  <c:v>1086.2695706834299</c:v>
                </c:pt>
                <c:pt idx="228">
                  <c:v>1083.54962099104</c:v>
                </c:pt>
                <c:pt idx="229">
                  <c:v>1072.55432682163</c:v>
                </c:pt>
                <c:pt idx="230">
                  <c:v>1071.31915679291</c:v>
                </c:pt>
                <c:pt idx="231">
                  <c:v>1069.2950208155801</c:v>
                </c:pt>
                <c:pt idx="232">
                  <c:v>1067.57150890722</c:v>
                </c:pt>
                <c:pt idx="233">
                  <c:v>1066.8722331835099</c:v>
                </c:pt>
                <c:pt idx="234">
                  <c:v>1063.0999554150601</c:v>
                </c:pt>
                <c:pt idx="235">
                  <c:v>1062.3429781740699</c:v>
                </c:pt>
                <c:pt idx="236">
                  <c:v>1062.0405733775499</c:v>
                </c:pt>
                <c:pt idx="237">
                  <c:v>1061.99908203259</c:v>
                </c:pt>
                <c:pt idx="238">
                  <c:v>1061.4826866318101</c:v>
                </c:pt>
                <c:pt idx="239">
                  <c:v>1061.42649487681</c:v>
                </c:pt>
                <c:pt idx="240">
                  <c:v>1061.08000475122</c:v>
                </c:pt>
                <c:pt idx="241">
                  <c:v>1060.4415058781799</c:v>
                </c:pt>
                <c:pt idx="242">
                  <c:v>1060.1389546242599</c:v>
                </c:pt>
                <c:pt idx="243">
                  <c:v>1057.4513789457901</c:v>
                </c:pt>
                <c:pt idx="244">
                  <c:v>1055.58497793472</c:v>
                </c:pt>
                <c:pt idx="245">
                  <c:v>1051.13340696202</c:v>
                </c:pt>
                <c:pt idx="246">
                  <c:v>1049.51425501016</c:v>
                </c:pt>
                <c:pt idx="247">
                  <c:v>1048.72590600795</c:v>
                </c:pt>
                <c:pt idx="248">
                  <c:v>1045.1409098689901</c:v>
                </c:pt>
                <c:pt idx="249">
                  <c:v>1044.6055778816899</c:v>
                </c:pt>
                <c:pt idx="250">
                  <c:v>1043.03640720658</c:v>
                </c:pt>
                <c:pt idx="251">
                  <c:v>1041.8376236755801</c:v>
                </c:pt>
                <c:pt idx="252">
                  <c:v>1040.1655277653099</c:v>
                </c:pt>
                <c:pt idx="253">
                  <c:v>1038.7958680248701</c:v>
                </c:pt>
                <c:pt idx="254">
                  <c:v>1038.56838925282</c:v>
                </c:pt>
                <c:pt idx="255">
                  <c:v>1036.72704523933</c:v>
                </c:pt>
                <c:pt idx="256">
                  <c:v>1030.98718830805</c:v>
                </c:pt>
                <c:pt idx="257">
                  <c:v>1028.3194308080199</c:v>
                </c:pt>
                <c:pt idx="258">
                  <c:v>1025.13052532555</c:v>
                </c:pt>
                <c:pt idx="259">
                  <c:v>1020.71409066325</c:v>
                </c:pt>
                <c:pt idx="260">
                  <c:v>1019.8405543901</c:v>
                </c:pt>
                <c:pt idx="261">
                  <c:v>1019.15641102237</c:v>
                </c:pt>
                <c:pt idx="262">
                  <c:v>1013.79816218572</c:v>
                </c:pt>
                <c:pt idx="263">
                  <c:v>1013.79816218572</c:v>
                </c:pt>
                <c:pt idx="264">
                  <c:v>1010.93365508032</c:v>
                </c:pt>
                <c:pt idx="265">
                  <c:v>1010.20041516148</c:v>
                </c:pt>
                <c:pt idx="266">
                  <c:v>1008.58068443746</c:v>
                </c:pt>
                <c:pt idx="267">
                  <c:v>1008.38108270835</c:v>
                </c:pt>
                <c:pt idx="268">
                  <c:v>997.24734151064604</c:v>
                </c:pt>
                <c:pt idx="269">
                  <c:v>996.19473388838298</c:v>
                </c:pt>
                <c:pt idx="270">
                  <c:v>986.29071053700898</c:v>
                </c:pt>
                <c:pt idx="271">
                  <c:v>985.39677212048696</c:v>
                </c:pt>
                <c:pt idx="272">
                  <c:v>982.62632833137798</c:v>
                </c:pt>
                <c:pt idx="273">
                  <c:v>974.43824681332103</c:v>
                </c:pt>
                <c:pt idx="274">
                  <c:v>974.36517696969895</c:v>
                </c:pt>
                <c:pt idx="275">
                  <c:v>971.10751716823302</c:v>
                </c:pt>
                <c:pt idx="276">
                  <c:v>967.55853413863997</c:v>
                </c:pt>
                <c:pt idx="277">
                  <c:v>967.55853413863997</c:v>
                </c:pt>
                <c:pt idx="278">
                  <c:v>967.55853413863997</c:v>
                </c:pt>
                <c:pt idx="279">
                  <c:v>967.26682118126803</c:v>
                </c:pt>
                <c:pt idx="280">
                  <c:v>966.18285979265602</c:v>
                </c:pt>
                <c:pt idx="281">
                  <c:v>965.59696737962599</c:v>
                </c:pt>
                <c:pt idx="282">
                  <c:v>965.39749230468499</c:v>
                </c:pt>
                <c:pt idx="283">
                  <c:v>965.19043798657106</c:v>
                </c:pt>
                <c:pt idx="284">
                  <c:v>961.20787482835203</c:v>
                </c:pt>
                <c:pt idx="285">
                  <c:v>960.72394360638202</c:v>
                </c:pt>
                <c:pt idx="286">
                  <c:v>959.849699259158</c:v>
                </c:pt>
                <c:pt idx="287">
                  <c:v>958.808757630689</c:v>
                </c:pt>
                <c:pt idx="288">
                  <c:v>958.67932550055298</c:v>
                </c:pt>
                <c:pt idx="289">
                  <c:v>957.665201302725</c:v>
                </c:pt>
                <c:pt idx="290">
                  <c:v>956.51597444275706</c:v>
                </c:pt>
                <c:pt idx="291">
                  <c:v>954.22372709435695</c:v>
                </c:pt>
                <c:pt idx="292">
                  <c:v>954.22372709435695</c:v>
                </c:pt>
                <c:pt idx="293">
                  <c:v>954.22372709435695</c:v>
                </c:pt>
                <c:pt idx="294">
                  <c:v>953.53553594504501</c:v>
                </c:pt>
                <c:pt idx="295">
                  <c:v>949.10162809309998</c:v>
                </c:pt>
                <c:pt idx="296">
                  <c:v>948.23412738170396</c:v>
                </c:pt>
                <c:pt idx="297">
                  <c:v>944.98023311081101</c:v>
                </c:pt>
                <c:pt idx="298">
                  <c:v>942.53470195285695</c:v>
                </c:pt>
                <c:pt idx="299">
                  <c:v>941.16305516429895</c:v>
                </c:pt>
                <c:pt idx="300">
                  <c:v>941.10801937300505</c:v>
                </c:pt>
                <c:pt idx="301">
                  <c:v>939.86479459548195</c:v>
                </c:pt>
                <c:pt idx="302">
                  <c:v>936.44549755440903</c:v>
                </c:pt>
                <c:pt idx="303">
                  <c:v>935.67230282375999</c:v>
                </c:pt>
                <c:pt idx="304">
                  <c:v>933.73393850049194</c:v>
                </c:pt>
                <c:pt idx="305">
                  <c:v>929.97425721411105</c:v>
                </c:pt>
                <c:pt idx="306">
                  <c:v>928.98809982326804</c:v>
                </c:pt>
                <c:pt idx="307">
                  <c:v>926.45183169348604</c:v>
                </c:pt>
                <c:pt idx="308">
                  <c:v>926.27412771797003</c:v>
                </c:pt>
                <c:pt idx="309">
                  <c:v>923.87442890128705</c:v>
                </c:pt>
                <c:pt idx="310">
                  <c:v>923.18205988399495</c:v>
                </c:pt>
                <c:pt idx="311">
                  <c:v>921.03881851109702</c:v>
                </c:pt>
                <c:pt idx="312">
                  <c:v>916.35663398668601</c:v>
                </c:pt>
                <c:pt idx="313">
                  <c:v>915.50777505018596</c:v>
                </c:pt>
                <c:pt idx="314">
                  <c:v>914.20207648917096</c:v>
                </c:pt>
                <c:pt idx="315">
                  <c:v>912.27082800277799</c:v>
                </c:pt>
                <c:pt idx="316">
                  <c:v>911.40490685480802</c:v>
                </c:pt>
                <c:pt idx="317">
                  <c:v>910.41100928165702</c:v>
                </c:pt>
                <c:pt idx="318">
                  <c:v>909.80282889732598</c:v>
                </c:pt>
                <c:pt idx="319">
                  <c:v>909.324815863401</c:v>
                </c:pt>
                <c:pt idx="320">
                  <c:v>907.80119005715801</c:v>
                </c:pt>
                <c:pt idx="321">
                  <c:v>906.95735707309302</c:v>
                </c:pt>
                <c:pt idx="322">
                  <c:v>905.74374348334402</c:v>
                </c:pt>
                <c:pt idx="323">
                  <c:v>905.71338579640098</c:v>
                </c:pt>
                <c:pt idx="324">
                  <c:v>905.10843176030096</c:v>
                </c:pt>
                <c:pt idx="325">
                  <c:v>902.57519455764896</c:v>
                </c:pt>
                <c:pt idx="326">
                  <c:v>901.98608983037695</c:v>
                </c:pt>
                <c:pt idx="327">
                  <c:v>897.29799960933599</c:v>
                </c:pt>
                <c:pt idx="328">
                  <c:v>897.13786956348599</c:v>
                </c:pt>
                <c:pt idx="329">
                  <c:v>896.06146157687795</c:v>
                </c:pt>
                <c:pt idx="330">
                  <c:v>896.01999631055799</c:v>
                </c:pt>
                <c:pt idx="331">
                  <c:v>895.07058568925595</c:v>
                </c:pt>
                <c:pt idx="332">
                  <c:v>894.29167822542001</c:v>
                </c:pt>
                <c:pt idx="333">
                  <c:v>894.29167822542001</c:v>
                </c:pt>
                <c:pt idx="334">
                  <c:v>893.79950201605504</c:v>
                </c:pt>
                <c:pt idx="335">
                  <c:v>893.06084283207201</c:v>
                </c:pt>
                <c:pt idx="336">
                  <c:v>892.79841640478105</c:v>
                </c:pt>
                <c:pt idx="337">
                  <c:v>892.14342410119605</c:v>
                </c:pt>
                <c:pt idx="338">
                  <c:v>890.53472699067504</c:v>
                </c:pt>
                <c:pt idx="339">
                  <c:v>889.76778698522503</c:v>
                </c:pt>
                <c:pt idx="340">
                  <c:v>889.16792291380295</c:v>
                </c:pt>
                <c:pt idx="341">
                  <c:v>885.91568470776394</c:v>
                </c:pt>
                <c:pt idx="342">
                  <c:v>884.43583829601801</c:v>
                </c:pt>
                <c:pt idx="343">
                  <c:v>882.41769973755299</c:v>
                </c:pt>
                <c:pt idx="344">
                  <c:v>882.35576188290702</c:v>
                </c:pt>
                <c:pt idx="345">
                  <c:v>881.58784503690902</c:v>
                </c:pt>
                <c:pt idx="346">
                  <c:v>880.82244590744403</c:v>
                </c:pt>
                <c:pt idx="347">
                  <c:v>878.40721585999904</c:v>
                </c:pt>
                <c:pt idx="348">
                  <c:v>878.40721585999904</c:v>
                </c:pt>
                <c:pt idx="349">
                  <c:v>875.717819310869</c:v>
                </c:pt>
                <c:pt idx="350">
                  <c:v>874.56936785334199</c:v>
                </c:pt>
                <c:pt idx="351">
                  <c:v>872.84940579945999</c:v>
                </c:pt>
                <c:pt idx="352">
                  <c:v>872.40346580240498</c:v>
                </c:pt>
                <c:pt idx="353">
                  <c:v>872.40346580240498</c:v>
                </c:pt>
                <c:pt idx="354">
                  <c:v>869.58755199279994</c:v>
                </c:pt>
                <c:pt idx="355">
                  <c:v>868.40180033274601</c:v>
                </c:pt>
                <c:pt idx="356">
                  <c:v>868.03560268117303</c:v>
                </c:pt>
                <c:pt idx="357">
                  <c:v>867.64465607498096</c:v>
                </c:pt>
                <c:pt idx="358">
                  <c:v>863.73120569928903</c:v>
                </c:pt>
                <c:pt idx="359">
                  <c:v>862.92930374474395</c:v>
                </c:pt>
                <c:pt idx="360">
                  <c:v>862.55509491418502</c:v>
                </c:pt>
                <c:pt idx="361">
                  <c:v>862.48065231148996</c:v>
                </c:pt>
                <c:pt idx="362">
                  <c:v>862.31589917468204</c:v>
                </c:pt>
                <c:pt idx="363">
                  <c:v>859.03592135383406</c:v>
                </c:pt>
                <c:pt idx="364">
                  <c:v>858.69003960557302</c:v>
                </c:pt>
                <c:pt idx="365">
                  <c:v>855.52681404858504</c:v>
                </c:pt>
                <c:pt idx="366">
                  <c:v>852.73094853462896</c:v>
                </c:pt>
                <c:pt idx="367">
                  <c:v>852.60579369588299</c:v>
                </c:pt>
                <c:pt idx="368">
                  <c:v>849.44199893291204</c:v>
                </c:pt>
                <c:pt idx="369">
                  <c:v>847.88644545452405</c:v>
                </c:pt>
                <c:pt idx="370">
                  <c:v>847.80132924852705</c:v>
                </c:pt>
                <c:pt idx="371">
                  <c:v>847.33085069747699</c:v>
                </c:pt>
                <c:pt idx="372">
                  <c:v>846.975302386159</c:v>
                </c:pt>
                <c:pt idx="373">
                  <c:v>845.32341670732296</c:v>
                </c:pt>
                <c:pt idx="374">
                  <c:v>845.01033719885902</c:v>
                </c:pt>
                <c:pt idx="375">
                  <c:v>843.85776960576402</c:v>
                </c:pt>
                <c:pt idx="376">
                  <c:v>843.00589559136199</c:v>
                </c:pt>
                <c:pt idx="377">
                  <c:v>842.42192279886399</c:v>
                </c:pt>
                <c:pt idx="378">
                  <c:v>840.50963581605697</c:v>
                </c:pt>
                <c:pt idx="379">
                  <c:v>837.77240655565197</c:v>
                </c:pt>
                <c:pt idx="380">
                  <c:v>836.63150627028006</c:v>
                </c:pt>
                <c:pt idx="381">
                  <c:v>836.00904236991596</c:v>
                </c:pt>
                <c:pt idx="382">
                  <c:v>835.80541866686497</c:v>
                </c:pt>
                <c:pt idx="383">
                  <c:v>834.16599339407605</c:v>
                </c:pt>
                <c:pt idx="384">
                  <c:v>833.959652038532</c:v>
                </c:pt>
                <c:pt idx="385">
                  <c:v>832.29703111103197</c:v>
                </c:pt>
                <c:pt idx="386">
                  <c:v>828.70586765534995</c:v>
                </c:pt>
                <c:pt idx="387">
                  <c:v>827.58191329741896</c:v>
                </c:pt>
                <c:pt idx="388">
                  <c:v>825.97005614109105</c:v>
                </c:pt>
                <c:pt idx="389">
                  <c:v>825.33423603489405</c:v>
                </c:pt>
                <c:pt idx="390">
                  <c:v>822.66046847975394</c:v>
                </c:pt>
                <c:pt idx="391">
                  <c:v>822.43945820829003</c:v>
                </c:pt>
                <c:pt idx="392">
                  <c:v>821.33486661610903</c:v>
                </c:pt>
                <c:pt idx="393">
                  <c:v>819.73489156257699</c:v>
                </c:pt>
                <c:pt idx="394">
                  <c:v>815.18532391885003</c:v>
                </c:pt>
                <c:pt idx="395">
                  <c:v>814.306209826236</c:v>
                </c:pt>
                <c:pt idx="396">
                  <c:v>814.15151581285397</c:v>
                </c:pt>
                <c:pt idx="397">
                  <c:v>811.829041671357</c:v>
                </c:pt>
                <c:pt idx="398">
                  <c:v>811.24170938821601</c:v>
                </c:pt>
                <c:pt idx="399">
                  <c:v>808.19765589066901</c:v>
                </c:pt>
                <c:pt idx="400">
                  <c:v>806.08512489902205</c:v>
                </c:pt>
                <c:pt idx="401">
                  <c:v>803.284916813986</c:v>
                </c:pt>
                <c:pt idx="402">
                  <c:v>801.87293938226696</c:v>
                </c:pt>
                <c:pt idx="403">
                  <c:v>800.92947932460095</c:v>
                </c:pt>
                <c:pt idx="404">
                  <c:v>800.73894603626195</c:v>
                </c:pt>
                <c:pt idx="405">
                  <c:v>800.07609700558805</c:v>
                </c:pt>
                <c:pt idx="406">
                  <c:v>798.05640505873896</c:v>
                </c:pt>
                <c:pt idx="407">
                  <c:v>797.76006816899996</c:v>
                </c:pt>
                <c:pt idx="408">
                  <c:v>797.73501013149996</c:v>
                </c:pt>
                <c:pt idx="409">
                  <c:v>796.73903854714399</c:v>
                </c:pt>
                <c:pt idx="410">
                  <c:v>795.203043810964</c:v>
                </c:pt>
                <c:pt idx="411">
                  <c:v>794.44461926922395</c:v>
                </c:pt>
                <c:pt idx="412">
                  <c:v>794.29650686970194</c:v>
                </c:pt>
                <c:pt idx="413">
                  <c:v>791.40425746374899</c:v>
                </c:pt>
                <c:pt idx="414">
                  <c:v>791.12086695544394</c:v>
                </c:pt>
                <c:pt idx="415">
                  <c:v>789.40259585378897</c:v>
                </c:pt>
                <c:pt idx="416">
                  <c:v>789.29320052875505</c:v>
                </c:pt>
                <c:pt idx="417">
                  <c:v>789.14250840086004</c:v>
                </c:pt>
                <c:pt idx="418">
                  <c:v>788.46436370683602</c:v>
                </c:pt>
                <c:pt idx="419">
                  <c:v>787.041545240083</c:v>
                </c:pt>
                <c:pt idx="420">
                  <c:v>786.42033746103198</c:v>
                </c:pt>
                <c:pt idx="421">
                  <c:v>785.35357865617004</c:v>
                </c:pt>
                <c:pt idx="422">
                  <c:v>784.71710423865602</c:v>
                </c:pt>
                <c:pt idx="423">
                  <c:v>784.54343069199797</c:v>
                </c:pt>
                <c:pt idx="424">
                  <c:v>783.46699020979304</c:v>
                </c:pt>
                <c:pt idx="425">
                  <c:v>783.46699020979304</c:v>
                </c:pt>
                <c:pt idx="426">
                  <c:v>783.46699020979304</c:v>
                </c:pt>
                <c:pt idx="427">
                  <c:v>783.46699020979304</c:v>
                </c:pt>
                <c:pt idx="428">
                  <c:v>781.27802596795698</c:v>
                </c:pt>
                <c:pt idx="429">
                  <c:v>780.75162884977499</c:v>
                </c:pt>
                <c:pt idx="430">
                  <c:v>780.08619723319305</c:v>
                </c:pt>
                <c:pt idx="431">
                  <c:v>779.58768288774797</c:v>
                </c:pt>
                <c:pt idx="432">
                  <c:v>779.31815772042501</c:v>
                </c:pt>
                <c:pt idx="433">
                  <c:v>778.04695522188695</c:v>
                </c:pt>
                <c:pt idx="434">
                  <c:v>777.13405962158402</c:v>
                </c:pt>
                <c:pt idx="435">
                  <c:v>777.13405962158402</c:v>
                </c:pt>
                <c:pt idx="436">
                  <c:v>774.40180223145296</c:v>
                </c:pt>
                <c:pt idx="437">
                  <c:v>774.25579002375298</c:v>
                </c:pt>
                <c:pt idx="438">
                  <c:v>774.03791542867202</c:v>
                </c:pt>
                <c:pt idx="439">
                  <c:v>771.74834326281302</c:v>
                </c:pt>
                <c:pt idx="440">
                  <c:v>771.17730670832498</c:v>
                </c:pt>
                <c:pt idx="441">
                  <c:v>769.22981283137005</c:v>
                </c:pt>
                <c:pt idx="442">
                  <c:v>767.93244250388102</c:v>
                </c:pt>
                <c:pt idx="443">
                  <c:v>767.03841326725501</c:v>
                </c:pt>
                <c:pt idx="444">
                  <c:v>766.84832315858205</c:v>
                </c:pt>
                <c:pt idx="445">
                  <c:v>766.12227977686098</c:v>
                </c:pt>
                <c:pt idx="446">
                  <c:v>765.78900307815695</c:v>
                </c:pt>
                <c:pt idx="447">
                  <c:v>764.29247611609696</c:v>
                </c:pt>
                <c:pt idx="448">
                  <c:v>763.36844727258699</c:v>
                </c:pt>
                <c:pt idx="449">
                  <c:v>758.70857999407497</c:v>
                </c:pt>
                <c:pt idx="450">
                  <c:v>758.23605973761403</c:v>
                </c:pt>
                <c:pt idx="451">
                  <c:v>757.304700763695</c:v>
                </c:pt>
                <c:pt idx="452">
                  <c:v>756.60721876804803</c:v>
                </c:pt>
                <c:pt idx="453">
                  <c:v>753.87775634408001</c:v>
                </c:pt>
                <c:pt idx="454">
                  <c:v>753.86626729188902</c:v>
                </c:pt>
                <c:pt idx="455">
                  <c:v>753.51528486814095</c:v>
                </c:pt>
                <c:pt idx="456">
                  <c:v>753.24265018390702</c:v>
                </c:pt>
                <c:pt idx="457">
                  <c:v>752.86769721990004</c:v>
                </c:pt>
                <c:pt idx="458">
                  <c:v>749.63372227787397</c:v>
                </c:pt>
                <c:pt idx="459">
                  <c:v>749.40532872580297</c:v>
                </c:pt>
                <c:pt idx="460">
                  <c:v>749.289009626851</c:v>
                </c:pt>
                <c:pt idx="461">
                  <c:v>749.07856904462801</c:v>
                </c:pt>
                <c:pt idx="462">
                  <c:v>748.39771881365903</c:v>
                </c:pt>
                <c:pt idx="463">
                  <c:v>745.24498249733199</c:v>
                </c:pt>
                <c:pt idx="464">
                  <c:v>744.99918919244305</c:v>
                </c:pt>
                <c:pt idx="465">
                  <c:v>744.49779882455596</c:v>
                </c:pt>
                <c:pt idx="466">
                  <c:v>744.49779882455596</c:v>
                </c:pt>
                <c:pt idx="467">
                  <c:v>743.867717206306</c:v>
                </c:pt>
                <c:pt idx="468">
                  <c:v>742.82543671293797</c:v>
                </c:pt>
                <c:pt idx="469">
                  <c:v>741.35713411960603</c:v>
                </c:pt>
                <c:pt idx="470">
                  <c:v>740.95353157192505</c:v>
                </c:pt>
                <c:pt idx="471">
                  <c:v>740.81016310455198</c:v>
                </c:pt>
                <c:pt idx="472">
                  <c:v>740.73177815498502</c:v>
                </c:pt>
                <c:pt idx="473">
                  <c:v>740.13378106325797</c:v>
                </c:pt>
                <c:pt idx="474">
                  <c:v>738.50786211934803</c:v>
                </c:pt>
                <c:pt idx="475">
                  <c:v>738.20974752341795</c:v>
                </c:pt>
                <c:pt idx="476">
                  <c:v>736.63557296147303</c:v>
                </c:pt>
                <c:pt idx="477">
                  <c:v>736.45602125613095</c:v>
                </c:pt>
                <c:pt idx="478">
                  <c:v>734.35981454393698</c:v>
                </c:pt>
                <c:pt idx="479">
                  <c:v>734.29571431714203</c:v>
                </c:pt>
                <c:pt idx="480">
                  <c:v>734.27558388437797</c:v>
                </c:pt>
                <c:pt idx="481">
                  <c:v>732.79776280607405</c:v>
                </c:pt>
                <c:pt idx="482">
                  <c:v>732.11044582988495</c:v>
                </c:pt>
                <c:pt idx="483">
                  <c:v>731.82670405850001</c:v>
                </c:pt>
                <c:pt idx="484">
                  <c:v>730.70909160818303</c:v>
                </c:pt>
                <c:pt idx="485">
                  <c:v>730.22896077572204</c:v>
                </c:pt>
                <c:pt idx="486">
                  <c:v>728.62122216267301</c:v>
                </c:pt>
                <c:pt idx="487">
                  <c:v>728.51334345807595</c:v>
                </c:pt>
                <c:pt idx="488">
                  <c:v>727.16388790152098</c:v>
                </c:pt>
                <c:pt idx="489">
                  <c:v>727.13173546379096</c:v>
                </c:pt>
                <c:pt idx="490">
                  <c:v>726.06272024708198</c:v>
                </c:pt>
                <c:pt idx="491">
                  <c:v>725.95275781748603</c:v>
                </c:pt>
                <c:pt idx="492">
                  <c:v>725.93225302998701</c:v>
                </c:pt>
                <c:pt idx="493">
                  <c:v>724.25356504906404</c:v>
                </c:pt>
                <c:pt idx="494">
                  <c:v>724.21746310751996</c:v>
                </c:pt>
                <c:pt idx="495">
                  <c:v>724.05355149403897</c:v>
                </c:pt>
                <c:pt idx="496">
                  <c:v>723.45519414984096</c:v>
                </c:pt>
                <c:pt idx="497">
                  <c:v>721.27332569617897</c:v>
                </c:pt>
                <c:pt idx="498">
                  <c:v>720.73874833781497</c:v>
                </c:pt>
                <c:pt idx="499">
                  <c:v>720.48814044363405</c:v>
                </c:pt>
                <c:pt idx="500">
                  <c:v>720.00421531029099</c:v>
                </c:pt>
                <c:pt idx="501">
                  <c:v>717.47834599657801</c:v>
                </c:pt>
                <c:pt idx="502">
                  <c:v>716.82986058603501</c:v>
                </c:pt>
                <c:pt idx="503">
                  <c:v>716.67766098375705</c:v>
                </c:pt>
                <c:pt idx="504">
                  <c:v>715.76452781281296</c:v>
                </c:pt>
                <c:pt idx="505">
                  <c:v>715.24773014941104</c:v>
                </c:pt>
                <c:pt idx="506">
                  <c:v>713.498071008637</c:v>
                </c:pt>
                <c:pt idx="507">
                  <c:v>713.42742753261496</c:v>
                </c:pt>
                <c:pt idx="508">
                  <c:v>713.39500396610094</c:v>
                </c:pt>
                <c:pt idx="509">
                  <c:v>712.34527855530803</c:v>
                </c:pt>
                <c:pt idx="510">
                  <c:v>711.627895687658</c:v>
                </c:pt>
                <c:pt idx="511">
                  <c:v>711.627895687658</c:v>
                </c:pt>
                <c:pt idx="512">
                  <c:v>710.95850800663698</c:v>
                </c:pt>
                <c:pt idx="513">
                  <c:v>710.02886627695602</c:v>
                </c:pt>
                <c:pt idx="514">
                  <c:v>709.53577210394405</c:v>
                </c:pt>
                <c:pt idx="515">
                  <c:v>709.53577210394405</c:v>
                </c:pt>
                <c:pt idx="516">
                  <c:v>707.92253033009797</c:v>
                </c:pt>
                <c:pt idx="517">
                  <c:v>707.92253033009797</c:v>
                </c:pt>
                <c:pt idx="518">
                  <c:v>707.75177752458399</c:v>
                </c:pt>
                <c:pt idx="519">
                  <c:v>707.18816477114297</c:v>
                </c:pt>
                <c:pt idx="520">
                  <c:v>705.84155509263303</c:v>
                </c:pt>
                <c:pt idx="521">
                  <c:v>705.77867618210701</c:v>
                </c:pt>
                <c:pt idx="522">
                  <c:v>705.39285188810902</c:v>
                </c:pt>
                <c:pt idx="523">
                  <c:v>704.88963788154604</c:v>
                </c:pt>
                <c:pt idx="524">
                  <c:v>704.88963788154604</c:v>
                </c:pt>
                <c:pt idx="525">
                  <c:v>704.57283427334198</c:v>
                </c:pt>
                <c:pt idx="526">
                  <c:v>702.65616005456297</c:v>
                </c:pt>
                <c:pt idx="527">
                  <c:v>701.87751620211804</c:v>
                </c:pt>
                <c:pt idx="528">
                  <c:v>701.24271127330098</c:v>
                </c:pt>
                <c:pt idx="529">
                  <c:v>701.04694219539601</c:v>
                </c:pt>
                <c:pt idx="530">
                  <c:v>699.36983124513495</c:v>
                </c:pt>
                <c:pt idx="531">
                  <c:v>699.303685489141</c:v>
                </c:pt>
                <c:pt idx="532">
                  <c:v>698.78214821693098</c:v>
                </c:pt>
                <c:pt idx="533">
                  <c:v>698.169463411641</c:v>
                </c:pt>
                <c:pt idx="534">
                  <c:v>697.30201947344995</c:v>
                </c:pt>
                <c:pt idx="535">
                  <c:v>695.43303859467096</c:v>
                </c:pt>
                <c:pt idx="536">
                  <c:v>694.02732853317696</c:v>
                </c:pt>
                <c:pt idx="537">
                  <c:v>693.14656813729005</c:v>
                </c:pt>
                <c:pt idx="538">
                  <c:v>692.70176084998297</c:v>
                </c:pt>
                <c:pt idx="539">
                  <c:v>692.59187150145897</c:v>
                </c:pt>
                <c:pt idx="540">
                  <c:v>691.93546299274101</c:v>
                </c:pt>
                <c:pt idx="541">
                  <c:v>691.89702242770102</c:v>
                </c:pt>
                <c:pt idx="542">
                  <c:v>691.68733273997896</c:v>
                </c:pt>
                <c:pt idx="543">
                  <c:v>691.09594465270004</c:v>
                </c:pt>
                <c:pt idx="544">
                  <c:v>690.63182545130803</c:v>
                </c:pt>
                <c:pt idx="545">
                  <c:v>689.62286072619497</c:v>
                </c:pt>
                <c:pt idx="546">
                  <c:v>689.36760625008606</c:v>
                </c:pt>
                <c:pt idx="547">
                  <c:v>688.05454453594098</c:v>
                </c:pt>
                <c:pt idx="548">
                  <c:v>687.83454950455598</c:v>
                </c:pt>
                <c:pt idx="549">
                  <c:v>687.65618983190495</c:v>
                </c:pt>
                <c:pt idx="550">
                  <c:v>687.25596240120001</c:v>
                </c:pt>
                <c:pt idx="551">
                  <c:v>687.194988676055</c:v>
                </c:pt>
                <c:pt idx="552">
                  <c:v>685.72043573767996</c:v>
                </c:pt>
                <c:pt idx="553">
                  <c:v>685.08574636180595</c:v>
                </c:pt>
                <c:pt idx="554">
                  <c:v>684.78950650745298</c:v>
                </c:pt>
                <c:pt idx="555">
                  <c:v>683.79880545746005</c:v>
                </c:pt>
                <c:pt idx="556">
                  <c:v>683.70319676290603</c:v>
                </c:pt>
                <c:pt idx="557">
                  <c:v>683.06000556338302</c:v>
                </c:pt>
                <c:pt idx="558">
                  <c:v>682.86287709092096</c:v>
                </c:pt>
                <c:pt idx="559">
                  <c:v>682.48300524721196</c:v>
                </c:pt>
                <c:pt idx="560">
                  <c:v>682.05332610927906</c:v>
                </c:pt>
                <c:pt idx="561">
                  <c:v>681.02589969092696</c:v>
                </c:pt>
                <c:pt idx="562">
                  <c:v>680.43945361253702</c:v>
                </c:pt>
                <c:pt idx="563">
                  <c:v>680.43945361253702</c:v>
                </c:pt>
                <c:pt idx="564">
                  <c:v>679.89196177619499</c:v>
                </c:pt>
                <c:pt idx="565">
                  <c:v>677.72233931912899</c:v>
                </c:pt>
                <c:pt idx="566">
                  <c:v>677.51076073698198</c:v>
                </c:pt>
                <c:pt idx="567">
                  <c:v>675.10190695628899</c:v>
                </c:pt>
                <c:pt idx="568">
                  <c:v>675.03664609259397</c:v>
                </c:pt>
                <c:pt idx="569">
                  <c:v>675.01284948001398</c:v>
                </c:pt>
                <c:pt idx="570">
                  <c:v>674.92064389198299</c:v>
                </c:pt>
                <c:pt idx="571">
                  <c:v>674.30584310501604</c:v>
                </c:pt>
                <c:pt idx="572">
                  <c:v>673.593270295043</c:v>
                </c:pt>
                <c:pt idx="573">
                  <c:v>671.603598002843</c:v>
                </c:pt>
                <c:pt idx="574">
                  <c:v>669.75830786566701</c:v>
                </c:pt>
                <c:pt idx="575">
                  <c:v>669.75112416427203</c:v>
                </c:pt>
                <c:pt idx="576">
                  <c:v>669.49806180031396</c:v>
                </c:pt>
                <c:pt idx="577">
                  <c:v>668.66299535042697</c:v>
                </c:pt>
                <c:pt idx="578">
                  <c:v>668.66299535042697</c:v>
                </c:pt>
                <c:pt idx="579">
                  <c:v>668.66299535042697</c:v>
                </c:pt>
                <c:pt idx="580">
                  <c:v>668.66299535042697</c:v>
                </c:pt>
                <c:pt idx="581">
                  <c:v>668.66299535042697</c:v>
                </c:pt>
                <c:pt idx="582">
                  <c:v>668.66299535042697</c:v>
                </c:pt>
                <c:pt idx="583">
                  <c:v>667.85711428798402</c:v>
                </c:pt>
                <c:pt idx="584">
                  <c:v>667.65968836578202</c:v>
                </c:pt>
                <c:pt idx="585">
                  <c:v>667.24729766335497</c:v>
                </c:pt>
                <c:pt idx="586">
                  <c:v>666.49621841645603</c:v>
                </c:pt>
                <c:pt idx="587">
                  <c:v>665.33992615648197</c:v>
                </c:pt>
                <c:pt idx="588">
                  <c:v>665.09806552014697</c:v>
                </c:pt>
                <c:pt idx="589">
                  <c:v>663.22665220282795</c:v>
                </c:pt>
                <c:pt idx="590">
                  <c:v>662.68843018231098</c:v>
                </c:pt>
                <c:pt idx="591">
                  <c:v>662.37691318013901</c:v>
                </c:pt>
                <c:pt idx="592">
                  <c:v>661.36988449650005</c:v>
                </c:pt>
                <c:pt idx="593">
                  <c:v>660.51311022119705</c:v>
                </c:pt>
                <c:pt idx="594">
                  <c:v>660.37783277785798</c:v>
                </c:pt>
                <c:pt idx="595">
                  <c:v>660.37783277785798</c:v>
                </c:pt>
                <c:pt idx="596">
                  <c:v>659.823175488478</c:v>
                </c:pt>
                <c:pt idx="597">
                  <c:v>659.56211603361203</c:v>
                </c:pt>
                <c:pt idx="598">
                  <c:v>659.42415210467402</c:v>
                </c:pt>
                <c:pt idx="599">
                  <c:v>659.10744243836496</c:v>
                </c:pt>
                <c:pt idx="600">
                  <c:v>658.44023239854903</c:v>
                </c:pt>
                <c:pt idx="601">
                  <c:v>658.040315553254</c:v>
                </c:pt>
                <c:pt idx="602">
                  <c:v>656.60073175423497</c:v>
                </c:pt>
                <c:pt idx="603">
                  <c:v>656.02601164883197</c:v>
                </c:pt>
                <c:pt idx="604">
                  <c:v>654.82867317520402</c:v>
                </c:pt>
                <c:pt idx="605">
                  <c:v>654.34906639175699</c:v>
                </c:pt>
                <c:pt idx="606">
                  <c:v>654.34645220001903</c:v>
                </c:pt>
                <c:pt idx="607">
                  <c:v>653.57204680361497</c:v>
                </c:pt>
                <c:pt idx="608">
                  <c:v>653.46012889152598</c:v>
                </c:pt>
                <c:pt idx="609">
                  <c:v>653.44081670986895</c:v>
                </c:pt>
                <c:pt idx="610">
                  <c:v>653.37426266964906</c:v>
                </c:pt>
                <c:pt idx="611">
                  <c:v>652.25951266660798</c:v>
                </c:pt>
                <c:pt idx="612">
                  <c:v>647.63569189086002</c:v>
                </c:pt>
                <c:pt idx="613">
                  <c:v>647.06698746248401</c:v>
                </c:pt>
                <c:pt idx="614">
                  <c:v>645.29437542992605</c:v>
                </c:pt>
                <c:pt idx="615">
                  <c:v>644.84344433819501</c:v>
                </c:pt>
                <c:pt idx="616">
                  <c:v>644.63934841133596</c:v>
                </c:pt>
                <c:pt idx="617">
                  <c:v>644.16400351202003</c:v>
                </c:pt>
                <c:pt idx="618">
                  <c:v>642.99681537813603</c:v>
                </c:pt>
                <c:pt idx="619">
                  <c:v>642.95254971842996</c:v>
                </c:pt>
                <c:pt idx="620">
                  <c:v>642.95254971842996</c:v>
                </c:pt>
                <c:pt idx="621">
                  <c:v>642.30393927427997</c:v>
                </c:pt>
                <c:pt idx="622">
                  <c:v>641.30758960251103</c:v>
                </c:pt>
                <c:pt idx="623">
                  <c:v>638.98209080455797</c:v>
                </c:pt>
                <c:pt idx="624">
                  <c:v>638.10491197923295</c:v>
                </c:pt>
                <c:pt idx="625">
                  <c:v>637.95047160635204</c:v>
                </c:pt>
                <c:pt idx="626">
                  <c:v>636.65832044541696</c:v>
                </c:pt>
                <c:pt idx="627">
                  <c:v>634.15217915740698</c:v>
                </c:pt>
                <c:pt idx="628">
                  <c:v>633.78167402885003</c:v>
                </c:pt>
                <c:pt idx="629">
                  <c:v>633.54217783750903</c:v>
                </c:pt>
                <c:pt idx="630">
                  <c:v>633.43985294198501</c:v>
                </c:pt>
                <c:pt idx="631">
                  <c:v>633.34963344498999</c:v>
                </c:pt>
                <c:pt idx="632">
                  <c:v>632.02933829569599</c:v>
                </c:pt>
                <c:pt idx="633">
                  <c:v>631.98520430008602</c:v>
                </c:pt>
                <c:pt idx="634">
                  <c:v>631.98520430008602</c:v>
                </c:pt>
                <c:pt idx="635">
                  <c:v>630.728140972034</c:v>
                </c:pt>
                <c:pt idx="636">
                  <c:v>629.40398890318602</c:v>
                </c:pt>
                <c:pt idx="637">
                  <c:v>628.00431033694304</c:v>
                </c:pt>
                <c:pt idx="638">
                  <c:v>628.00431033694304</c:v>
                </c:pt>
                <c:pt idx="639">
                  <c:v>627.66219051319695</c:v>
                </c:pt>
                <c:pt idx="640">
                  <c:v>627.48022097638</c:v>
                </c:pt>
                <c:pt idx="641">
                  <c:v>624.74574811403295</c:v>
                </c:pt>
                <c:pt idx="642">
                  <c:v>624.32678580041795</c:v>
                </c:pt>
                <c:pt idx="643">
                  <c:v>623.09080905102405</c:v>
                </c:pt>
                <c:pt idx="644">
                  <c:v>622.73553872066702</c:v>
                </c:pt>
                <c:pt idx="645">
                  <c:v>622.57179052255003</c:v>
                </c:pt>
                <c:pt idx="646">
                  <c:v>620.82040552185595</c:v>
                </c:pt>
                <c:pt idx="647">
                  <c:v>618.72582178654</c:v>
                </c:pt>
                <c:pt idx="648">
                  <c:v>617.94280715634102</c:v>
                </c:pt>
                <c:pt idx="649">
                  <c:v>617.37535736651705</c:v>
                </c:pt>
                <c:pt idx="650">
                  <c:v>617.30460789780204</c:v>
                </c:pt>
                <c:pt idx="651">
                  <c:v>616.98588251515196</c:v>
                </c:pt>
                <c:pt idx="652">
                  <c:v>616.17897568796502</c:v>
                </c:pt>
                <c:pt idx="653">
                  <c:v>616.17897568796502</c:v>
                </c:pt>
                <c:pt idx="654">
                  <c:v>615.88556672830396</c:v>
                </c:pt>
                <c:pt idx="655">
                  <c:v>615.45101020021002</c:v>
                </c:pt>
                <c:pt idx="656">
                  <c:v>614.06803106733798</c:v>
                </c:pt>
                <c:pt idx="657">
                  <c:v>613.89442772059795</c:v>
                </c:pt>
                <c:pt idx="658">
                  <c:v>613.75380213473102</c:v>
                </c:pt>
                <c:pt idx="659">
                  <c:v>613.21793844205899</c:v>
                </c:pt>
                <c:pt idx="660">
                  <c:v>613.09322856896699</c:v>
                </c:pt>
                <c:pt idx="661">
                  <c:v>612.95590206121301</c:v>
                </c:pt>
                <c:pt idx="662">
                  <c:v>612.05381981595201</c:v>
                </c:pt>
                <c:pt idx="663">
                  <c:v>611.97131126384795</c:v>
                </c:pt>
                <c:pt idx="664">
                  <c:v>611.66013004138097</c:v>
                </c:pt>
                <c:pt idx="665">
                  <c:v>611.59260859445999</c:v>
                </c:pt>
                <c:pt idx="666">
                  <c:v>611.59260859445999</c:v>
                </c:pt>
                <c:pt idx="667">
                  <c:v>611.59260859445999</c:v>
                </c:pt>
                <c:pt idx="668">
                  <c:v>611.36280271221301</c:v>
                </c:pt>
                <c:pt idx="669">
                  <c:v>611.11901102571505</c:v>
                </c:pt>
                <c:pt idx="670">
                  <c:v>609.22616208928798</c:v>
                </c:pt>
                <c:pt idx="671">
                  <c:v>609.20652933759095</c:v>
                </c:pt>
                <c:pt idx="672">
                  <c:v>608.59682862517604</c:v>
                </c:pt>
                <c:pt idx="673">
                  <c:v>607.983042251911</c:v>
                </c:pt>
                <c:pt idx="674">
                  <c:v>607.56293584198704</c:v>
                </c:pt>
                <c:pt idx="675">
                  <c:v>607.51268571839398</c:v>
                </c:pt>
                <c:pt idx="676">
                  <c:v>607.29202332179705</c:v>
                </c:pt>
                <c:pt idx="677">
                  <c:v>607.26103083624196</c:v>
                </c:pt>
                <c:pt idx="678">
                  <c:v>607.144151895753</c:v>
                </c:pt>
                <c:pt idx="679">
                  <c:v>607.14007068675801</c:v>
                </c:pt>
                <c:pt idx="680">
                  <c:v>606.93846644283701</c:v>
                </c:pt>
                <c:pt idx="681">
                  <c:v>606.91280291683495</c:v>
                </c:pt>
                <c:pt idx="682">
                  <c:v>606.49247610156999</c:v>
                </c:pt>
                <c:pt idx="683">
                  <c:v>605.00962925335898</c:v>
                </c:pt>
                <c:pt idx="684">
                  <c:v>604.90295536110204</c:v>
                </c:pt>
                <c:pt idx="685">
                  <c:v>604.90295536110204</c:v>
                </c:pt>
                <c:pt idx="686">
                  <c:v>604.90295536110204</c:v>
                </c:pt>
                <c:pt idx="687">
                  <c:v>604.90295536110204</c:v>
                </c:pt>
                <c:pt idx="688">
                  <c:v>604.76203760403405</c:v>
                </c:pt>
                <c:pt idx="689">
                  <c:v>604.35926639500099</c:v>
                </c:pt>
                <c:pt idx="690">
                  <c:v>603.90325485487494</c:v>
                </c:pt>
                <c:pt idx="691">
                  <c:v>602.87612872146997</c:v>
                </c:pt>
                <c:pt idx="692">
                  <c:v>602.84331450420802</c:v>
                </c:pt>
                <c:pt idx="693">
                  <c:v>602.29565309739496</c:v>
                </c:pt>
                <c:pt idx="694">
                  <c:v>600.908708260303</c:v>
                </c:pt>
                <c:pt idx="695">
                  <c:v>599.95014721420102</c:v>
                </c:pt>
                <c:pt idx="696">
                  <c:v>598.77709588689595</c:v>
                </c:pt>
                <c:pt idx="697">
                  <c:v>597.277860222595</c:v>
                </c:pt>
                <c:pt idx="698">
                  <c:v>596.58932279726298</c:v>
                </c:pt>
                <c:pt idx="699">
                  <c:v>595.07545110941396</c:v>
                </c:pt>
                <c:pt idx="700">
                  <c:v>594.47214387036399</c:v>
                </c:pt>
                <c:pt idx="701">
                  <c:v>593.78722442087599</c:v>
                </c:pt>
                <c:pt idx="702">
                  <c:v>593.781280337059</c:v>
                </c:pt>
                <c:pt idx="703">
                  <c:v>593.53608443440203</c:v>
                </c:pt>
                <c:pt idx="704">
                  <c:v>593.31631725780903</c:v>
                </c:pt>
                <c:pt idx="705">
                  <c:v>591.97646006141201</c:v>
                </c:pt>
                <c:pt idx="706">
                  <c:v>591.385896495456</c:v>
                </c:pt>
                <c:pt idx="707">
                  <c:v>591.27540597209804</c:v>
                </c:pt>
                <c:pt idx="708">
                  <c:v>590.40033154648199</c:v>
                </c:pt>
                <c:pt idx="709">
                  <c:v>590.40033154648199</c:v>
                </c:pt>
                <c:pt idx="710">
                  <c:v>590.30119444223999</c:v>
                </c:pt>
                <c:pt idx="711">
                  <c:v>590.18244806764199</c:v>
                </c:pt>
                <c:pt idx="712">
                  <c:v>589.98774070909701</c:v>
                </c:pt>
                <c:pt idx="713">
                  <c:v>589.31468088950703</c:v>
                </c:pt>
                <c:pt idx="714">
                  <c:v>589.31468088950703</c:v>
                </c:pt>
                <c:pt idx="715">
                  <c:v>589.11941858303499</c:v>
                </c:pt>
                <c:pt idx="716">
                  <c:v>588.677600890593</c:v>
                </c:pt>
                <c:pt idx="717">
                  <c:v>587.92669999276802</c:v>
                </c:pt>
                <c:pt idx="718">
                  <c:v>587.13894087266601</c:v>
                </c:pt>
                <c:pt idx="719">
                  <c:v>586.19529079362496</c:v>
                </c:pt>
                <c:pt idx="720">
                  <c:v>585.76649312526001</c:v>
                </c:pt>
                <c:pt idx="721">
                  <c:v>585.71074355497603</c:v>
                </c:pt>
                <c:pt idx="722">
                  <c:v>583.29623818972902</c:v>
                </c:pt>
                <c:pt idx="723">
                  <c:v>582.57720071199401</c:v>
                </c:pt>
                <c:pt idx="724">
                  <c:v>582.49976851699</c:v>
                </c:pt>
                <c:pt idx="725">
                  <c:v>582.42408514168801</c:v>
                </c:pt>
                <c:pt idx="726">
                  <c:v>582.20443375804405</c:v>
                </c:pt>
                <c:pt idx="727">
                  <c:v>580.80796269334701</c:v>
                </c:pt>
                <c:pt idx="728">
                  <c:v>580.44660976070895</c:v>
                </c:pt>
                <c:pt idx="729">
                  <c:v>580.27621717437205</c:v>
                </c:pt>
                <c:pt idx="730">
                  <c:v>580.21322691148703</c:v>
                </c:pt>
                <c:pt idx="731">
                  <c:v>579.31479745629895</c:v>
                </c:pt>
                <c:pt idx="732">
                  <c:v>578.84844410393805</c:v>
                </c:pt>
                <c:pt idx="733">
                  <c:v>578.79071031694298</c:v>
                </c:pt>
                <c:pt idx="734">
                  <c:v>577.56440977706097</c:v>
                </c:pt>
                <c:pt idx="735">
                  <c:v>577.529719752191</c:v>
                </c:pt>
                <c:pt idx="736">
                  <c:v>577.47130701385402</c:v>
                </c:pt>
                <c:pt idx="737">
                  <c:v>576.23349665880403</c:v>
                </c:pt>
                <c:pt idx="738">
                  <c:v>575.91813864129995</c:v>
                </c:pt>
                <c:pt idx="739">
                  <c:v>575.24710223503598</c:v>
                </c:pt>
                <c:pt idx="740">
                  <c:v>575.21242154191998</c:v>
                </c:pt>
                <c:pt idx="741">
                  <c:v>573.82242109300705</c:v>
                </c:pt>
                <c:pt idx="742">
                  <c:v>573.79924083628396</c:v>
                </c:pt>
                <c:pt idx="743">
                  <c:v>573.76345000221295</c:v>
                </c:pt>
                <c:pt idx="744">
                  <c:v>572.02362822943905</c:v>
                </c:pt>
                <c:pt idx="745">
                  <c:v>571.67563956392405</c:v>
                </c:pt>
                <c:pt idx="746">
                  <c:v>571.30829715684001</c:v>
                </c:pt>
                <c:pt idx="747">
                  <c:v>571.24580341154694</c:v>
                </c:pt>
                <c:pt idx="748">
                  <c:v>571.07503658421194</c:v>
                </c:pt>
                <c:pt idx="749">
                  <c:v>570.95453661906697</c:v>
                </c:pt>
                <c:pt idx="750">
                  <c:v>570.79471340744703</c:v>
                </c:pt>
                <c:pt idx="751">
                  <c:v>570.68757557558399</c:v>
                </c:pt>
                <c:pt idx="752">
                  <c:v>570.10586656845703</c:v>
                </c:pt>
                <c:pt idx="753">
                  <c:v>569.63380429081303</c:v>
                </c:pt>
                <c:pt idx="754">
                  <c:v>569.077143853454</c:v>
                </c:pt>
                <c:pt idx="755">
                  <c:v>568.66508289918602</c:v>
                </c:pt>
                <c:pt idx="756">
                  <c:v>566.96850257084805</c:v>
                </c:pt>
                <c:pt idx="757">
                  <c:v>565.62105991959595</c:v>
                </c:pt>
                <c:pt idx="758">
                  <c:v>564.93556370936994</c:v>
                </c:pt>
                <c:pt idx="759">
                  <c:v>564.78276394187901</c:v>
                </c:pt>
                <c:pt idx="760">
                  <c:v>564.78276394187901</c:v>
                </c:pt>
                <c:pt idx="761">
                  <c:v>564.78276394187901</c:v>
                </c:pt>
                <c:pt idx="762">
                  <c:v>563.70240584260603</c:v>
                </c:pt>
                <c:pt idx="763">
                  <c:v>562.87945454832698</c:v>
                </c:pt>
                <c:pt idx="764">
                  <c:v>562.73176704967204</c:v>
                </c:pt>
                <c:pt idx="765">
                  <c:v>562.47968813386899</c:v>
                </c:pt>
                <c:pt idx="766">
                  <c:v>562.47848450740901</c:v>
                </c:pt>
                <c:pt idx="767">
                  <c:v>562.35860645755099</c:v>
                </c:pt>
                <c:pt idx="768">
                  <c:v>562.22980818878398</c:v>
                </c:pt>
                <c:pt idx="769">
                  <c:v>561.318210333926</c:v>
                </c:pt>
                <c:pt idx="770">
                  <c:v>561.25179767410498</c:v>
                </c:pt>
                <c:pt idx="771">
                  <c:v>561.03070324813496</c:v>
                </c:pt>
                <c:pt idx="772">
                  <c:v>560.62418433853395</c:v>
                </c:pt>
                <c:pt idx="773">
                  <c:v>560.30673486288504</c:v>
                </c:pt>
                <c:pt idx="774">
                  <c:v>559.98555908213098</c:v>
                </c:pt>
                <c:pt idx="775">
                  <c:v>559.85821419501099</c:v>
                </c:pt>
                <c:pt idx="776">
                  <c:v>559.77002793652196</c:v>
                </c:pt>
                <c:pt idx="777">
                  <c:v>559.64932778776597</c:v>
                </c:pt>
                <c:pt idx="778">
                  <c:v>558.98546326578503</c:v>
                </c:pt>
                <c:pt idx="779">
                  <c:v>558.71519057391595</c:v>
                </c:pt>
                <c:pt idx="780">
                  <c:v>557.60063990390597</c:v>
                </c:pt>
                <c:pt idx="781">
                  <c:v>555.97808381064203</c:v>
                </c:pt>
                <c:pt idx="782">
                  <c:v>555.44335362225002</c:v>
                </c:pt>
                <c:pt idx="783">
                  <c:v>555.22415706880395</c:v>
                </c:pt>
                <c:pt idx="784">
                  <c:v>555.06116243785596</c:v>
                </c:pt>
                <c:pt idx="785">
                  <c:v>554.27004644791396</c:v>
                </c:pt>
                <c:pt idx="786">
                  <c:v>552.55069292272105</c:v>
                </c:pt>
                <c:pt idx="787">
                  <c:v>552.44440420478099</c:v>
                </c:pt>
                <c:pt idx="788">
                  <c:v>550.87842768182497</c:v>
                </c:pt>
                <c:pt idx="789">
                  <c:v>550.04281328009404</c:v>
                </c:pt>
                <c:pt idx="790">
                  <c:v>549.72485283913204</c:v>
                </c:pt>
                <c:pt idx="791">
                  <c:v>549.50250453586102</c:v>
                </c:pt>
                <c:pt idx="792">
                  <c:v>549.45810786412096</c:v>
                </c:pt>
                <c:pt idx="793">
                  <c:v>548.56302696585101</c:v>
                </c:pt>
                <c:pt idx="794">
                  <c:v>548.49947225634196</c:v>
                </c:pt>
                <c:pt idx="795">
                  <c:v>548.24531146329298</c:v>
                </c:pt>
                <c:pt idx="796">
                  <c:v>548.06961815315594</c:v>
                </c:pt>
                <c:pt idx="797">
                  <c:v>546.89872187527305</c:v>
                </c:pt>
                <c:pt idx="798">
                  <c:v>546.76533253189302</c:v>
                </c:pt>
                <c:pt idx="799">
                  <c:v>546.134616701558</c:v>
                </c:pt>
                <c:pt idx="800">
                  <c:v>546.02274766847995</c:v>
                </c:pt>
                <c:pt idx="801">
                  <c:v>545.66376068229101</c:v>
                </c:pt>
                <c:pt idx="802">
                  <c:v>545.43740681684199</c:v>
                </c:pt>
                <c:pt idx="803">
                  <c:v>544.74425927620098</c:v>
                </c:pt>
                <c:pt idx="804">
                  <c:v>544.536504344185</c:v>
                </c:pt>
                <c:pt idx="805">
                  <c:v>544.27010241264304</c:v>
                </c:pt>
                <c:pt idx="806">
                  <c:v>543.76839916603501</c:v>
                </c:pt>
                <c:pt idx="807">
                  <c:v>543.57472738233298</c:v>
                </c:pt>
                <c:pt idx="808">
                  <c:v>542.48513870946704</c:v>
                </c:pt>
                <c:pt idx="809">
                  <c:v>542.06544453852302</c:v>
                </c:pt>
                <c:pt idx="810">
                  <c:v>541.85353058860403</c:v>
                </c:pt>
                <c:pt idx="811">
                  <c:v>541.85353058860403</c:v>
                </c:pt>
                <c:pt idx="812">
                  <c:v>541.666265138217</c:v>
                </c:pt>
                <c:pt idx="813">
                  <c:v>541.03720478528999</c:v>
                </c:pt>
                <c:pt idx="814">
                  <c:v>540.695526210053</c:v>
                </c:pt>
                <c:pt idx="815">
                  <c:v>540.36964354161</c:v>
                </c:pt>
                <c:pt idx="816">
                  <c:v>540.32968375755502</c:v>
                </c:pt>
                <c:pt idx="817">
                  <c:v>539.85692499576498</c:v>
                </c:pt>
                <c:pt idx="818">
                  <c:v>539.50056982450997</c:v>
                </c:pt>
                <c:pt idx="819">
                  <c:v>539.35783630912795</c:v>
                </c:pt>
                <c:pt idx="820">
                  <c:v>539.07321874813499</c:v>
                </c:pt>
                <c:pt idx="821">
                  <c:v>537.930490578584</c:v>
                </c:pt>
                <c:pt idx="822">
                  <c:v>537.930490578584</c:v>
                </c:pt>
                <c:pt idx="823">
                  <c:v>536.75627840362404</c:v>
                </c:pt>
                <c:pt idx="824">
                  <c:v>536.250886825924</c:v>
                </c:pt>
                <c:pt idx="825">
                  <c:v>535.99849652227897</c:v>
                </c:pt>
                <c:pt idx="826">
                  <c:v>535.93604568030798</c:v>
                </c:pt>
                <c:pt idx="827">
                  <c:v>534.67700506144797</c:v>
                </c:pt>
                <c:pt idx="828">
                  <c:v>534.47306374594905</c:v>
                </c:pt>
                <c:pt idx="829">
                  <c:v>534.18478740558101</c:v>
                </c:pt>
                <c:pt idx="830">
                  <c:v>533.99906716330202</c:v>
                </c:pt>
                <c:pt idx="831">
                  <c:v>533.58776318062098</c:v>
                </c:pt>
                <c:pt idx="832">
                  <c:v>533.23933918903595</c:v>
                </c:pt>
                <c:pt idx="833">
                  <c:v>533.23803570439804</c:v>
                </c:pt>
                <c:pt idx="834">
                  <c:v>533.21970194002597</c:v>
                </c:pt>
                <c:pt idx="835">
                  <c:v>533.09514092460802</c:v>
                </c:pt>
                <c:pt idx="836">
                  <c:v>533.07934226660802</c:v>
                </c:pt>
                <c:pt idx="837">
                  <c:v>532.46416825982101</c:v>
                </c:pt>
                <c:pt idx="838">
                  <c:v>532.46358338114396</c:v>
                </c:pt>
                <c:pt idx="839">
                  <c:v>531.82429983549105</c:v>
                </c:pt>
                <c:pt idx="840">
                  <c:v>531.79739632717303</c:v>
                </c:pt>
                <c:pt idx="841">
                  <c:v>531.56929833870197</c:v>
                </c:pt>
                <c:pt idx="842">
                  <c:v>531.39023185114104</c:v>
                </c:pt>
                <c:pt idx="843">
                  <c:v>531.34512876775102</c:v>
                </c:pt>
                <c:pt idx="844">
                  <c:v>531.16233289335605</c:v>
                </c:pt>
                <c:pt idx="845">
                  <c:v>531.03537695806699</c:v>
                </c:pt>
                <c:pt idx="846">
                  <c:v>530.99028623292099</c:v>
                </c:pt>
                <c:pt idx="847">
                  <c:v>530.25057470516902</c:v>
                </c:pt>
                <c:pt idx="848">
                  <c:v>528.99802712701603</c:v>
                </c:pt>
                <c:pt idx="849">
                  <c:v>528.89988251850002</c:v>
                </c:pt>
                <c:pt idx="850">
                  <c:v>528.54933318116196</c:v>
                </c:pt>
                <c:pt idx="851">
                  <c:v>527.17846097567997</c:v>
                </c:pt>
                <c:pt idx="852">
                  <c:v>526.51326754324498</c:v>
                </c:pt>
                <c:pt idx="853">
                  <c:v>526.28268209885505</c:v>
                </c:pt>
                <c:pt idx="854">
                  <c:v>526.09245645640794</c:v>
                </c:pt>
                <c:pt idx="855">
                  <c:v>525.58494308278898</c:v>
                </c:pt>
                <c:pt idx="856">
                  <c:v>524.90683606000403</c:v>
                </c:pt>
                <c:pt idx="857">
                  <c:v>524.877806592767</c:v>
                </c:pt>
                <c:pt idx="858">
                  <c:v>524.03757797392404</c:v>
                </c:pt>
                <c:pt idx="859">
                  <c:v>523.98310778906205</c:v>
                </c:pt>
                <c:pt idx="860">
                  <c:v>523.97549322611303</c:v>
                </c:pt>
                <c:pt idx="861">
                  <c:v>523.40948339948397</c:v>
                </c:pt>
                <c:pt idx="862">
                  <c:v>522.28635660725195</c:v>
                </c:pt>
                <c:pt idx="863">
                  <c:v>522.11933808363005</c:v>
                </c:pt>
                <c:pt idx="864">
                  <c:v>522.04058125836502</c:v>
                </c:pt>
                <c:pt idx="865">
                  <c:v>521.97606269846096</c:v>
                </c:pt>
                <c:pt idx="866">
                  <c:v>521.96867826464199</c:v>
                </c:pt>
                <c:pt idx="867">
                  <c:v>521.25636755333403</c:v>
                </c:pt>
                <c:pt idx="868">
                  <c:v>521.14298613716096</c:v>
                </c:pt>
                <c:pt idx="869">
                  <c:v>519.71957150452704</c:v>
                </c:pt>
                <c:pt idx="870">
                  <c:v>518.91331549162101</c:v>
                </c:pt>
                <c:pt idx="871">
                  <c:v>518.36974553774996</c:v>
                </c:pt>
                <c:pt idx="872">
                  <c:v>518.17400194645597</c:v>
                </c:pt>
                <c:pt idx="873">
                  <c:v>518.04015148049496</c:v>
                </c:pt>
                <c:pt idx="874">
                  <c:v>517.35262649737797</c:v>
                </c:pt>
                <c:pt idx="875">
                  <c:v>517.35262649737797</c:v>
                </c:pt>
                <c:pt idx="876">
                  <c:v>517.27006383594698</c:v>
                </c:pt>
                <c:pt idx="877">
                  <c:v>516.44289850252801</c:v>
                </c:pt>
                <c:pt idx="878">
                  <c:v>516.08922259450605</c:v>
                </c:pt>
                <c:pt idx="879">
                  <c:v>515.61797762158596</c:v>
                </c:pt>
                <c:pt idx="880">
                  <c:v>515.57925094542702</c:v>
                </c:pt>
                <c:pt idx="881">
                  <c:v>515.39043424250497</c:v>
                </c:pt>
                <c:pt idx="882">
                  <c:v>515.30346686282701</c:v>
                </c:pt>
                <c:pt idx="883">
                  <c:v>514.55811591487497</c:v>
                </c:pt>
                <c:pt idx="884">
                  <c:v>514.35803485542499</c:v>
                </c:pt>
                <c:pt idx="885">
                  <c:v>514.12172563090496</c:v>
                </c:pt>
                <c:pt idx="886">
                  <c:v>514.12172563090496</c:v>
                </c:pt>
                <c:pt idx="887">
                  <c:v>513.70874001551795</c:v>
                </c:pt>
                <c:pt idx="888">
                  <c:v>512.09011557974998</c:v>
                </c:pt>
                <c:pt idx="889">
                  <c:v>511.59840749339202</c:v>
                </c:pt>
                <c:pt idx="890">
                  <c:v>511.22303449017897</c:v>
                </c:pt>
                <c:pt idx="891">
                  <c:v>510.71367413521398</c:v>
                </c:pt>
                <c:pt idx="892">
                  <c:v>510.42975243274998</c:v>
                </c:pt>
                <c:pt idx="893">
                  <c:v>509.90410087299898</c:v>
                </c:pt>
                <c:pt idx="894">
                  <c:v>509.69900508335098</c:v>
                </c:pt>
                <c:pt idx="895">
                  <c:v>509.64796177915798</c:v>
                </c:pt>
                <c:pt idx="896">
                  <c:v>508.88953824259403</c:v>
                </c:pt>
                <c:pt idx="897">
                  <c:v>507.92788488563201</c:v>
                </c:pt>
                <c:pt idx="898">
                  <c:v>507.87758781109602</c:v>
                </c:pt>
                <c:pt idx="899">
                  <c:v>507.29948919872498</c:v>
                </c:pt>
                <c:pt idx="900">
                  <c:v>506.66594919670803</c:v>
                </c:pt>
                <c:pt idx="901">
                  <c:v>506.66594919670803</c:v>
                </c:pt>
                <c:pt idx="902">
                  <c:v>504.962743781499</c:v>
                </c:pt>
                <c:pt idx="903">
                  <c:v>504.457172530717</c:v>
                </c:pt>
                <c:pt idx="904">
                  <c:v>503.71601353724401</c:v>
                </c:pt>
                <c:pt idx="905">
                  <c:v>502.96646690465201</c:v>
                </c:pt>
                <c:pt idx="906">
                  <c:v>502.74888127375698</c:v>
                </c:pt>
                <c:pt idx="907">
                  <c:v>502.74888127375698</c:v>
                </c:pt>
                <c:pt idx="908">
                  <c:v>502.69445668277098</c:v>
                </c:pt>
                <c:pt idx="909">
                  <c:v>502.64916719667599</c:v>
                </c:pt>
                <c:pt idx="910">
                  <c:v>502.06758349778897</c:v>
                </c:pt>
                <c:pt idx="911">
                  <c:v>501.47997922010097</c:v>
                </c:pt>
                <c:pt idx="912">
                  <c:v>500.58574783943902</c:v>
                </c:pt>
                <c:pt idx="913">
                  <c:v>499.558593977231</c:v>
                </c:pt>
                <c:pt idx="914">
                  <c:v>499.33841160464402</c:v>
                </c:pt>
                <c:pt idx="915">
                  <c:v>498.82261594959402</c:v>
                </c:pt>
                <c:pt idx="916">
                  <c:v>498.79173359227298</c:v>
                </c:pt>
                <c:pt idx="917">
                  <c:v>498.57572079375501</c:v>
                </c:pt>
                <c:pt idx="918">
                  <c:v>498.33090419408501</c:v>
                </c:pt>
                <c:pt idx="919">
                  <c:v>498.12198562650701</c:v>
                </c:pt>
                <c:pt idx="920">
                  <c:v>497.755500669632</c:v>
                </c:pt>
                <c:pt idx="921">
                  <c:v>497.10192565604501</c:v>
                </c:pt>
                <c:pt idx="922">
                  <c:v>496.84313825878502</c:v>
                </c:pt>
                <c:pt idx="923">
                  <c:v>496.55770280993102</c:v>
                </c:pt>
                <c:pt idx="924">
                  <c:v>495.89149077759203</c:v>
                </c:pt>
                <c:pt idx="925">
                  <c:v>495.260089528631</c:v>
                </c:pt>
                <c:pt idx="926">
                  <c:v>495.260089528631</c:v>
                </c:pt>
                <c:pt idx="927">
                  <c:v>495.260089528631</c:v>
                </c:pt>
                <c:pt idx="928">
                  <c:v>495.22201288617799</c:v>
                </c:pt>
                <c:pt idx="929">
                  <c:v>495.216735877801</c:v>
                </c:pt>
                <c:pt idx="930">
                  <c:v>494.27277784306398</c:v>
                </c:pt>
                <c:pt idx="931">
                  <c:v>493.596934845296</c:v>
                </c:pt>
                <c:pt idx="932">
                  <c:v>492.812655977014</c:v>
                </c:pt>
                <c:pt idx="933">
                  <c:v>492.44930453648698</c:v>
                </c:pt>
                <c:pt idx="934">
                  <c:v>492.08163074072797</c:v>
                </c:pt>
                <c:pt idx="935">
                  <c:v>492.08163074072797</c:v>
                </c:pt>
                <c:pt idx="936">
                  <c:v>491.140818447009</c:v>
                </c:pt>
                <c:pt idx="937">
                  <c:v>490.52135519664199</c:v>
                </c:pt>
                <c:pt idx="938">
                  <c:v>489.78597939523399</c:v>
                </c:pt>
                <c:pt idx="939">
                  <c:v>489.35690182391698</c:v>
                </c:pt>
                <c:pt idx="940">
                  <c:v>489.15212261809501</c:v>
                </c:pt>
                <c:pt idx="941">
                  <c:v>488.960549986741</c:v>
                </c:pt>
                <c:pt idx="942">
                  <c:v>488.87442028931099</c:v>
                </c:pt>
                <c:pt idx="943">
                  <c:v>487.81845355458802</c:v>
                </c:pt>
                <c:pt idx="944">
                  <c:v>487.81845355458802</c:v>
                </c:pt>
                <c:pt idx="945">
                  <c:v>487.17671912641202</c:v>
                </c:pt>
                <c:pt idx="946">
                  <c:v>487.06118681973902</c:v>
                </c:pt>
                <c:pt idx="947">
                  <c:v>486.841619372124</c:v>
                </c:pt>
                <c:pt idx="948">
                  <c:v>486.59452582836298</c:v>
                </c:pt>
                <c:pt idx="949">
                  <c:v>486.59452582836298</c:v>
                </c:pt>
                <c:pt idx="950">
                  <c:v>485.94264881408299</c:v>
                </c:pt>
                <c:pt idx="951">
                  <c:v>485.85845516141097</c:v>
                </c:pt>
                <c:pt idx="952">
                  <c:v>485.68727338814301</c:v>
                </c:pt>
                <c:pt idx="953">
                  <c:v>485.51471120457802</c:v>
                </c:pt>
                <c:pt idx="954">
                  <c:v>483.47781043851802</c:v>
                </c:pt>
                <c:pt idx="955">
                  <c:v>483.31252793690101</c:v>
                </c:pt>
                <c:pt idx="956">
                  <c:v>483.087977369062</c:v>
                </c:pt>
                <c:pt idx="957">
                  <c:v>483.03843889679399</c:v>
                </c:pt>
                <c:pt idx="958">
                  <c:v>482.99360509641798</c:v>
                </c:pt>
                <c:pt idx="959">
                  <c:v>482.16881025792202</c:v>
                </c:pt>
                <c:pt idx="960">
                  <c:v>481.65902920563002</c:v>
                </c:pt>
                <c:pt idx="961">
                  <c:v>480.94236710640598</c:v>
                </c:pt>
                <c:pt idx="962">
                  <c:v>480.81178202647999</c:v>
                </c:pt>
                <c:pt idx="963">
                  <c:v>479.71024808453802</c:v>
                </c:pt>
                <c:pt idx="964">
                  <c:v>479.58230144944599</c:v>
                </c:pt>
                <c:pt idx="965">
                  <c:v>479.50633786605698</c:v>
                </c:pt>
                <c:pt idx="966">
                  <c:v>478.84190830617899</c:v>
                </c:pt>
                <c:pt idx="967">
                  <c:v>478.51435606756399</c:v>
                </c:pt>
                <c:pt idx="968">
                  <c:v>477.72824593205303</c:v>
                </c:pt>
                <c:pt idx="969">
                  <c:v>477.61784629148099</c:v>
                </c:pt>
                <c:pt idx="970">
                  <c:v>477.58715209443102</c:v>
                </c:pt>
                <c:pt idx="971">
                  <c:v>476.89218682854801</c:v>
                </c:pt>
                <c:pt idx="972">
                  <c:v>476.597312373688</c:v>
                </c:pt>
                <c:pt idx="973">
                  <c:v>474.96937507585199</c:v>
                </c:pt>
                <c:pt idx="974">
                  <c:v>474.46490061821902</c:v>
                </c:pt>
                <c:pt idx="975">
                  <c:v>474.46490061821902</c:v>
                </c:pt>
                <c:pt idx="976">
                  <c:v>474.46490061821902</c:v>
                </c:pt>
                <c:pt idx="977">
                  <c:v>474.46490061821902</c:v>
                </c:pt>
                <c:pt idx="978">
                  <c:v>474.46490061821902</c:v>
                </c:pt>
                <c:pt idx="979">
                  <c:v>474.41306320878698</c:v>
                </c:pt>
                <c:pt idx="980">
                  <c:v>474.41306320878698</c:v>
                </c:pt>
                <c:pt idx="981">
                  <c:v>473.66237933547097</c:v>
                </c:pt>
                <c:pt idx="982">
                  <c:v>472.8243428184</c:v>
                </c:pt>
                <c:pt idx="983">
                  <c:v>471.889296784436</c:v>
                </c:pt>
                <c:pt idx="984">
                  <c:v>471.73614271745703</c:v>
                </c:pt>
                <c:pt idx="985">
                  <c:v>471.53427839511198</c:v>
                </c:pt>
                <c:pt idx="986">
                  <c:v>471.46987493215198</c:v>
                </c:pt>
                <c:pt idx="987">
                  <c:v>471.41566888601199</c:v>
                </c:pt>
                <c:pt idx="988">
                  <c:v>470.905048789494</c:v>
                </c:pt>
                <c:pt idx="989">
                  <c:v>470.16436347528997</c:v>
                </c:pt>
                <c:pt idx="990">
                  <c:v>469.89410256783299</c:v>
                </c:pt>
                <c:pt idx="991">
                  <c:v>467.61482938531799</c:v>
                </c:pt>
                <c:pt idx="992">
                  <c:v>466.91387565575297</c:v>
                </c:pt>
                <c:pt idx="993">
                  <c:v>466.91196168125401</c:v>
                </c:pt>
                <c:pt idx="994">
                  <c:v>466.88867436306703</c:v>
                </c:pt>
                <c:pt idx="995">
                  <c:v>466.71660801576598</c:v>
                </c:pt>
                <c:pt idx="996">
                  <c:v>466.50198731138602</c:v>
                </c:pt>
                <c:pt idx="997">
                  <c:v>466.295611483698</c:v>
                </c:pt>
                <c:pt idx="998">
                  <c:v>466.10941165816701</c:v>
                </c:pt>
                <c:pt idx="999">
                  <c:v>466.07751410059598</c:v>
                </c:pt>
                <c:pt idx="1000">
                  <c:v>465.852745831162</c:v>
                </c:pt>
                <c:pt idx="1001">
                  <c:v>464.927676592186</c:v>
                </c:pt>
                <c:pt idx="1002">
                  <c:v>464.69515513323603</c:v>
                </c:pt>
                <c:pt idx="1003">
                  <c:v>464.68363576200602</c:v>
                </c:pt>
                <c:pt idx="1004">
                  <c:v>464.52205279803297</c:v>
                </c:pt>
                <c:pt idx="1005">
                  <c:v>464.51269591562499</c:v>
                </c:pt>
                <c:pt idx="1006">
                  <c:v>464.50453399512998</c:v>
                </c:pt>
                <c:pt idx="1007">
                  <c:v>464.38121324278097</c:v>
                </c:pt>
                <c:pt idx="1008">
                  <c:v>464.32888191820501</c:v>
                </c:pt>
                <c:pt idx="1009">
                  <c:v>464.32888191820501</c:v>
                </c:pt>
                <c:pt idx="1010">
                  <c:v>464.057362229219</c:v>
                </c:pt>
                <c:pt idx="1011">
                  <c:v>463.98822452537598</c:v>
                </c:pt>
                <c:pt idx="1012">
                  <c:v>463.07914820760101</c:v>
                </c:pt>
                <c:pt idx="1013">
                  <c:v>463.073651111836</c:v>
                </c:pt>
                <c:pt idx="1014">
                  <c:v>462.98962709388201</c:v>
                </c:pt>
                <c:pt idx="1015">
                  <c:v>462.98354402087801</c:v>
                </c:pt>
                <c:pt idx="1016">
                  <c:v>462.85049580191702</c:v>
                </c:pt>
                <c:pt idx="1017">
                  <c:v>462.57003913381499</c:v>
                </c:pt>
                <c:pt idx="1018">
                  <c:v>462.52203076089398</c:v>
                </c:pt>
                <c:pt idx="1019">
                  <c:v>462.26429088390603</c:v>
                </c:pt>
                <c:pt idx="1020">
                  <c:v>461.90491365933599</c:v>
                </c:pt>
                <c:pt idx="1021">
                  <c:v>461.62659081103698</c:v>
                </c:pt>
                <c:pt idx="1022">
                  <c:v>461.050978572764</c:v>
                </c:pt>
                <c:pt idx="1023">
                  <c:v>460.88022889051598</c:v>
                </c:pt>
                <c:pt idx="1024">
                  <c:v>460.51444975364501</c:v>
                </c:pt>
                <c:pt idx="1025">
                  <c:v>460.433644486162</c:v>
                </c:pt>
                <c:pt idx="1026">
                  <c:v>458.90266339398602</c:v>
                </c:pt>
                <c:pt idx="1027">
                  <c:v>458.75225747408302</c:v>
                </c:pt>
                <c:pt idx="1028">
                  <c:v>458.392716389268</c:v>
                </c:pt>
                <c:pt idx="1029">
                  <c:v>457.95943587225401</c:v>
                </c:pt>
                <c:pt idx="1030">
                  <c:v>457.95549364463898</c:v>
                </c:pt>
                <c:pt idx="1031">
                  <c:v>457.79026407811102</c:v>
                </c:pt>
                <c:pt idx="1032">
                  <c:v>456.98745763213202</c:v>
                </c:pt>
                <c:pt idx="1033">
                  <c:v>456.30202886926003</c:v>
                </c:pt>
                <c:pt idx="1034">
                  <c:v>455.80939258940799</c:v>
                </c:pt>
                <c:pt idx="1035">
                  <c:v>455.54364405976702</c:v>
                </c:pt>
                <c:pt idx="1036">
                  <c:v>454.16224629813303</c:v>
                </c:pt>
                <c:pt idx="1037">
                  <c:v>454.16157051856999</c:v>
                </c:pt>
                <c:pt idx="1038">
                  <c:v>454.13680449149501</c:v>
                </c:pt>
                <c:pt idx="1039">
                  <c:v>454.00455370394701</c:v>
                </c:pt>
                <c:pt idx="1040">
                  <c:v>453.89903358434998</c:v>
                </c:pt>
                <c:pt idx="1041">
                  <c:v>453.46660521210703</c:v>
                </c:pt>
                <c:pt idx="1042">
                  <c:v>453.41200877350298</c:v>
                </c:pt>
                <c:pt idx="1043">
                  <c:v>452.87517027071499</c:v>
                </c:pt>
                <c:pt idx="1044">
                  <c:v>452.77037382323903</c:v>
                </c:pt>
                <c:pt idx="1045">
                  <c:v>451.516876975777</c:v>
                </c:pt>
                <c:pt idx="1046">
                  <c:v>451.18855394056601</c:v>
                </c:pt>
                <c:pt idx="1047">
                  <c:v>451.14222569524298</c:v>
                </c:pt>
                <c:pt idx="1048">
                  <c:v>450.95428290212101</c:v>
                </c:pt>
                <c:pt idx="1049">
                  <c:v>450.82158907290602</c:v>
                </c:pt>
                <c:pt idx="1050">
                  <c:v>450.73644265002201</c:v>
                </c:pt>
                <c:pt idx="1051">
                  <c:v>450.02739258939499</c:v>
                </c:pt>
                <c:pt idx="1052">
                  <c:v>449.80242068624102</c:v>
                </c:pt>
                <c:pt idx="1053">
                  <c:v>449.15601118988701</c:v>
                </c:pt>
                <c:pt idx="1054">
                  <c:v>449.02529885316</c:v>
                </c:pt>
                <c:pt idx="1055">
                  <c:v>448.13938988412002</c:v>
                </c:pt>
                <c:pt idx="1056">
                  <c:v>447.40406133171598</c:v>
                </c:pt>
                <c:pt idx="1057">
                  <c:v>447.31905140513601</c:v>
                </c:pt>
                <c:pt idx="1058">
                  <c:v>447.25789197557799</c:v>
                </c:pt>
                <c:pt idx="1059">
                  <c:v>447.100772489733</c:v>
                </c:pt>
                <c:pt idx="1060">
                  <c:v>446.95942173919201</c:v>
                </c:pt>
                <c:pt idx="1061">
                  <c:v>446.92777324010098</c:v>
                </c:pt>
                <c:pt idx="1062">
                  <c:v>446.89495095513098</c:v>
                </c:pt>
                <c:pt idx="1063">
                  <c:v>446.86297468183699</c:v>
                </c:pt>
                <c:pt idx="1064">
                  <c:v>446.82642035241599</c:v>
                </c:pt>
                <c:pt idx="1065">
                  <c:v>446.68654894591202</c:v>
                </c:pt>
                <c:pt idx="1066">
                  <c:v>446.61098299195402</c:v>
                </c:pt>
                <c:pt idx="1067">
                  <c:v>445.97039204894003</c:v>
                </c:pt>
                <c:pt idx="1068">
                  <c:v>445.68306021625301</c:v>
                </c:pt>
                <c:pt idx="1069">
                  <c:v>445.17510434721203</c:v>
                </c:pt>
                <c:pt idx="1070">
                  <c:v>445.04473388106999</c:v>
                </c:pt>
                <c:pt idx="1071">
                  <c:v>444.77376116682501</c:v>
                </c:pt>
                <c:pt idx="1072">
                  <c:v>444.50437988501801</c:v>
                </c:pt>
                <c:pt idx="1073">
                  <c:v>444.43757267637801</c:v>
                </c:pt>
                <c:pt idx="1074">
                  <c:v>443.83865178610398</c:v>
                </c:pt>
                <c:pt idx="1075">
                  <c:v>443.830363907324</c:v>
                </c:pt>
                <c:pt idx="1076">
                  <c:v>443.830363907324</c:v>
                </c:pt>
                <c:pt idx="1077">
                  <c:v>443.44688789733402</c:v>
                </c:pt>
                <c:pt idx="1078">
                  <c:v>443.15436541926101</c:v>
                </c:pt>
                <c:pt idx="1079">
                  <c:v>443.098447428182</c:v>
                </c:pt>
                <c:pt idx="1080">
                  <c:v>442.961953451086</c:v>
                </c:pt>
                <c:pt idx="1081">
                  <c:v>442.26954469643999</c:v>
                </c:pt>
                <c:pt idx="1082">
                  <c:v>441.97327131087201</c:v>
                </c:pt>
                <c:pt idx="1083">
                  <c:v>441.90582611136699</c:v>
                </c:pt>
                <c:pt idx="1084">
                  <c:v>441.89359009778798</c:v>
                </c:pt>
                <c:pt idx="1085">
                  <c:v>441.62470038915899</c:v>
                </c:pt>
                <c:pt idx="1086">
                  <c:v>441.58172294113001</c:v>
                </c:pt>
                <c:pt idx="1087">
                  <c:v>441.47230320375797</c:v>
                </c:pt>
                <c:pt idx="1088">
                  <c:v>441.45501477614101</c:v>
                </c:pt>
                <c:pt idx="1089">
                  <c:v>440.817364562097</c:v>
                </c:pt>
                <c:pt idx="1090">
                  <c:v>440.81185606477902</c:v>
                </c:pt>
                <c:pt idx="1091">
                  <c:v>440.65477348881598</c:v>
                </c:pt>
                <c:pt idx="1092">
                  <c:v>439.93735392344399</c:v>
                </c:pt>
                <c:pt idx="1093">
                  <c:v>439.66036931892199</c:v>
                </c:pt>
                <c:pt idx="1094">
                  <c:v>439.60796994801899</c:v>
                </c:pt>
                <c:pt idx="1095">
                  <c:v>439.58343126155103</c:v>
                </c:pt>
                <c:pt idx="1096">
                  <c:v>439.52670982485398</c:v>
                </c:pt>
                <c:pt idx="1097">
                  <c:v>439.52670982485398</c:v>
                </c:pt>
                <c:pt idx="1098">
                  <c:v>439.52670982485398</c:v>
                </c:pt>
                <c:pt idx="1099">
                  <c:v>439.16535467836098</c:v>
                </c:pt>
                <c:pt idx="1100">
                  <c:v>439.157256096114</c:v>
                </c:pt>
                <c:pt idx="1101">
                  <c:v>439.08026071833802</c:v>
                </c:pt>
                <c:pt idx="1102">
                  <c:v>438.65037613868702</c:v>
                </c:pt>
                <c:pt idx="1103">
                  <c:v>437.927972425755</c:v>
                </c:pt>
                <c:pt idx="1104">
                  <c:v>437.87850954147098</c:v>
                </c:pt>
                <c:pt idx="1105">
                  <c:v>437.125858635143</c:v>
                </c:pt>
                <c:pt idx="1106">
                  <c:v>436.82794608769899</c:v>
                </c:pt>
                <c:pt idx="1107">
                  <c:v>436.791709256584</c:v>
                </c:pt>
                <c:pt idx="1108">
                  <c:v>436.45672495534802</c:v>
                </c:pt>
                <c:pt idx="1109">
                  <c:v>436.169779570971</c:v>
                </c:pt>
                <c:pt idx="1110">
                  <c:v>435.19957005217702</c:v>
                </c:pt>
                <c:pt idx="1111">
                  <c:v>435.06208144002102</c:v>
                </c:pt>
                <c:pt idx="1112">
                  <c:v>435.04023277603301</c:v>
                </c:pt>
                <c:pt idx="1113">
                  <c:v>435.04023277603301</c:v>
                </c:pt>
                <c:pt idx="1114">
                  <c:v>435.04023277603301</c:v>
                </c:pt>
                <c:pt idx="1115">
                  <c:v>435.04023277603301</c:v>
                </c:pt>
                <c:pt idx="1116">
                  <c:v>435.015560933215</c:v>
                </c:pt>
                <c:pt idx="1117">
                  <c:v>435.013361357007</c:v>
                </c:pt>
                <c:pt idx="1118">
                  <c:v>434.49790769721398</c:v>
                </c:pt>
                <c:pt idx="1119">
                  <c:v>433.70927500056399</c:v>
                </c:pt>
                <c:pt idx="1120">
                  <c:v>433.61095286956999</c:v>
                </c:pt>
                <c:pt idx="1121">
                  <c:v>433.47658383128601</c:v>
                </c:pt>
                <c:pt idx="1122">
                  <c:v>433.42993480447302</c:v>
                </c:pt>
                <c:pt idx="1123">
                  <c:v>433.42993480447302</c:v>
                </c:pt>
                <c:pt idx="1124">
                  <c:v>433.42993480447302</c:v>
                </c:pt>
                <c:pt idx="1125">
                  <c:v>433.42993480447302</c:v>
                </c:pt>
                <c:pt idx="1126">
                  <c:v>432.75895579636602</c:v>
                </c:pt>
                <c:pt idx="1127">
                  <c:v>432.45973615620198</c:v>
                </c:pt>
                <c:pt idx="1128">
                  <c:v>432.23661605334399</c:v>
                </c:pt>
                <c:pt idx="1129">
                  <c:v>432.13053280776597</c:v>
                </c:pt>
                <c:pt idx="1130">
                  <c:v>432.13053280776597</c:v>
                </c:pt>
                <c:pt idx="1131">
                  <c:v>432.064967067228</c:v>
                </c:pt>
                <c:pt idx="1132">
                  <c:v>432.05825011682299</c:v>
                </c:pt>
                <c:pt idx="1133">
                  <c:v>431.98965394177799</c:v>
                </c:pt>
                <c:pt idx="1134">
                  <c:v>431.67680042823201</c:v>
                </c:pt>
                <c:pt idx="1135">
                  <c:v>431.56657408443198</c:v>
                </c:pt>
                <c:pt idx="1136">
                  <c:v>431.47733506337897</c:v>
                </c:pt>
                <c:pt idx="1137">
                  <c:v>431.44122420434297</c:v>
                </c:pt>
                <c:pt idx="1138">
                  <c:v>431.25437650367201</c:v>
                </c:pt>
                <c:pt idx="1139">
                  <c:v>430.686985965129</c:v>
                </c:pt>
                <c:pt idx="1140">
                  <c:v>430.40221322761801</c:v>
                </c:pt>
                <c:pt idx="1141">
                  <c:v>430.07102563648198</c:v>
                </c:pt>
                <c:pt idx="1142">
                  <c:v>429.017018872888</c:v>
                </c:pt>
                <c:pt idx="1143">
                  <c:v>428.84434432986302</c:v>
                </c:pt>
                <c:pt idx="1144">
                  <c:v>428.78738120673597</c:v>
                </c:pt>
                <c:pt idx="1145">
                  <c:v>428.46175042388302</c:v>
                </c:pt>
                <c:pt idx="1146">
                  <c:v>428.217375375855</c:v>
                </c:pt>
                <c:pt idx="1147">
                  <c:v>427.8360880537</c:v>
                </c:pt>
                <c:pt idx="1148">
                  <c:v>427.82738467665598</c:v>
                </c:pt>
                <c:pt idx="1149">
                  <c:v>426.97128868837598</c:v>
                </c:pt>
                <c:pt idx="1150">
                  <c:v>426.59232618735302</c:v>
                </c:pt>
                <c:pt idx="1151">
                  <c:v>426.54696646562797</c:v>
                </c:pt>
                <c:pt idx="1152">
                  <c:v>426.02356820299298</c:v>
                </c:pt>
                <c:pt idx="1153">
                  <c:v>425.67036596520302</c:v>
                </c:pt>
                <c:pt idx="1154">
                  <c:v>425.56735485175699</c:v>
                </c:pt>
                <c:pt idx="1155">
                  <c:v>425.13416807847699</c:v>
                </c:pt>
                <c:pt idx="1156">
                  <c:v>424.45235074598298</c:v>
                </c:pt>
                <c:pt idx="1157">
                  <c:v>423.91351558277898</c:v>
                </c:pt>
                <c:pt idx="1158">
                  <c:v>423.89263618959302</c:v>
                </c:pt>
                <c:pt idx="1159">
                  <c:v>423.87782514491198</c:v>
                </c:pt>
                <c:pt idx="1160">
                  <c:v>423.86182096853599</c:v>
                </c:pt>
                <c:pt idx="1161">
                  <c:v>423.847370903627</c:v>
                </c:pt>
                <c:pt idx="1162">
                  <c:v>423.67316466073498</c:v>
                </c:pt>
                <c:pt idx="1163">
                  <c:v>423.63271291947802</c:v>
                </c:pt>
                <c:pt idx="1164">
                  <c:v>422.93224372608898</c:v>
                </c:pt>
                <c:pt idx="1165">
                  <c:v>422.61294152346801</c:v>
                </c:pt>
                <c:pt idx="1166">
                  <c:v>422.45209413942302</c:v>
                </c:pt>
                <c:pt idx="1167">
                  <c:v>422.19677887216102</c:v>
                </c:pt>
                <c:pt idx="1168">
                  <c:v>421.61445876454297</c:v>
                </c:pt>
                <c:pt idx="1169">
                  <c:v>421.52459044854402</c:v>
                </c:pt>
                <c:pt idx="1170">
                  <c:v>421.39578218916898</c:v>
                </c:pt>
                <c:pt idx="1171">
                  <c:v>420.60068591561702</c:v>
                </c:pt>
                <c:pt idx="1172">
                  <c:v>420.56666753030999</c:v>
                </c:pt>
                <c:pt idx="1173">
                  <c:v>420.42464055847699</c:v>
                </c:pt>
                <c:pt idx="1174">
                  <c:v>420.23840433733102</c:v>
                </c:pt>
                <c:pt idx="1175">
                  <c:v>420.020107408559</c:v>
                </c:pt>
                <c:pt idx="1176">
                  <c:v>419.90452095431903</c:v>
                </c:pt>
                <c:pt idx="1177">
                  <c:v>418.46379686254198</c:v>
                </c:pt>
                <c:pt idx="1178">
                  <c:v>418.43260341104099</c:v>
                </c:pt>
                <c:pt idx="1179">
                  <c:v>418.20468690241597</c:v>
                </c:pt>
                <c:pt idx="1180">
                  <c:v>418.11995799533003</c:v>
                </c:pt>
                <c:pt idx="1181">
                  <c:v>418.05240002479798</c:v>
                </c:pt>
                <c:pt idx="1182">
                  <c:v>417.60134516379702</c:v>
                </c:pt>
                <c:pt idx="1183">
                  <c:v>417.19469106469899</c:v>
                </c:pt>
                <c:pt idx="1184">
                  <c:v>417.04189468529302</c:v>
                </c:pt>
                <c:pt idx="1185">
                  <c:v>416.79404014267499</c:v>
                </c:pt>
                <c:pt idx="1186">
                  <c:v>416.79404014267499</c:v>
                </c:pt>
                <c:pt idx="1187">
                  <c:v>416.66164633591001</c:v>
                </c:pt>
                <c:pt idx="1188">
                  <c:v>416.35019690527901</c:v>
                </c:pt>
                <c:pt idx="1189">
                  <c:v>416.18439143825799</c:v>
                </c:pt>
                <c:pt idx="1190">
                  <c:v>416.07328260068999</c:v>
                </c:pt>
                <c:pt idx="1191">
                  <c:v>416.06579763153798</c:v>
                </c:pt>
                <c:pt idx="1192">
                  <c:v>415.561847107983</c:v>
                </c:pt>
                <c:pt idx="1193">
                  <c:v>415.46003416284799</c:v>
                </c:pt>
                <c:pt idx="1194">
                  <c:v>415.09334210745698</c:v>
                </c:pt>
                <c:pt idx="1195">
                  <c:v>415.04992277881701</c:v>
                </c:pt>
                <c:pt idx="1196">
                  <c:v>414.37928771226302</c:v>
                </c:pt>
                <c:pt idx="1197">
                  <c:v>414.178804087468</c:v>
                </c:pt>
                <c:pt idx="1198">
                  <c:v>413.233900036889</c:v>
                </c:pt>
                <c:pt idx="1199">
                  <c:v>413.17695858290801</c:v>
                </c:pt>
                <c:pt idx="1200">
                  <c:v>412.32119257498999</c:v>
                </c:pt>
                <c:pt idx="1201">
                  <c:v>410.87418887365601</c:v>
                </c:pt>
                <c:pt idx="1202">
                  <c:v>410.87274984300899</c:v>
                </c:pt>
                <c:pt idx="1203">
                  <c:v>410.81997458080502</c:v>
                </c:pt>
                <c:pt idx="1204">
                  <c:v>410.28894444398901</c:v>
                </c:pt>
                <c:pt idx="1205">
                  <c:v>409.97003363091198</c:v>
                </c:pt>
                <c:pt idx="1206">
                  <c:v>409.51965415014001</c:v>
                </c:pt>
                <c:pt idx="1207">
                  <c:v>409.15230437280002</c:v>
                </c:pt>
                <c:pt idx="1208">
                  <c:v>409.05381720403</c:v>
                </c:pt>
                <c:pt idx="1209">
                  <c:v>408.71530258496301</c:v>
                </c:pt>
                <c:pt idx="1210">
                  <c:v>408.307702038549</c:v>
                </c:pt>
                <c:pt idx="1211">
                  <c:v>408.26633589279999</c:v>
                </c:pt>
                <c:pt idx="1212">
                  <c:v>408.05809285287501</c:v>
                </c:pt>
                <c:pt idx="1213">
                  <c:v>408.017685906932</c:v>
                </c:pt>
                <c:pt idx="1214">
                  <c:v>408.017685906932</c:v>
                </c:pt>
                <c:pt idx="1215">
                  <c:v>408.00285169323001</c:v>
                </c:pt>
                <c:pt idx="1216">
                  <c:v>407.99987593589998</c:v>
                </c:pt>
                <c:pt idx="1217">
                  <c:v>407.829425056584</c:v>
                </c:pt>
                <c:pt idx="1218">
                  <c:v>407.804158407155</c:v>
                </c:pt>
                <c:pt idx="1219">
                  <c:v>407.65273598697701</c:v>
                </c:pt>
                <c:pt idx="1220">
                  <c:v>407.631676964127</c:v>
                </c:pt>
                <c:pt idx="1221">
                  <c:v>406.62750869862202</c:v>
                </c:pt>
                <c:pt idx="1222">
                  <c:v>406.62359049601798</c:v>
                </c:pt>
                <c:pt idx="1223">
                  <c:v>406.44165774051697</c:v>
                </c:pt>
                <c:pt idx="1224">
                  <c:v>406.38073253715601</c:v>
                </c:pt>
                <c:pt idx="1225">
                  <c:v>406.38073253715601</c:v>
                </c:pt>
                <c:pt idx="1226">
                  <c:v>405.75339137593699</c:v>
                </c:pt>
                <c:pt idx="1227">
                  <c:v>405.63024575163502</c:v>
                </c:pt>
                <c:pt idx="1228">
                  <c:v>405.400898782041</c:v>
                </c:pt>
                <c:pt idx="1229">
                  <c:v>405.39883912471299</c:v>
                </c:pt>
                <c:pt idx="1230">
                  <c:v>405.21613371803898</c:v>
                </c:pt>
                <c:pt idx="1231">
                  <c:v>405.10549271008199</c:v>
                </c:pt>
                <c:pt idx="1232">
                  <c:v>404.98768898592198</c:v>
                </c:pt>
                <c:pt idx="1233">
                  <c:v>404.85122248631802</c:v>
                </c:pt>
                <c:pt idx="1234">
                  <c:v>404.288474121506</c:v>
                </c:pt>
                <c:pt idx="1235">
                  <c:v>403.99399746616098</c:v>
                </c:pt>
                <c:pt idx="1236">
                  <c:v>403.67922590128302</c:v>
                </c:pt>
                <c:pt idx="1237">
                  <c:v>403.57600331731601</c:v>
                </c:pt>
                <c:pt idx="1238">
                  <c:v>403.50731900302401</c:v>
                </c:pt>
                <c:pt idx="1239">
                  <c:v>403.42641735154501</c:v>
                </c:pt>
                <c:pt idx="1240">
                  <c:v>403.25084344546099</c:v>
                </c:pt>
                <c:pt idx="1241">
                  <c:v>403.25084344546099</c:v>
                </c:pt>
                <c:pt idx="1242">
                  <c:v>402.89874914797298</c:v>
                </c:pt>
                <c:pt idx="1243">
                  <c:v>402.80199363669698</c:v>
                </c:pt>
                <c:pt idx="1244">
                  <c:v>402.80199363669698</c:v>
                </c:pt>
                <c:pt idx="1245">
                  <c:v>402.66993124175701</c:v>
                </c:pt>
                <c:pt idx="1246">
                  <c:v>402.43242599366999</c:v>
                </c:pt>
                <c:pt idx="1247">
                  <c:v>402.17731867612201</c:v>
                </c:pt>
                <c:pt idx="1248">
                  <c:v>401.65868473754301</c:v>
                </c:pt>
                <c:pt idx="1249">
                  <c:v>401.63612024387498</c:v>
                </c:pt>
                <c:pt idx="1250">
                  <c:v>401.63612024387498</c:v>
                </c:pt>
                <c:pt idx="1251">
                  <c:v>401.63612024387498</c:v>
                </c:pt>
                <c:pt idx="1252">
                  <c:v>401.54998593937199</c:v>
                </c:pt>
                <c:pt idx="1253">
                  <c:v>401.50815963235601</c:v>
                </c:pt>
                <c:pt idx="1254">
                  <c:v>401.31605786474898</c:v>
                </c:pt>
                <c:pt idx="1255">
                  <c:v>401.28321652004399</c:v>
                </c:pt>
                <c:pt idx="1256">
                  <c:v>401.175991061633</c:v>
                </c:pt>
                <c:pt idx="1257">
                  <c:v>401.175991061633</c:v>
                </c:pt>
                <c:pt idx="1258">
                  <c:v>401.15634720368399</c:v>
                </c:pt>
                <c:pt idx="1259">
                  <c:v>401.14493847349502</c:v>
                </c:pt>
                <c:pt idx="1260">
                  <c:v>400.93918810319798</c:v>
                </c:pt>
                <c:pt idx="1261">
                  <c:v>400.72102152212898</c:v>
                </c:pt>
                <c:pt idx="1262">
                  <c:v>400.72102152212898</c:v>
                </c:pt>
                <c:pt idx="1263">
                  <c:v>400.321144660904</c:v>
                </c:pt>
                <c:pt idx="1264">
                  <c:v>400.15909691510399</c:v>
                </c:pt>
                <c:pt idx="1265">
                  <c:v>400.12674717062799</c:v>
                </c:pt>
                <c:pt idx="1266">
                  <c:v>400.09079618199701</c:v>
                </c:pt>
                <c:pt idx="1267">
                  <c:v>399.74792065781799</c:v>
                </c:pt>
                <c:pt idx="1268">
                  <c:v>399.36505052629701</c:v>
                </c:pt>
                <c:pt idx="1269">
                  <c:v>399.29392373808298</c:v>
                </c:pt>
                <c:pt idx="1270">
                  <c:v>399.28046100521499</c:v>
                </c:pt>
                <c:pt idx="1271">
                  <c:v>399.27267253351403</c:v>
                </c:pt>
                <c:pt idx="1272">
                  <c:v>399.15708234553102</c:v>
                </c:pt>
                <c:pt idx="1273">
                  <c:v>398.95249023545301</c:v>
                </c:pt>
                <c:pt idx="1274">
                  <c:v>398.90135127012201</c:v>
                </c:pt>
                <c:pt idx="1275">
                  <c:v>398.698303356434</c:v>
                </c:pt>
                <c:pt idx="1276">
                  <c:v>398.64859230237198</c:v>
                </c:pt>
                <c:pt idx="1277">
                  <c:v>398.55694287894198</c:v>
                </c:pt>
                <c:pt idx="1278">
                  <c:v>398.51617283475599</c:v>
                </c:pt>
                <c:pt idx="1279">
                  <c:v>398.06510238447697</c:v>
                </c:pt>
                <c:pt idx="1280">
                  <c:v>397.90496026878299</c:v>
                </c:pt>
                <c:pt idx="1281">
                  <c:v>397.86766277438801</c:v>
                </c:pt>
                <c:pt idx="1282">
                  <c:v>397.69542278478298</c:v>
                </c:pt>
                <c:pt idx="1283">
                  <c:v>397.64900280905903</c:v>
                </c:pt>
                <c:pt idx="1284">
                  <c:v>397.52364179874002</c:v>
                </c:pt>
                <c:pt idx="1285">
                  <c:v>397.17366367702198</c:v>
                </c:pt>
                <c:pt idx="1286">
                  <c:v>397.075331267911</c:v>
                </c:pt>
                <c:pt idx="1287">
                  <c:v>396.94723076409201</c:v>
                </c:pt>
                <c:pt idx="1288">
                  <c:v>396.76658292032403</c:v>
                </c:pt>
                <c:pt idx="1289">
                  <c:v>396.64600669881798</c:v>
                </c:pt>
                <c:pt idx="1290">
                  <c:v>396.60950121523399</c:v>
                </c:pt>
                <c:pt idx="1291">
                  <c:v>396.60950121523399</c:v>
                </c:pt>
                <c:pt idx="1292">
                  <c:v>396.27206470695802</c:v>
                </c:pt>
                <c:pt idx="1293">
                  <c:v>396.17547942455599</c:v>
                </c:pt>
                <c:pt idx="1294">
                  <c:v>395.99054728691902</c:v>
                </c:pt>
                <c:pt idx="1295">
                  <c:v>395.84961088217301</c:v>
                </c:pt>
                <c:pt idx="1296">
                  <c:v>395.67651523903601</c:v>
                </c:pt>
                <c:pt idx="1297">
                  <c:v>394.99217270806298</c:v>
                </c:pt>
                <c:pt idx="1298">
                  <c:v>394.90500071669902</c:v>
                </c:pt>
                <c:pt idx="1299">
                  <c:v>394.90484070846298</c:v>
                </c:pt>
                <c:pt idx="1300">
                  <c:v>394.74397677658601</c:v>
                </c:pt>
                <c:pt idx="1301">
                  <c:v>394.71965629314599</c:v>
                </c:pt>
                <c:pt idx="1302">
                  <c:v>394.198320789901</c:v>
                </c:pt>
                <c:pt idx="1303">
                  <c:v>393.83820231192499</c:v>
                </c:pt>
                <c:pt idx="1304">
                  <c:v>393.50991653367902</c:v>
                </c:pt>
                <c:pt idx="1305">
                  <c:v>393.086836537186</c:v>
                </c:pt>
                <c:pt idx="1306">
                  <c:v>393.03347596266502</c:v>
                </c:pt>
                <c:pt idx="1307">
                  <c:v>392.44820442661597</c:v>
                </c:pt>
                <c:pt idx="1308">
                  <c:v>392.092832722894</c:v>
                </c:pt>
                <c:pt idx="1309">
                  <c:v>391.54594894276897</c:v>
                </c:pt>
                <c:pt idx="1310">
                  <c:v>391.17011993244802</c:v>
                </c:pt>
                <c:pt idx="1311">
                  <c:v>390.33579694010098</c:v>
                </c:pt>
                <c:pt idx="1312">
                  <c:v>390.084360656662</c:v>
                </c:pt>
                <c:pt idx="1313">
                  <c:v>390.084360656662</c:v>
                </c:pt>
                <c:pt idx="1314">
                  <c:v>389.954681218438</c:v>
                </c:pt>
                <c:pt idx="1315">
                  <c:v>389.954681218438</c:v>
                </c:pt>
                <c:pt idx="1316">
                  <c:v>389.931300540596</c:v>
                </c:pt>
                <c:pt idx="1317">
                  <c:v>389.88196502524801</c:v>
                </c:pt>
                <c:pt idx="1318">
                  <c:v>389.82616276125401</c:v>
                </c:pt>
                <c:pt idx="1319">
                  <c:v>389.75907369809102</c:v>
                </c:pt>
                <c:pt idx="1320">
                  <c:v>389.611307348948</c:v>
                </c:pt>
                <c:pt idx="1321">
                  <c:v>389.597683801485</c:v>
                </c:pt>
                <c:pt idx="1322">
                  <c:v>389.52249085744802</c:v>
                </c:pt>
                <c:pt idx="1323">
                  <c:v>388.37689414507003</c:v>
                </c:pt>
                <c:pt idx="1324">
                  <c:v>386.91839434318098</c:v>
                </c:pt>
                <c:pt idx="1325">
                  <c:v>386.90208622710298</c:v>
                </c:pt>
                <c:pt idx="1326">
                  <c:v>386.65409016105099</c:v>
                </c:pt>
                <c:pt idx="1327">
                  <c:v>386.47173751100303</c:v>
                </c:pt>
                <c:pt idx="1328">
                  <c:v>386.262260893703</c:v>
                </c:pt>
                <c:pt idx="1329">
                  <c:v>386.26134947133301</c:v>
                </c:pt>
                <c:pt idx="1330">
                  <c:v>385.59280268491398</c:v>
                </c:pt>
                <c:pt idx="1331">
                  <c:v>385.40780482887902</c:v>
                </c:pt>
                <c:pt idx="1332">
                  <c:v>385.13798737411599</c:v>
                </c:pt>
                <c:pt idx="1333">
                  <c:v>385.11609566316503</c:v>
                </c:pt>
                <c:pt idx="1334">
                  <c:v>385.11609566316503</c:v>
                </c:pt>
                <c:pt idx="1335">
                  <c:v>385.08299790855699</c:v>
                </c:pt>
                <c:pt idx="1336">
                  <c:v>384.96270158549203</c:v>
                </c:pt>
                <c:pt idx="1337">
                  <c:v>384.86108509281303</c:v>
                </c:pt>
                <c:pt idx="1338">
                  <c:v>384.42691355793301</c:v>
                </c:pt>
                <c:pt idx="1339">
                  <c:v>383.95879787414702</c:v>
                </c:pt>
                <c:pt idx="1340">
                  <c:v>383.92194421525897</c:v>
                </c:pt>
                <c:pt idx="1341">
                  <c:v>383.60756272528101</c:v>
                </c:pt>
                <c:pt idx="1342">
                  <c:v>383.22624520348199</c:v>
                </c:pt>
                <c:pt idx="1343">
                  <c:v>383.131389586502</c:v>
                </c:pt>
                <c:pt idx="1344">
                  <c:v>382.91110393009001</c:v>
                </c:pt>
                <c:pt idx="1345">
                  <c:v>382.86369306935597</c:v>
                </c:pt>
                <c:pt idx="1346">
                  <c:v>382.60033921868097</c:v>
                </c:pt>
                <c:pt idx="1347">
                  <c:v>382.568522125421</c:v>
                </c:pt>
                <c:pt idx="1348">
                  <c:v>382.32024139621399</c:v>
                </c:pt>
                <c:pt idx="1349">
                  <c:v>382.25687673149099</c:v>
                </c:pt>
                <c:pt idx="1350">
                  <c:v>382.00898420284</c:v>
                </c:pt>
                <c:pt idx="1351">
                  <c:v>381.47844185018602</c:v>
                </c:pt>
                <c:pt idx="1352">
                  <c:v>380.82458601331803</c:v>
                </c:pt>
                <c:pt idx="1353">
                  <c:v>380.24262420352102</c:v>
                </c:pt>
                <c:pt idx="1354">
                  <c:v>379.95136842756102</c:v>
                </c:pt>
                <c:pt idx="1355">
                  <c:v>379.411989131165</c:v>
                </c:pt>
                <c:pt idx="1356">
                  <c:v>378.77064095595</c:v>
                </c:pt>
                <c:pt idx="1357">
                  <c:v>378.52659412628299</c:v>
                </c:pt>
                <c:pt idx="1358">
                  <c:v>378.453566442365</c:v>
                </c:pt>
                <c:pt idx="1359">
                  <c:v>378.37269962701998</c:v>
                </c:pt>
                <c:pt idx="1360">
                  <c:v>378.260530929178</c:v>
                </c:pt>
                <c:pt idx="1361">
                  <c:v>378.09404190295197</c:v>
                </c:pt>
                <c:pt idx="1362">
                  <c:v>377.936173635616</c:v>
                </c:pt>
                <c:pt idx="1363">
                  <c:v>377.936173635616</c:v>
                </c:pt>
                <c:pt idx="1364">
                  <c:v>377.82767410618698</c:v>
                </c:pt>
                <c:pt idx="1365">
                  <c:v>377.71018142424799</c:v>
                </c:pt>
                <c:pt idx="1366">
                  <c:v>377.45296543731001</c:v>
                </c:pt>
                <c:pt idx="1367">
                  <c:v>376.82771082104199</c:v>
                </c:pt>
                <c:pt idx="1368">
                  <c:v>376.72768591928099</c:v>
                </c:pt>
                <c:pt idx="1369">
                  <c:v>376.654788771776</c:v>
                </c:pt>
                <c:pt idx="1370">
                  <c:v>376.64455520273299</c:v>
                </c:pt>
                <c:pt idx="1371">
                  <c:v>376.60066993066403</c:v>
                </c:pt>
                <c:pt idx="1372">
                  <c:v>376.08486841308098</c:v>
                </c:pt>
                <c:pt idx="1373">
                  <c:v>375.68476699664802</c:v>
                </c:pt>
                <c:pt idx="1374">
                  <c:v>375.65809523803603</c:v>
                </c:pt>
                <c:pt idx="1375">
                  <c:v>375.62995568131902</c:v>
                </c:pt>
                <c:pt idx="1376">
                  <c:v>375.42003198972998</c:v>
                </c:pt>
                <c:pt idx="1377">
                  <c:v>375.39693634298197</c:v>
                </c:pt>
                <c:pt idx="1378">
                  <c:v>375.31590398911499</c:v>
                </c:pt>
                <c:pt idx="1379">
                  <c:v>375.26601812607203</c:v>
                </c:pt>
                <c:pt idx="1380">
                  <c:v>375.18581161729298</c:v>
                </c:pt>
                <c:pt idx="1381">
                  <c:v>374.964120077149</c:v>
                </c:pt>
                <c:pt idx="1382">
                  <c:v>374.36172757109898</c:v>
                </c:pt>
                <c:pt idx="1383">
                  <c:v>374.354831282416</c:v>
                </c:pt>
                <c:pt idx="1384">
                  <c:v>374.07730697149299</c:v>
                </c:pt>
                <c:pt idx="1385">
                  <c:v>373.24562419213498</c:v>
                </c:pt>
                <c:pt idx="1386">
                  <c:v>373.20032335256701</c:v>
                </c:pt>
                <c:pt idx="1387">
                  <c:v>372.753502287733</c:v>
                </c:pt>
                <c:pt idx="1388">
                  <c:v>372.73254213743297</c:v>
                </c:pt>
                <c:pt idx="1389">
                  <c:v>372.65382509765902</c:v>
                </c:pt>
                <c:pt idx="1390">
                  <c:v>372.60612659233101</c:v>
                </c:pt>
                <c:pt idx="1391">
                  <c:v>372.59137249167202</c:v>
                </c:pt>
                <c:pt idx="1392">
                  <c:v>372.55576885267197</c:v>
                </c:pt>
                <c:pt idx="1393">
                  <c:v>372.55576885267197</c:v>
                </c:pt>
                <c:pt idx="1394">
                  <c:v>372.29550091228299</c:v>
                </c:pt>
                <c:pt idx="1395">
                  <c:v>372.12166141488001</c:v>
                </c:pt>
                <c:pt idx="1396">
                  <c:v>372.03764707660099</c:v>
                </c:pt>
                <c:pt idx="1397">
                  <c:v>371.78648561965502</c:v>
                </c:pt>
                <c:pt idx="1398">
                  <c:v>371.30760011533198</c:v>
                </c:pt>
                <c:pt idx="1399">
                  <c:v>371.09811382425198</c:v>
                </c:pt>
                <c:pt idx="1400">
                  <c:v>371.06467797141698</c:v>
                </c:pt>
                <c:pt idx="1401">
                  <c:v>371.06467797141698</c:v>
                </c:pt>
                <c:pt idx="1402">
                  <c:v>370.94607741883402</c:v>
                </c:pt>
                <c:pt idx="1403">
                  <c:v>370.90759008859197</c:v>
                </c:pt>
                <c:pt idx="1404">
                  <c:v>370.73989301047999</c:v>
                </c:pt>
                <c:pt idx="1405">
                  <c:v>369.15288696429798</c:v>
                </c:pt>
                <c:pt idx="1406">
                  <c:v>369.04082671597899</c:v>
                </c:pt>
                <c:pt idx="1407">
                  <c:v>368.622978835335</c:v>
                </c:pt>
                <c:pt idx="1408">
                  <c:v>368.59841648957598</c:v>
                </c:pt>
                <c:pt idx="1409">
                  <c:v>368.58636736267198</c:v>
                </c:pt>
                <c:pt idx="1410">
                  <c:v>368.48363990860503</c:v>
                </c:pt>
                <c:pt idx="1411">
                  <c:v>368.36941568401301</c:v>
                </c:pt>
                <c:pt idx="1412">
                  <c:v>368.11879213167401</c:v>
                </c:pt>
                <c:pt idx="1413">
                  <c:v>368.097359626875</c:v>
                </c:pt>
                <c:pt idx="1414">
                  <c:v>368.07631826522299</c:v>
                </c:pt>
                <c:pt idx="1415">
                  <c:v>367.63999071395301</c:v>
                </c:pt>
                <c:pt idx="1416">
                  <c:v>367.33048584231</c:v>
                </c:pt>
                <c:pt idx="1417">
                  <c:v>367.33048584231</c:v>
                </c:pt>
                <c:pt idx="1418">
                  <c:v>367.27017573774998</c:v>
                </c:pt>
                <c:pt idx="1419">
                  <c:v>367.19987517851899</c:v>
                </c:pt>
                <c:pt idx="1420">
                  <c:v>367.12845471053902</c:v>
                </c:pt>
                <c:pt idx="1421">
                  <c:v>366.76943324023102</c:v>
                </c:pt>
                <c:pt idx="1422">
                  <c:v>366.64386685841799</c:v>
                </c:pt>
                <c:pt idx="1423">
                  <c:v>366.27967561874402</c:v>
                </c:pt>
                <c:pt idx="1424">
                  <c:v>366.27202335090101</c:v>
                </c:pt>
                <c:pt idx="1425">
                  <c:v>365.71962730554202</c:v>
                </c:pt>
                <c:pt idx="1426">
                  <c:v>365.59662622694702</c:v>
                </c:pt>
                <c:pt idx="1427">
                  <c:v>365.22092358215099</c:v>
                </c:pt>
                <c:pt idx="1428">
                  <c:v>365.08100325147399</c:v>
                </c:pt>
                <c:pt idx="1429">
                  <c:v>364.456381303993</c:v>
                </c:pt>
                <c:pt idx="1430">
                  <c:v>364.385698905845</c:v>
                </c:pt>
                <c:pt idx="1431">
                  <c:v>364.14968609645899</c:v>
                </c:pt>
                <c:pt idx="1432">
                  <c:v>363.840784791418</c:v>
                </c:pt>
                <c:pt idx="1433">
                  <c:v>363.72099515580601</c:v>
                </c:pt>
                <c:pt idx="1434">
                  <c:v>363.60893659637901</c:v>
                </c:pt>
                <c:pt idx="1435">
                  <c:v>363.02160645401699</c:v>
                </c:pt>
                <c:pt idx="1436">
                  <c:v>363.02160645401699</c:v>
                </c:pt>
                <c:pt idx="1437">
                  <c:v>363.02153185627799</c:v>
                </c:pt>
                <c:pt idx="1438">
                  <c:v>362.98590968425498</c:v>
                </c:pt>
                <c:pt idx="1439">
                  <c:v>362.79050371747297</c:v>
                </c:pt>
                <c:pt idx="1440">
                  <c:v>362.74407139957799</c:v>
                </c:pt>
                <c:pt idx="1441">
                  <c:v>362.74407139957799</c:v>
                </c:pt>
                <c:pt idx="1442">
                  <c:v>362.71746842802798</c:v>
                </c:pt>
                <c:pt idx="1443">
                  <c:v>362.11273865764298</c:v>
                </c:pt>
                <c:pt idx="1444">
                  <c:v>362.00834872818001</c:v>
                </c:pt>
                <c:pt idx="1445">
                  <c:v>361.942662635369</c:v>
                </c:pt>
                <c:pt idx="1446">
                  <c:v>361.914529182048</c:v>
                </c:pt>
                <c:pt idx="1447">
                  <c:v>361.90355454704201</c:v>
                </c:pt>
                <c:pt idx="1448">
                  <c:v>361.82081005084802</c:v>
                </c:pt>
                <c:pt idx="1449">
                  <c:v>361.82081005084802</c:v>
                </c:pt>
                <c:pt idx="1450">
                  <c:v>361.73056030729401</c:v>
                </c:pt>
                <c:pt idx="1451">
                  <c:v>361.449873697653</c:v>
                </c:pt>
                <c:pt idx="1452">
                  <c:v>360.970628859942</c:v>
                </c:pt>
                <c:pt idx="1453">
                  <c:v>360.922987009981</c:v>
                </c:pt>
                <c:pt idx="1454">
                  <c:v>360.59508802065</c:v>
                </c:pt>
                <c:pt idx="1455">
                  <c:v>360.538508462945</c:v>
                </c:pt>
                <c:pt idx="1456">
                  <c:v>360.16032400692097</c:v>
                </c:pt>
                <c:pt idx="1457">
                  <c:v>359.97049348281502</c:v>
                </c:pt>
                <c:pt idx="1458">
                  <c:v>359.87940347671201</c:v>
                </c:pt>
                <c:pt idx="1459">
                  <c:v>359.87940347671201</c:v>
                </c:pt>
                <c:pt idx="1460">
                  <c:v>359.60878133852498</c:v>
                </c:pt>
                <c:pt idx="1461">
                  <c:v>359.56969555979703</c:v>
                </c:pt>
                <c:pt idx="1462">
                  <c:v>358.88011316606298</c:v>
                </c:pt>
                <c:pt idx="1463">
                  <c:v>358.70971236134602</c:v>
                </c:pt>
                <c:pt idx="1464">
                  <c:v>358.21103952903297</c:v>
                </c:pt>
                <c:pt idx="1465">
                  <c:v>357.99533950906601</c:v>
                </c:pt>
                <c:pt idx="1466">
                  <c:v>357.81625540399801</c:v>
                </c:pt>
                <c:pt idx="1467">
                  <c:v>357.76647779055799</c:v>
                </c:pt>
                <c:pt idx="1468">
                  <c:v>357.66907225773701</c:v>
                </c:pt>
                <c:pt idx="1469">
                  <c:v>357.155778837144</c:v>
                </c:pt>
                <c:pt idx="1470">
                  <c:v>356.63298904441501</c:v>
                </c:pt>
                <c:pt idx="1471">
                  <c:v>356.63298904441501</c:v>
                </c:pt>
                <c:pt idx="1472">
                  <c:v>356.58398290153798</c:v>
                </c:pt>
                <c:pt idx="1473">
                  <c:v>356.516778353034</c:v>
                </c:pt>
                <c:pt idx="1474">
                  <c:v>356.097581115075</c:v>
                </c:pt>
                <c:pt idx="1475">
                  <c:v>356.06036623973603</c:v>
                </c:pt>
                <c:pt idx="1476">
                  <c:v>356.051315440238</c:v>
                </c:pt>
                <c:pt idx="1477">
                  <c:v>356.051315440238</c:v>
                </c:pt>
                <c:pt idx="1478">
                  <c:v>356.051315440238</c:v>
                </c:pt>
                <c:pt idx="1479">
                  <c:v>356.051315440238</c:v>
                </c:pt>
                <c:pt idx="1480">
                  <c:v>356.01939495784399</c:v>
                </c:pt>
                <c:pt idx="1481">
                  <c:v>355.45060884185</c:v>
                </c:pt>
                <c:pt idx="1482">
                  <c:v>355.23069155581197</c:v>
                </c:pt>
                <c:pt idx="1483">
                  <c:v>355.13190421542998</c:v>
                </c:pt>
                <c:pt idx="1484">
                  <c:v>354.75617492743902</c:v>
                </c:pt>
                <c:pt idx="1485">
                  <c:v>354.547131423324</c:v>
                </c:pt>
                <c:pt idx="1486">
                  <c:v>354.40139239102803</c:v>
                </c:pt>
                <c:pt idx="1487">
                  <c:v>354.40139239102803</c:v>
                </c:pt>
                <c:pt idx="1488">
                  <c:v>354.34535235036299</c:v>
                </c:pt>
                <c:pt idx="1489">
                  <c:v>354.29711260863098</c:v>
                </c:pt>
                <c:pt idx="1490">
                  <c:v>354.10004740093098</c:v>
                </c:pt>
                <c:pt idx="1491">
                  <c:v>354.04773311566203</c:v>
                </c:pt>
                <c:pt idx="1492">
                  <c:v>353.93670536258998</c:v>
                </c:pt>
                <c:pt idx="1493">
                  <c:v>353.76948600944701</c:v>
                </c:pt>
                <c:pt idx="1494">
                  <c:v>353.66179113555597</c:v>
                </c:pt>
                <c:pt idx="1495">
                  <c:v>353.63068877647402</c:v>
                </c:pt>
                <c:pt idx="1496">
                  <c:v>353.48904081272599</c:v>
                </c:pt>
                <c:pt idx="1497">
                  <c:v>353.46826628269997</c:v>
                </c:pt>
                <c:pt idx="1498">
                  <c:v>353.33014271008199</c:v>
                </c:pt>
                <c:pt idx="1499">
                  <c:v>353.30530922448702</c:v>
                </c:pt>
                <c:pt idx="1500">
                  <c:v>352.91672653715102</c:v>
                </c:pt>
                <c:pt idx="1501">
                  <c:v>352.73043201074699</c:v>
                </c:pt>
                <c:pt idx="1502">
                  <c:v>352.451311421529</c:v>
                </c:pt>
                <c:pt idx="1503">
                  <c:v>351.48118967719398</c:v>
                </c:pt>
                <c:pt idx="1504">
                  <c:v>351.44523254841101</c:v>
                </c:pt>
                <c:pt idx="1505">
                  <c:v>351.33345943813799</c:v>
                </c:pt>
                <c:pt idx="1506">
                  <c:v>351.24813497696999</c:v>
                </c:pt>
                <c:pt idx="1507">
                  <c:v>350.97359674996898</c:v>
                </c:pt>
                <c:pt idx="1508">
                  <c:v>350.706964368912</c:v>
                </c:pt>
                <c:pt idx="1509">
                  <c:v>350.706964368912</c:v>
                </c:pt>
                <c:pt idx="1510">
                  <c:v>350.686269565045</c:v>
                </c:pt>
                <c:pt idx="1511">
                  <c:v>350.30538550390003</c:v>
                </c:pt>
                <c:pt idx="1512">
                  <c:v>349.62369803132799</c:v>
                </c:pt>
                <c:pt idx="1513">
                  <c:v>349.62369803132799</c:v>
                </c:pt>
                <c:pt idx="1514">
                  <c:v>349.56637560582402</c:v>
                </c:pt>
                <c:pt idx="1515">
                  <c:v>349.54764049588999</c:v>
                </c:pt>
                <c:pt idx="1516">
                  <c:v>349.40449228476899</c:v>
                </c:pt>
                <c:pt idx="1517">
                  <c:v>349.38651066653301</c:v>
                </c:pt>
                <c:pt idx="1518">
                  <c:v>349.35690098545098</c:v>
                </c:pt>
                <c:pt idx="1519">
                  <c:v>349.31578949236399</c:v>
                </c:pt>
                <c:pt idx="1520">
                  <c:v>349.22539696199999</c:v>
                </c:pt>
                <c:pt idx="1521">
                  <c:v>348.86674937025202</c:v>
                </c:pt>
                <c:pt idx="1522">
                  <c:v>348.82653758928598</c:v>
                </c:pt>
                <c:pt idx="1523">
                  <c:v>348.78624352992603</c:v>
                </c:pt>
                <c:pt idx="1524">
                  <c:v>348.77090882594899</c:v>
                </c:pt>
                <c:pt idx="1525">
                  <c:v>348.58726703723602</c:v>
                </c:pt>
                <c:pt idx="1526">
                  <c:v>348.552008447861</c:v>
                </c:pt>
                <c:pt idx="1527">
                  <c:v>348.483656447599</c:v>
                </c:pt>
                <c:pt idx="1528">
                  <c:v>348.45311516553397</c:v>
                </c:pt>
                <c:pt idx="1529">
                  <c:v>348.31024277993401</c:v>
                </c:pt>
                <c:pt idx="1530">
                  <c:v>348.16531539685798</c:v>
                </c:pt>
                <c:pt idx="1531">
                  <c:v>348.04299651275198</c:v>
                </c:pt>
                <c:pt idx="1532">
                  <c:v>347.807118925086</c:v>
                </c:pt>
                <c:pt idx="1533">
                  <c:v>347.75618116492399</c:v>
                </c:pt>
                <c:pt idx="1534">
                  <c:v>347.62932994061498</c:v>
                </c:pt>
                <c:pt idx="1535">
                  <c:v>347.53264165316</c:v>
                </c:pt>
                <c:pt idx="1536">
                  <c:v>347.51840753084701</c:v>
                </c:pt>
                <c:pt idx="1537">
                  <c:v>347.488404870821</c:v>
                </c:pt>
                <c:pt idx="1538">
                  <c:v>347.41433526537702</c:v>
                </c:pt>
                <c:pt idx="1539">
                  <c:v>347.15208091425097</c:v>
                </c:pt>
                <c:pt idx="1540">
                  <c:v>346.85765843694901</c:v>
                </c:pt>
                <c:pt idx="1541">
                  <c:v>346.77794866687799</c:v>
                </c:pt>
                <c:pt idx="1542">
                  <c:v>346.577011760571</c:v>
                </c:pt>
                <c:pt idx="1543">
                  <c:v>346.56932817522198</c:v>
                </c:pt>
                <c:pt idx="1544">
                  <c:v>346.56917189714198</c:v>
                </c:pt>
                <c:pt idx="1545">
                  <c:v>346.51116181514698</c:v>
                </c:pt>
                <c:pt idx="1546">
                  <c:v>346.21828012657397</c:v>
                </c:pt>
                <c:pt idx="1547">
                  <c:v>346.10328019791302</c:v>
                </c:pt>
                <c:pt idx="1548">
                  <c:v>346.08452715344498</c:v>
                </c:pt>
                <c:pt idx="1549">
                  <c:v>345.94153764013498</c:v>
                </c:pt>
                <c:pt idx="1550">
                  <c:v>345.55061717626398</c:v>
                </c:pt>
                <c:pt idx="1551">
                  <c:v>345.17145400508099</c:v>
                </c:pt>
                <c:pt idx="1552">
                  <c:v>345.10575437275401</c:v>
                </c:pt>
                <c:pt idx="1553">
                  <c:v>345.08013283428699</c:v>
                </c:pt>
                <c:pt idx="1554">
                  <c:v>345.06752408937803</c:v>
                </c:pt>
                <c:pt idx="1555">
                  <c:v>345.03314853168803</c:v>
                </c:pt>
                <c:pt idx="1556">
                  <c:v>344.58341317163899</c:v>
                </c:pt>
                <c:pt idx="1557">
                  <c:v>344.43423137968898</c:v>
                </c:pt>
                <c:pt idx="1558">
                  <c:v>344.398849034823</c:v>
                </c:pt>
                <c:pt idx="1559">
                  <c:v>344.322895762808</c:v>
                </c:pt>
                <c:pt idx="1560">
                  <c:v>344.09454184936499</c:v>
                </c:pt>
                <c:pt idx="1561">
                  <c:v>343.97829393597101</c:v>
                </c:pt>
                <c:pt idx="1562">
                  <c:v>343.95506850737797</c:v>
                </c:pt>
                <c:pt idx="1563">
                  <c:v>343.91159206313699</c:v>
                </c:pt>
                <c:pt idx="1564">
                  <c:v>343.89336260380003</c:v>
                </c:pt>
                <c:pt idx="1565">
                  <c:v>343.849103912646</c:v>
                </c:pt>
                <c:pt idx="1566">
                  <c:v>343.61859624411198</c:v>
                </c:pt>
                <c:pt idx="1567">
                  <c:v>343.47753675998399</c:v>
                </c:pt>
                <c:pt idx="1568">
                  <c:v>343.399289919902</c:v>
                </c:pt>
                <c:pt idx="1569">
                  <c:v>343.34360999820501</c:v>
                </c:pt>
                <c:pt idx="1570">
                  <c:v>343.23614167207398</c:v>
                </c:pt>
                <c:pt idx="1571">
                  <c:v>343.05302354853501</c:v>
                </c:pt>
                <c:pt idx="1572">
                  <c:v>343.01764346994798</c:v>
                </c:pt>
                <c:pt idx="1573">
                  <c:v>342.97473249793501</c:v>
                </c:pt>
                <c:pt idx="1574">
                  <c:v>342.50418868949299</c:v>
                </c:pt>
                <c:pt idx="1575">
                  <c:v>342.39855280705899</c:v>
                </c:pt>
                <c:pt idx="1576">
                  <c:v>342.37380966256899</c:v>
                </c:pt>
                <c:pt idx="1577">
                  <c:v>341.714669997383</c:v>
                </c:pt>
                <c:pt idx="1578">
                  <c:v>341.59815391973802</c:v>
                </c:pt>
                <c:pt idx="1579">
                  <c:v>341.52991675955099</c:v>
                </c:pt>
                <c:pt idx="1580">
                  <c:v>341.37565899271499</c:v>
                </c:pt>
                <c:pt idx="1581">
                  <c:v>341.25536359398501</c:v>
                </c:pt>
                <c:pt idx="1582">
                  <c:v>340.825553264353</c:v>
                </c:pt>
                <c:pt idx="1583">
                  <c:v>340.51346666091302</c:v>
                </c:pt>
                <c:pt idx="1584">
                  <c:v>340.48966024214798</c:v>
                </c:pt>
                <c:pt idx="1585">
                  <c:v>339.875765227925</c:v>
                </c:pt>
                <c:pt idx="1586">
                  <c:v>339.875765227925</c:v>
                </c:pt>
                <c:pt idx="1587">
                  <c:v>339.78441551491397</c:v>
                </c:pt>
                <c:pt idx="1588">
                  <c:v>339.61700569217197</c:v>
                </c:pt>
                <c:pt idx="1589">
                  <c:v>339.56121066048001</c:v>
                </c:pt>
                <c:pt idx="1590">
                  <c:v>339.56121066048001</c:v>
                </c:pt>
                <c:pt idx="1591">
                  <c:v>339.38717440547998</c:v>
                </c:pt>
                <c:pt idx="1592">
                  <c:v>339.20212479034899</c:v>
                </c:pt>
                <c:pt idx="1593">
                  <c:v>339.03384168667998</c:v>
                </c:pt>
                <c:pt idx="1594">
                  <c:v>338.98022749456197</c:v>
                </c:pt>
                <c:pt idx="1595">
                  <c:v>338.96930923721499</c:v>
                </c:pt>
                <c:pt idx="1596">
                  <c:v>338.91202256768003</c:v>
                </c:pt>
                <c:pt idx="1597">
                  <c:v>338.51319772913098</c:v>
                </c:pt>
                <c:pt idx="1598">
                  <c:v>338.32344115157201</c:v>
                </c:pt>
                <c:pt idx="1599">
                  <c:v>338.23610243237101</c:v>
                </c:pt>
                <c:pt idx="1600">
                  <c:v>338.21875475345701</c:v>
                </c:pt>
                <c:pt idx="1601">
                  <c:v>338.17468764819898</c:v>
                </c:pt>
                <c:pt idx="1602">
                  <c:v>338.10394406606201</c:v>
                </c:pt>
                <c:pt idx="1603">
                  <c:v>337.111386028477</c:v>
                </c:pt>
                <c:pt idx="1604">
                  <c:v>337.03399134650903</c:v>
                </c:pt>
                <c:pt idx="1605">
                  <c:v>336.90875642467398</c:v>
                </c:pt>
                <c:pt idx="1606">
                  <c:v>336.68385964258101</c:v>
                </c:pt>
                <c:pt idx="1607">
                  <c:v>336.65354833566801</c:v>
                </c:pt>
                <c:pt idx="1608">
                  <c:v>336.64066419823502</c:v>
                </c:pt>
                <c:pt idx="1609">
                  <c:v>336.13411852994</c:v>
                </c:pt>
                <c:pt idx="1610">
                  <c:v>336.01276598886199</c:v>
                </c:pt>
                <c:pt idx="1611">
                  <c:v>335.93389557454202</c:v>
                </c:pt>
                <c:pt idx="1612">
                  <c:v>335.663464970512</c:v>
                </c:pt>
                <c:pt idx="1613">
                  <c:v>335.661367341269</c:v>
                </c:pt>
                <c:pt idx="1614">
                  <c:v>335.03347940358799</c:v>
                </c:pt>
                <c:pt idx="1615">
                  <c:v>335.017259224719</c:v>
                </c:pt>
                <c:pt idx="1616">
                  <c:v>334.56649831280998</c:v>
                </c:pt>
                <c:pt idx="1617">
                  <c:v>334.35555008664198</c:v>
                </c:pt>
                <c:pt idx="1618">
                  <c:v>334.346829684927</c:v>
                </c:pt>
                <c:pt idx="1619">
                  <c:v>334.11564259839099</c:v>
                </c:pt>
                <c:pt idx="1620">
                  <c:v>333.93542992552699</c:v>
                </c:pt>
                <c:pt idx="1621">
                  <c:v>333.53286005141302</c:v>
                </c:pt>
                <c:pt idx="1622">
                  <c:v>333.53286005141302</c:v>
                </c:pt>
                <c:pt idx="1623">
                  <c:v>333.51789310890098</c:v>
                </c:pt>
                <c:pt idx="1624">
                  <c:v>333.374929019457</c:v>
                </c:pt>
                <c:pt idx="1625">
                  <c:v>333.28404551598499</c:v>
                </c:pt>
                <c:pt idx="1626">
                  <c:v>333.05870677615502</c:v>
                </c:pt>
                <c:pt idx="1627">
                  <c:v>332.91416265206499</c:v>
                </c:pt>
                <c:pt idx="1628">
                  <c:v>332.77706968967499</c:v>
                </c:pt>
                <c:pt idx="1629">
                  <c:v>332.41767503609702</c:v>
                </c:pt>
                <c:pt idx="1630">
                  <c:v>332.19952017701598</c:v>
                </c:pt>
                <c:pt idx="1631">
                  <c:v>332.10448254622901</c:v>
                </c:pt>
                <c:pt idx="1632">
                  <c:v>331.85761638430102</c:v>
                </c:pt>
                <c:pt idx="1633">
                  <c:v>331.69790801691801</c:v>
                </c:pt>
                <c:pt idx="1634">
                  <c:v>331.27440384331601</c:v>
                </c:pt>
                <c:pt idx="1635">
                  <c:v>331.12499168413802</c:v>
                </c:pt>
                <c:pt idx="1636">
                  <c:v>331.04979677160799</c:v>
                </c:pt>
                <c:pt idx="1637">
                  <c:v>330.768168479194</c:v>
                </c:pt>
                <c:pt idx="1638">
                  <c:v>330.73690561587898</c:v>
                </c:pt>
                <c:pt idx="1639">
                  <c:v>330.735882119942</c:v>
                </c:pt>
                <c:pt idx="1640">
                  <c:v>330.31379534010898</c:v>
                </c:pt>
                <c:pt idx="1641">
                  <c:v>329.78011013961799</c:v>
                </c:pt>
                <c:pt idx="1642">
                  <c:v>329.78011013961799</c:v>
                </c:pt>
                <c:pt idx="1643">
                  <c:v>329.36308846630601</c:v>
                </c:pt>
                <c:pt idx="1644">
                  <c:v>328.77000086535099</c:v>
                </c:pt>
                <c:pt idx="1645">
                  <c:v>328.76003401660302</c:v>
                </c:pt>
                <c:pt idx="1646">
                  <c:v>328.71964184725999</c:v>
                </c:pt>
                <c:pt idx="1647">
                  <c:v>327.67711931072699</c:v>
                </c:pt>
                <c:pt idx="1648">
                  <c:v>327.59476786703698</c:v>
                </c:pt>
                <c:pt idx="1649">
                  <c:v>327.57820691363497</c:v>
                </c:pt>
                <c:pt idx="1650">
                  <c:v>327.46818344997001</c:v>
                </c:pt>
                <c:pt idx="1651">
                  <c:v>327.418175600751</c:v>
                </c:pt>
                <c:pt idx="1652">
                  <c:v>327.11827150880902</c:v>
                </c:pt>
                <c:pt idx="1653">
                  <c:v>326.79338478390099</c:v>
                </c:pt>
                <c:pt idx="1654">
                  <c:v>326.604322875359</c:v>
                </c:pt>
                <c:pt idx="1655">
                  <c:v>326.45510983405501</c:v>
                </c:pt>
                <c:pt idx="1656">
                  <c:v>326.45222027493799</c:v>
                </c:pt>
                <c:pt idx="1657">
                  <c:v>326.41910603699398</c:v>
                </c:pt>
                <c:pt idx="1658">
                  <c:v>325.81952367557898</c:v>
                </c:pt>
                <c:pt idx="1659">
                  <c:v>325.62297981866902</c:v>
                </c:pt>
                <c:pt idx="1660">
                  <c:v>325.62297981866902</c:v>
                </c:pt>
                <c:pt idx="1661">
                  <c:v>325.54468397564199</c:v>
                </c:pt>
                <c:pt idx="1662">
                  <c:v>325.44132348146098</c:v>
                </c:pt>
                <c:pt idx="1663">
                  <c:v>325.342646954386</c:v>
                </c:pt>
                <c:pt idx="1664">
                  <c:v>325.33389306503102</c:v>
                </c:pt>
                <c:pt idx="1665">
                  <c:v>325.33372658624802</c:v>
                </c:pt>
                <c:pt idx="1666">
                  <c:v>325.26317353348298</c:v>
                </c:pt>
                <c:pt idx="1667">
                  <c:v>325.13362686677198</c:v>
                </c:pt>
                <c:pt idx="1668">
                  <c:v>325.04185539145999</c:v>
                </c:pt>
                <c:pt idx="1669">
                  <c:v>324.94108518272202</c:v>
                </c:pt>
                <c:pt idx="1670">
                  <c:v>324.92961184083902</c:v>
                </c:pt>
                <c:pt idx="1671">
                  <c:v>324.775112865067</c:v>
                </c:pt>
                <c:pt idx="1672">
                  <c:v>324.71680930774198</c:v>
                </c:pt>
                <c:pt idx="1673">
                  <c:v>324.61367184972897</c:v>
                </c:pt>
                <c:pt idx="1674">
                  <c:v>324.53580005908498</c:v>
                </c:pt>
                <c:pt idx="1675">
                  <c:v>324.465866392365</c:v>
                </c:pt>
                <c:pt idx="1676">
                  <c:v>324.44348387889698</c:v>
                </c:pt>
                <c:pt idx="1677">
                  <c:v>324.20647391877498</c:v>
                </c:pt>
                <c:pt idx="1678">
                  <c:v>324.042437478279</c:v>
                </c:pt>
                <c:pt idx="1679">
                  <c:v>323.93862552211101</c:v>
                </c:pt>
                <c:pt idx="1680">
                  <c:v>323.56082136566403</c:v>
                </c:pt>
                <c:pt idx="1681">
                  <c:v>323.323694836892</c:v>
                </c:pt>
                <c:pt idx="1682">
                  <c:v>323.236785378685</c:v>
                </c:pt>
                <c:pt idx="1683">
                  <c:v>322.90824500016498</c:v>
                </c:pt>
                <c:pt idx="1684">
                  <c:v>322.87009830651698</c:v>
                </c:pt>
                <c:pt idx="1685">
                  <c:v>322.72721433020899</c:v>
                </c:pt>
                <c:pt idx="1686">
                  <c:v>322.62786157235399</c:v>
                </c:pt>
                <c:pt idx="1687">
                  <c:v>322.500083335662</c:v>
                </c:pt>
                <c:pt idx="1688">
                  <c:v>322.43082798375798</c:v>
                </c:pt>
                <c:pt idx="1689">
                  <c:v>322.42002123968302</c:v>
                </c:pt>
                <c:pt idx="1690">
                  <c:v>322.29910659031202</c:v>
                </c:pt>
                <c:pt idx="1691">
                  <c:v>322.01499710084101</c:v>
                </c:pt>
                <c:pt idx="1692">
                  <c:v>321.79269327922401</c:v>
                </c:pt>
                <c:pt idx="1693">
                  <c:v>321.77381386704798</c:v>
                </c:pt>
                <c:pt idx="1694">
                  <c:v>321.674741913839</c:v>
                </c:pt>
                <c:pt idx="1695">
                  <c:v>321.61701303212698</c:v>
                </c:pt>
                <c:pt idx="1696">
                  <c:v>321.33689346975098</c:v>
                </c:pt>
                <c:pt idx="1697">
                  <c:v>321.23864217470901</c:v>
                </c:pt>
                <c:pt idx="1698">
                  <c:v>321.21402547615497</c:v>
                </c:pt>
                <c:pt idx="1699">
                  <c:v>321.03004303075301</c:v>
                </c:pt>
                <c:pt idx="1700">
                  <c:v>320.70730610303002</c:v>
                </c:pt>
                <c:pt idx="1701">
                  <c:v>320.61274728784701</c:v>
                </c:pt>
                <c:pt idx="1702">
                  <c:v>320.27583606149301</c:v>
                </c:pt>
                <c:pt idx="1703">
                  <c:v>319.90045017627801</c:v>
                </c:pt>
                <c:pt idx="1704">
                  <c:v>319.88010454981998</c:v>
                </c:pt>
                <c:pt idx="1705">
                  <c:v>319.83692577090699</c:v>
                </c:pt>
                <c:pt idx="1706">
                  <c:v>319.83187375509698</c:v>
                </c:pt>
                <c:pt idx="1707">
                  <c:v>319.55812710629499</c:v>
                </c:pt>
                <c:pt idx="1708">
                  <c:v>319.50371691752503</c:v>
                </c:pt>
                <c:pt idx="1709">
                  <c:v>319.338678155992</c:v>
                </c:pt>
                <c:pt idx="1710">
                  <c:v>319.214192686437</c:v>
                </c:pt>
                <c:pt idx="1711">
                  <c:v>319.214192686437</c:v>
                </c:pt>
                <c:pt idx="1712">
                  <c:v>318.988196644281</c:v>
                </c:pt>
                <c:pt idx="1713">
                  <c:v>318.97483950912499</c:v>
                </c:pt>
                <c:pt idx="1714">
                  <c:v>318.88941985571</c:v>
                </c:pt>
                <c:pt idx="1715">
                  <c:v>318.80590271400803</c:v>
                </c:pt>
                <c:pt idx="1716">
                  <c:v>318.55560246012999</c:v>
                </c:pt>
                <c:pt idx="1717">
                  <c:v>318.41611210495199</c:v>
                </c:pt>
                <c:pt idx="1718">
                  <c:v>318.37381219156299</c:v>
                </c:pt>
                <c:pt idx="1719">
                  <c:v>318.33780180467897</c:v>
                </c:pt>
                <c:pt idx="1720">
                  <c:v>318.11325462124898</c:v>
                </c:pt>
                <c:pt idx="1721">
                  <c:v>317.95324324099499</c:v>
                </c:pt>
                <c:pt idx="1722">
                  <c:v>317.46416660984403</c:v>
                </c:pt>
                <c:pt idx="1723">
                  <c:v>317.449892283829</c:v>
                </c:pt>
                <c:pt idx="1724">
                  <c:v>317.27773942812502</c:v>
                </c:pt>
                <c:pt idx="1725">
                  <c:v>317.23363734303098</c:v>
                </c:pt>
                <c:pt idx="1726">
                  <c:v>317.086633538841</c:v>
                </c:pt>
                <c:pt idx="1727">
                  <c:v>317.00341027971598</c:v>
                </c:pt>
                <c:pt idx="1728">
                  <c:v>316.39698333328403</c:v>
                </c:pt>
                <c:pt idx="1729">
                  <c:v>316.39268951209101</c:v>
                </c:pt>
                <c:pt idx="1730">
                  <c:v>316.36726775561903</c:v>
                </c:pt>
                <c:pt idx="1731">
                  <c:v>316.30508854427399</c:v>
                </c:pt>
                <c:pt idx="1732">
                  <c:v>316.230794185479</c:v>
                </c:pt>
                <c:pt idx="1733">
                  <c:v>316.04682412092899</c:v>
                </c:pt>
                <c:pt idx="1734">
                  <c:v>315.85045793959199</c:v>
                </c:pt>
                <c:pt idx="1735">
                  <c:v>315.85045793959199</c:v>
                </c:pt>
                <c:pt idx="1736">
                  <c:v>315.60136041543399</c:v>
                </c:pt>
                <c:pt idx="1737">
                  <c:v>315.571412592039</c:v>
                </c:pt>
                <c:pt idx="1738">
                  <c:v>315.550387350412</c:v>
                </c:pt>
                <c:pt idx="1739">
                  <c:v>315.43347861959501</c:v>
                </c:pt>
                <c:pt idx="1740">
                  <c:v>315.36342993532401</c:v>
                </c:pt>
                <c:pt idx="1741">
                  <c:v>315.28639419564797</c:v>
                </c:pt>
                <c:pt idx="1742">
                  <c:v>315.20962600541202</c:v>
                </c:pt>
                <c:pt idx="1743">
                  <c:v>315.00252208039302</c:v>
                </c:pt>
                <c:pt idx="1744">
                  <c:v>314.90342672100701</c:v>
                </c:pt>
                <c:pt idx="1745">
                  <c:v>314.861400299965</c:v>
                </c:pt>
                <c:pt idx="1746">
                  <c:v>314.65139915930399</c:v>
                </c:pt>
                <c:pt idx="1747">
                  <c:v>314.48273755565702</c:v>
                </c:pt>
                <c:pt idx="1748">
                  <c:v>314.48098661642001</c:v>
                </c:pt>
                <c:pt idx="1749">
                  <c:v>314.43497073488402</c:v>
                </c:pt>
                <c:pt idx="1750">
                  <c:v>314.36214394544999</c:v>
                </c:pt>
                <c:pt idx="1751">
                  <c:v>314.20016479988197</c:v>
                </c:pt>
                <c:pt idx="1752">
                  <c:v>314.12290125370703</c:v>
                </c:pt>
                <c:pt idx="1753">
                  <c:v>313.97191095907999</c:v>
                </c:pt>
                <c:pt idx="1754">
                  <c:v>313.65373999375697</c:v>
                </c:pt>
                <c:pt idx="1755">
                  <c:v>313.22206390763802</c:v>
                </c:pt>
                <c:pt idx="1756">
                  <c:v>313.212121066885</c:v>
                </c:pt>
                <c:pt idx="1757">
                  <c:v>313.175257752162</c:v>
                </c:pt>
                <c:pt idx="1758">
                  <c:v>313.15104492656798</c:v>
                </c:pt>
                <c:pt idx="1759">
                  <c:v>313.15104492656798</c:v>
                </c:pt>
                <c:pt idx="1760">
                  <c:v>313.06260897019098</c:v>
                </c:pt>
                <c:pt idx="1761">
                  <c:v>312.92571822479903</c:v>
                </c:pt>
                <c:pt idx="1762">
                  <c:v>312.74323872084699</c:v>
                </c:pt>
                <c:pt idx="1763">
                  <c:v>312.53634891734202</c:v>
                </c:pt>
                <c:pt idx="1764">
                  <c:v>312.49497185172999</c:v>
                </c:pt>
                <c:pt idx="1765">
                  <c:v>312.44817233757101</c:v>
                </c:pt>
                <c:pt idx="1766">
                  <c:v>312.38847834056099</c:v>
                </c:pt>
                <c:pt idx="1767">
                  <c:v>312.37099560606299</c:v>
                </c:pt>
                <c:pt idx="1768">
                  <c:v>312.15490913458001</c:v>
                </c:pt>
                <c:pt idx="1769">
                  <c:v>311.970618826215</c:v>
                </c:pt>
                <c:pt idx="1770">
                  <c:v>311.92612812595701</c:v>
                </c:pt>
                <c:pt idx="1771">
                  <c:v>311.75696212763802</c:v>
                </c:pt>
                <c:pt idx="1772">
                  <c:v>311.64814544769598</c:v>
                </c:pt>
                <c:pt idx="1773">
                  <c:v>311.633981281172</c:v>
                </c:pt>
                <c:pt idx="1774">
                  <c:v>311.633981281172</c:v>
                </c:pt>
                <c:pt idx="1775">
                  <c:v>311.61286418113002</c:v>
                </c:pt>
                <c:pt idx="1776">
                  <c:v>311.54814250787001</c:v>
                </c:pt>
                <c:pt idx="1777">
                  <c:v>311.46080198163997</c:v>
                </c:pt>
                <c:pt idx="1778">
                  <c:v>311.24067577869698</c:v>
                </c:pt>
                <c:pt idx="1779">
                  <c:v>311.20785733754599</c:v>
                </c:pt>
                <c:pt idx="1780">
                  <c:v>311.101198882836</c:v>
                </c:pt>
                <c:pt idx="1781">
                  <c:v>310.70248334875998</c:v>
                </c:pt>
                <c:pt idx="1782">
                  <c:v>310.418388702654</c:v>
                </c:pt>
                <c:pt idx="1783">
                  <c:v>310.418388702654</c:v>
                </c:pt>
                <c:pt idx="1784">
                  <c:v>310.34440121700698</c:v>
                </c:pt>
                <c:pt idx="1785">
                  <c:v>309.16439791037902</c:v>
                </c:pt>
                <c:pt idx="1786">
                  <c:v>309.11264080687999</c:v>
                </c:pt>
                <c:pt idx="1787">
                  <c:v>309.09672503301198</c:v>
                </c:pt>
                <c:pt idx="1788">
                  <c:v>308.69110728097098</c:v>
                </c:pt>
                <c:pt idx="1789">
                  <c:v>308.60807699618198</c:v>
                </c:pt>
                <c:pt idx="1790">
                  <c:v>308.562530998939</c:v>
                </c:pt>
                <c:pt idx="1791">
                  <c:v>308.19982450052999</c:v>
                </c:pt>
                <c:pt idx="1792">
                  <c:v>308.19707132279501</c:v>
                </c:pt>
                <c:pt idx="1793">
                  <c:v>308.19707132279501</c:v>
                </c:pt>
                <c:pt idx="1794">
                  <c:v>308.06017222625002</c:v>
                </c:pt>
                <c:pt idx="1795">
                  <c:v>307.97392356745098</c:v>
                </c:pt>
                <c:pt idx="1796">
                  <c:v>307.43752902207802</c:v>
                </c:pt>
                <c:pt idx="1797">
                  <c:v>307.35598099779901</c:v>
                </c:pt>
                <c:pt idx="1798">
                  <c:v>307.16848825706802</c:v>
                </c:pt>
                <c:pt idx="1799">
                  <c:v>307.099537833905</c:v>
                </c:pt>
                <c:pt idx="1800">
                  <c:v>307.06880494060198</c:v>
                </c:pt>
                <c:pt idx="1801">
                  <c:v>306.94572496151801</c:v>
                </c:pt>
                <c:pt idx="1802">
                  <c:v>306.94316639733398</c:v>
                </c:pt>
                <c:pt idx="1803">
                  <c:v>306.92428529877799</c:v>
                </c:pt>
                <c:pt idx="1804">
                  <c:v>306.83936481531202</c:v>
                </c:pt>
                <c:pt idx="1805">
                  <c:v>306.79511566665002</c:v>
                </c:pt>
                <c:pt idx="1806">
                  <c:v>306.61051845908003</c:v>
                </c:pt>
                <c:pt idx="1807">
                  <c:v>306.57661548898301</c:v>
                </c:pt>
                <c:pt idx="1808">
                  <c:v>306.256877561186</c:v>
                </c:pt>
                <c:pt idx="1809">
                  <c:v>306.06015845925998</c:v>
                </c:pt>
                <c:pt idx="1810">
                  <c:v>305.79598687772102</c:v>
                </c:pt>
                <c:pt idx="1811">
                  <c:v>305.67980662803899</c:v>
                </c:pt>
                <c:pt idx="1812">
                  <c:v>305.58095222127901</c:v>
                </c:pt>
                <c:pt idx="1813">
                  <c:v>305.47550575075797</c:v>
                </c:pt>
                <c:pt idx="1814">
                  <c:v>305.36709637428402</c:v>
                </c:pt>
                <c:pt idx="1815">
                  <c:v>305.17435895630001</c:v>
                </c:pt>
                <c:pt idx="1816">
                  <c:v>304.922904733027</c:v>
                </c:pt>
                <c:pt idx="1817">
                  <c:v>304.86089336366098</c:v>
                </c:pt>
                <c:pt idx="1818">
                  <c:v>304.75146560152501</c:v>
                </c:pt>
                <c:pt idx="1819">
                  <c:v>304.447927405472</c:v>
                </c:pt>
                <c:pt idx="1820">
                  <c:v>304.40663706388602</c:v>
                </c:pt>
                <c:pt idx="1821">
                  <c:v>304.25809377989799</c:v>
                </c:pt>
                <c:pt idx="1822">
                  <c:v>304.06912130733099</c:v>
                </c:pt>
                <c:pt idx="1823">
                  <c:v>304.01299308467799</c:v>
                </c:pt>
                <c:pt idx="1824">
                  <c:v>303.689783259639</c:v>
                </c:pt>
                <c:pt idx="1825">
                  <c:v>303.643692762905</c:v>
                </c:pt>
                <c:pt idx="1826">
                  <c:v>303.56121478177897</c:v>
                </c:pt>
                <c:pt idx="1827">
                  <c:v>303.447570156935</c:v>
                </c:pt>
                <c:pt idx="1828">
                  <c:v>303.171117979185</c:v>
                </c:pt>
                <c:pt idx="1829">
                  <c:v>303.15039400223202</c:v>
                </c:pt>
                <c:pt idx="1830">
                  <c:v>303.10855464535302</c:v>
                </c:pt>
                <c:pt idx="1831">
                  <c:v>303.00120506693702</c:v>
                </c:pt>
                <c:pt idx="1832">
                  <c:v>302.86917012753003</c:v>
                </c:pt>
                <c:pt idx="1833">
                  <c:v>302.784960721017</c:v>
                </c:pt>
                <c:pt idx="1834">
                  <c:v>302.58037590199001</c:v>
                </c:pt>
                <c:pt idx="1835">
                  <c:v>302.40619088317902</c:v>
                </c:pt>
                <c:pt idx="1836">
                  <c:v>302.29166411422602</c:v>
                </c:pt>
                <c:pt idx="1837">
                  <c:v>302.12660476214899</c:v>
                </c:pt>
                <c:pt idx="1838">
                  <c:v>301.848165226888</c:v>
                </c:pt>
                <c:pt idx="1839">
                  <c:v>301.77814877676798</c:v>
                </c:pt>
                <c:pt idx="1840">
                  <c:v>301.554920845136</c:v>
                </c:pt>
                <c:pt idx="1841">
                  <c:v>301.53767814313301</c:v>
                </c:pt>
                <c:pt idx="1842">
                  <c:v>301.46151107884998</c:v>
                </c:pt>
                <c:pt idx="1843">
                  <c:v>301.45444429083199</c:v>
                </c:pt>
                <c:pt idx="1844">
                  <c:v>301.31578494974201</c:v>
                </c:pt>
                <c:pt idx="1845">
                  <c:v>301.14466035388398</c:v>
                </c:pt>
                <c:pt idx="1846">
                  <c:v>301.06962315118801</c:v>
                </c:pt>
                <c:pt idx="1847">
                  <c:v>301.04893441716803</c:v>
                </c:pt>
                <c:pt idx="1848">
                  <c:v>300.9559074961</c:v>
                </c:pt>
                <c:pt idx="1849">
                  <c:v>300.75686166895099</c:v>
                </c:pt>
                <c:pt idx="1850">
                  <c:v>300.46587196005601</c:v>
                </c:pt>
                <c:pt idx="1851">
                  <c:v>300.44116066774899</c:v>
                </c:pt>
                <c:pt idx="1852">
                  <c:v>300.41541069079301</c:v>
                </c:pt>
                <c:pt idx="1853">
                  <c:v>300.41455432341701</c:v>
                </c:pt>
                <c:pt idx="1854">
                  <c:v>300.27063490149499</c:v>
                </c:pt>
                <c:pt idx="1855">
                  <c:v>300.201994544554</c:v>
                </c:pt>
                <c:pt idx="1856">
                  <c:v>300.10095974066297</c:v>
                </c:pt>
                <c:pt idx="1857">
                  <c:v>300.06355365062802</c:v>
                </c:pt>
              </c:numCache>
            </c:numRef>
          </c:val>
          <c:smooth val="0"/>
          <c:extLst>
            <c:ext xmlns:c16="http://schemas.microsoft.com/office/drawing/2014/chart" uri="{C3380CC4-5D6E-409C-BE32-E72D297353CC}">
              <c16:uniqueId val="{00000000-CE48-459A-80BD-2195AB91C5C3}"/>
            </c:ext>
          </c:extLst>
        </c:ser>
        <c:dLbls>
          <c:showLegendKey val="0"/>
          <c:showVal val="0"/>
          <c:showCatName val="0"/>
          <c:showSerName val="0"/>
          <c:showPercent val="0"/>
          <c:showBubbleSize val="0"/>
        </c:dLbls>
        <c:smooth val="0"/>
        <c:axId val="2041467824"/>
        <c:axId val="2041469904"/>
      </c:lineChart>
      <c:catAx>
        <c:axId val="20414678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1469904"/>
        <c:crosses val="autoZero"/>
        <c:auto val="1"/>
        <c:lblAlgn val="ctr"/>
        <c:lblOffset val="100"/>
        <c:noMultiLvlLbl val="0"/>
      </c:catAx>
      <c:valAx>
        <c:axId val="2041469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1467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val>
            <c:numRef>
              <c:f>dist!$A$42:$A$1893</c:f>
              <c:numCache>
                <c:formatCode>General</c:formatCode>
                <c:ptCount val="1852"/>
                <c:pt idx="0">
                  <c:v>4973.9448253527498</c:v>
                </c:pt>
                <c:pt idx="1">
                  <c:v>4839.4909449694796</c:v>
                </c:pt>
                <c:pt idx="2">
                  <c:v>4779.6972974294804</c:v>
                </c:pt>
                <c:pt idx="3">
                  <c:v>4426.48345200936</c:v>
                </c:pt>
                <c:pt idx="4">
                  <c:v>4295.9541378419899</c:v>
                </c:pt>
                <c:pt idx="5">
                  <c:v>4168.1901499528403</c:v>
                </c:pt>
                <c:pt idx="6">
                  <c:v>4125.6911797728199</c:v>
                </c:pt>
                <c:pt idx="7">
                  <c:v>4028.62915930497</c:v>
                </c:pt>
                <c:pt idx="8">
                  <c:v>3929.29660975775</c:v>
                </c:pt>
                <c:pt idx="9">
                  <c:v>3791.5634099496201</c:v>
                </c:pt>
                <c:pt idx="10">
                  <c:v>3720.4285140646002</c:v>
                </c:pt>
                <c:pt idx="11">
                  <c:v>3578.7939373999998</c:v>
                </c:pt>
                <c:pt idx="12">
                  <c:v>3567.7724474915699</c:v>
                </c:pt>
                <c:pt idx="13">
                  <c:v>3547.45155890761</c:v>
                </c:pt>
                <c:pt idx="14">
                  <c:v>3535.1701760584401</c:v>
                </c:pt>
                <c:pt idx="15">
                  <c:v>3535.1701760584401</c:v>
                </c:pt>
                <c:pt idx="16">
                  <c:v>3535.1701760584401</c:v>
                </c:pt>
                <c:pt idx="17">
                  <c:v>3535.1701760584401</c:v>
                </c:pt>
                <c:pt idx="18">
                  <c:v>3535.1701760584401</c:v>
                </c:pt>
                <c:pt idx="19">
                  <c:v>3535.1701760584401</c:v>
                </c:pt>
                <c:pt idx="20">
                  <c:v>3535.1701760584401</c:v>
                </c:pt>
                <c:pt idx="21">
                  <c:v>3514.3817389822898</c:v>
                </c:pt>
                <c:pt idx="22">
                  <c:v>3383.33194904724</c:v>
                </c:pt>
                <c:pt idx="23">
                  <c:v>3342.0122126374299</c:v>
                </c:pt>
                <c:pt idx="24">
                  <c:v>3316.05287268659</c:v>
                </c:pt>
                <c:pt idx="25">
                  <c:v>3296.5934666851499</c:v>
                </c:pt>
                <c:pt idx="26">
                  <c:v>3261.14356436453</c:v>
                </c:pt>
                <c:pt idx="27">
                  <c:v>3261.14356436453</c:v>
                </c:pt>
                <c:pt idx="28">
                  <c:v>3261.14356436453</c:v>
                </c:pt>
                <c:pt idx="29">
                  <c:v>3261.14356436453</c:v>
                </c:pt>
                <c:pt idx="30">
                  <c:v>3201.0769861026502</c:v>
                </c:pt>
                <c:pt idx="31">
                  <c:v>3174.9424677525899</c:v>
                </c:pt>
                <c:pt idx="32">
                  <c:v>3162.8844868094998</c:v>
                </c:pt>
                <c:pt idx="33">
                  <c:v>3116.5087989881699</c:v>
                </c:pt>
                <c:pt idx="34">
                  <c:v>3023.0764116864498</c:v>
                </c:pt>
                <c:pt idx="35">
                  <c:v>3001.6816426632399</c:v>
                </c:pt>
                <c:pt idx="36">
                  <c:v>2973.3114996580698</c:v>
                </c:pt>
                <c:pt idx="37">
                  <c:v>2916.3092360617602</c:v>
                </c:pt>
                <c:pt idx="38">
                  <c:v>2906.6287360876399</c:v>
                </c:pt>
                <c:pt idx="39">
                  <c:v>2895.9987427045498</c:v>
                </c:pt>
                <c:pt idx="40">
                  <c:v>2753.2495866485801</c:v>
                </c:pt>
                <c:pt idx="41">
                  <c:v>2738.5005087163699</c:v>
                </c:pt>
                <c:pt idx="42">
                  <c:v>2703.80486761562</c:v>
                </c:pt>
                <c:pt idx="43">
                  <c:v>2683.70055328131</c:v>
                </c:pt>
                <c:pt idx="44">
                  <c:v>2669.7030874313</c:v>
                </c:pt>
                <c:pt idx="45">
                  <c:v>2660.1305608009302</c:v>
                </c:pt>
                <c:pt idx="46">
                  <c:v>2597.9171489658802</c:v>
                </c:pt>
                <c:pt idx="47">
                  <c:v>2564.6387885584099</c:v>
                </c:pt>
                <c:pt idx="48">
                  <c:v>2557.6026311015498</c:v>
                </c:pt>
                <c:pt idx="49">
                  <c:v>2481.7875036027899</c:v>
                </c:pt>
                <c:pt idx="50">
                  <c:v>2469.7263576219798</c:v>
                </c:pt>
                <c:pt idx="51">
                  <c:v>2468.6276744853399</c:v>
                </c:pt>
                <c:pt idx="52">
                  <c:v>2426.8945157026401</c:v>
                </c:pt>
                <c:pt idx="53">
                  <c:v>2424.6041609286699</c:v>
                </c:pt>
                <c:pt idx="54">
                  <c:v>2419.7442155754802</c:v>
                </c:pt>
                <c:pt idx="55">
                  <c:v>2410.3519272550502</c:v>
                </c:pt>
                <c:pt idx="56">
                  <c:v>2406.5885577624399</c:v>
                </c:pt>
                <c:pt idx="57">
                  <c:v>2396.1203669814299</c:v>
                </c:pt>
                <c:pt idx="58">
                  <c:v>2353.6994130109902</c:v>
                </c:pt>
                <c:pt idx="59">
                  <c:v>2336.4426619897499</c:v>
                </c:pt>
                <c:pt idx="60">
                  <c:v>2334.6003485841402</c:v>
                </c:pt>
                <c:pt idx="61">
                  <c:v>2327.8843365696898</c:v>
                </c:pt>
                <c:pt idx="62">
                  <c:v>2318.5202810382598</c:v>
                </c:pt>
                <c:pt idx="63">
                  <c:v>2316.5291730043</c:v>
                </c:pt>
                <c:pt idx="64">
                  <c:v>2308.78791079761</c:v>
                </c:pt>
                <c:pt idx="65">
                  <c:v>2308.0003947782002</c:v>
                </c:pt>
                <c:pt idx="66">
                  <c:v>2308.0003947782002</c:v>
                </c:pt>
                <c:pt idx="67">
                  <c:v>2303.3757449293598</c:v>
                </c:pt>
                <c:pt idx="68">
                  <c:v>2300.1630146654702</c:v>
                </c:pt>
                <c:pt idx="69">
                  <c:v>2291.54606065401</c:v>
                </c:pt>
                <c:pt idx="70">
                  <c:v>2277.2947018321702</c:v>
                </c:pt>
                <c:pt idx="71">
                  <c:v>2274.0834206395998</c:v>
                </c:pt>
                <c:pt idx="72">
                  <c:v>2256.8009677690002</c:v>
                </c:pt>
                <c:pt idx="73">
                  <c:v>2241.3735476676302</c:v>
                </c:pt>
                <c:pt idx="74">
                  <c:v>2227.4145357892999</c:v>
                </c:pt>
                <c:pt idx="75">
                  <c:v>2222.8680930492501</c:v>
                </c:pt>
                <c:pt idx="76">
                  <c:v>2221.8935498067999</c:v>
                </c:pt>
                <c:pt idx="77">
                  <c:v>2218.3024115221601</c:v>
                </c:pt>
                <c:pt idx="78">
                  <c:v>2213.79470429503</c:v>
                </c:pt>
                <c:pt idx="79">
                  <c:v>2198.3889866693198</c:v>
                </c:pt>
                <c:pt idx="80">
                  <c:v>2165.69215599574</c:v>
                </c:pt>
                <c:pt idx="81">
                  <c:v>2153.1577130776</c:v>
                </c:pt>
                <c:pt idx="82">
                  <c:v>2153.1577130776</c:v>
                </c:pt>
                <c:pt idx="83">
                  <c:v>2138.5552071062698</c:v>
                </c:pt>
                <c:pt idx="84">
                  <c:v>2097.7915580404801</c:v>
                </c:pt>
                <c:pt idx="85">
                  <c:v>2079.35851030612</c:v>
                </c:pt>
                <c:pt idx="86">
                  <c:v>2066.1509519285801</c:v>
                </c:pt>
                <c:pt idx="87">
                  <c:v>2066.1509519285801</c:v>
                </c:pt>
                <c:pt idx="88">
                  <c:v>2053.5009651516798</c:v>
                </c:pt>
                <c:pt idx="89">
                  <c:v>2052.3945219132302</c:v>
                </c:pt>
                <c:pt idx="90">
                  <c:v>2050.25109374457</c:v>
                </c:pt>
                <c:pt idx="91">
                  <c:v>2044.1435654991201</c:v>
                </c:pt>
                <c:pt idx="92">
                  <c:v>2033.1425688073</c:v>
                </c:pt>
                <c:pt idx="93">
                  <c:v>2032.4275905408299</c:v>
                </c:pt>
                <c:pt idx="94">
                  <c:v>2019.7912306445401</c:v>
                </c:pt>
                <c:pt idx="95">
                  <c:v>1992.6519183932301</c:v>
                </c:pt>
                <c:pt idx="96">
                  <c:v>1991.0417003872701</c:v>
                </c:pt>
                <c:pt idx="97">
                  <c:v>1977.49185790763</c:v>
                </c:pt>
                <c:pt idx="98">
                  <c:v>1971.6135818073999</c:v>
                </c:pt>
                <c:pt idx="99">
                  <c:v>1967.1021324338799</c:v>
                </c:pt>
                <c:pt idx="100">
                  <c:v>1903.9941326052401</c:v>
                </c:pt>
                <c:pt idx="101">
                  <c:v>1895.16929596254</c:v>
                </c:pt>
                <c:pt idx="102">
                  <c:v>1893.89868237838</c:v>
                </c:pt>
                <c:pt idx="103">
                  <c:v>1892.3641649906899</c:v>
                </c:pt>
                <c:pt idx="104">
                  <c:v>1892.32864134225</c:v>
                </c:pt>
                <c:pt idx="105">
                  <c:v>1878.9574558698801</c:v>
                </c:pt>
                <c:pt idx="106">
                  <c:v>1874.7257001898899</c:v>
                </c:pt>
                <c:pt idx="107">
                  <c:v>1839.5270217668001</c:v>
                </c:pt>
                <c:pt idx="108">
                  <c:v>1838.67165122048</c:v>
                </c:pt>
                <c:pt idx="109">
                  <c:v>1823.28894711149</c:v>
                </c:pt>
                <c:pt idx="110">
                  <c:v>1819.67620490948</c:v>
                </c:pt>
                <c:pt idx="111">
                  <c:v>1800.06207185373</c:v>
                </c:pt>
                <c:pt idx="112">
                  <c:v>1769.3255781543201</c:v>
                </c:pt>
                <c:pt idx="113">
                  <c:v>1744.4971826916999</c:v>
                </c:pt>
                <c:pt idx="114">
                  <c:v>1741.8548522384999</c:v>
                </c:pt>
                <c:pt idx="115">
                  <c:v>1737.2197678167499</c:v>
                </c:pt>
                <c:pt idx="116">
                  <c:v>1734.45303618807</c:v>
                </c:pt>
                <c:pt idx="117">
                  <c:v>1734.45303618807</c:v>
                </c:pt>
                <c:pt idx="118">
                  <c:v>1726.16580763866</c:v>
                </c:pt>
                <c:pt idx="119">
                  <c:v>1726.16580763866</c:v>
                </c:pt>
                <c:pt idx="120">
                  <c:v>1706.14202114414</c:v>
                </c:pt>
                <c:pt idx="121">
                  <c:v>1699.0320798473499</c:v>
                </c:pt>
                <c:pt idx="122">
                  <c:v>1680.55247707016</c:v>
                </c:pt>
                <c:pt idx="123">
                  <c:v>1674.5514807833099</c:v>
                </c:pt>
                <c:pt idx="124">
                  <c:v>1674.5514807833099</c:v>
                </c:pt>
                <c:pt idx="125">
                  <c:v>1673.3484239019499</c:v>
                </c:pt>
                <c:pt idx="126">
                  <c:v>1644.8092115806801</c:v>
                </c:pt>
                <c:pt idx="127">
                  <c:v>1638.9107586943501</c:v>
                </c:pt>
                <c:pt idx="128">
                  <c:v>1635.8885175738901</c:v>
                </c:pt>
                <c:pt idx="129">
                  <c:v>1620.5122370343499</c:v>
                </c:pt>
                <c:pt idx="130">
                  <c:v>1609.90339115902</c:v>
                </c:pt>
                <c:pt idx="131">
                  <c:v>1605.2686722016799</c:v>
                </c:pt>
                <c:pt idx="132">
                  <c:v>1603.21140403091</c:v>
                </c:pt>
                <c:pt idx="133">
                  <c:v>1600.75746807883</c:v>
                </c:pt>
                <c:pt idx="134">
                  <c:v>1591.71261654966</c:v>
                </c:pt>
                <c:pt idx="135">
                  <c:v>1590.61075906114</c:v>
                </c:pt>
                <c:pt idx="136">
                  <c:v>1588.22126563611</c:v>
                </c:pt>
                <c:pt idx="137">
                  <c:v>1586.9346753275299</c:v>
                </c:pt>
                <c:pt idx="138">
                  <c:v>1572.66152974954</c:v>
                </c:pt>
                <c:pt idx="139">
                  <c:v>1546.98826945972</c:v>
                </c:pt>
                <c:pt idx="140">
                  <c:v>1546.8375876407699</c:v>
                </c:pt>
                <c:pt idx="141">
                  <c:v>1543.57248172147</c:v>
                </c:pt>
                <c:pt idx="142">
                  <c:v>1540.8835415394201</c:v>
                </c:pt>
                <c:pt idx="143">
                  <c:v>1531.2836927856999</c:v>
                </c:pt>
                <c:pt idx="144">
                  <c:v>1530.5362823763101</c:v>
                </c:pt>
                <c:pt idx="145">
                  <c:v>1526.5610428867301</c:v>
                </c:pt>
                <c:pt idx="146">
                  <c:v>1521.41534763442</c:v>
                </c:pt>
                <c:pt idx="147">
                  <c:v>1520.88360431159</c:v>
                </c:pt>
                <c:pt idx="148">
                  <c:v>1519.96011560536</c:v>
                </c:pt>
                <c:pt idx="149">
                  <c:v>1519.96011560536</c:v>
                </c:pt>
                <c:pt idx="150">
                  <c:v>1515.24161062382</c:v>
                </c:pt>
                <c:pt idx="151">
                  <c:v>1493.92369859513</c:v>
                </c:pt>
                <c:pt idx="152">
                  <c:v>1476.50837439926</c:v>
                </c:pt>
                <c:pt idx="153">
                  <c:v>1475.4649458506501</c:v>
                </c:pt>
                <c:pt idx="154">
                  <c:v>1471.9585395250899</c:v>
                </c:pt>
                <c:pt idx="155">
                  <c:v>1461.3621518551099</c:v>
                </c:pt>
                <c:pt idx="156">
                  <c:v>1451.72827817603</c:v>
                </c:pt>
                <c:pt idx="157">
                  <c:v>1414.4058874757</c:v>
                </c:pt>
                <c:pt idx="158">
                  <c:v>1413.1266129371199</c:v>
                </c:pt>
                <c:pt idx="159">
                  <c:v>1412.80443934298</c:v>
                </c:pt>
                <c:pt idx="160">
                  <c:v>1411.42104561531</c:v>
                </c:pt>
                <c:pt idx="161">
                  <c:v>1411.2017559575499</c:v>
                </c:pt>
                <c:pt idx="162">
                  <c:v>1392.9335482650499</c:v>
                </c:pt>
                <c:pt idx="163">
                  <c:v>1380.49134316404</c:v>
                </c:pt>
                <c:pt idx="164">
                  <c:v>1376.2948492430701</c:v>
                </c:pt>
                <c:pt idx="165">
                  <c:v>1372.89083869772</c:v>
                </c:pt>
                <c:pt idx="166">
                  <c:v>1372.34072000835</c:v>
                </c:pt>
                <c:pt idx="167">
                  <c:v>1368.28198214298</c:v>
                </c:pt>
                <c:pt idx="168">
                  <c:v>1368.15253188521</c:v>
                </c:pt>
                <c:pt idx="169">
                  <c:v>1333.61908289298</c:v>
                </c:pt>
                <c:pt idx="170">
                  <c:v>1329.76099711035</c:v>
                </c:pt>
                <c:pt idx="171">
                  <c:v>1319.83777331845</c:v>
                </c:pt>
                <c:pt idx="172">
                  <c:v>1317.98721551727</c:v>
                </c:pt>
                <c:pt idx="173">
                  <c:v>1313.63112594518</c:v>
                </c:pt>
                <c:pt idx="174">
                  <c:v>1312.6015532418</c:v>
                </c:pt>
                <c:pt idx="175">
                  <c:v>1309.43083969495</c:v>
                </c:pt>
                <c:pt idx="176">
                  <c:v>1301.8182662719801</c:v>
                </c:pt>
                <c:pt idx="177">
                  <c:v>1297.90190833316</c:v>
                </c:pt>
                <c:pt idx="178">
                  <c:v>1296.5410366424701</c:v>
                </c:pt>
                <c:pt idx="179">
                  <c:v>1294.6068620921401</c:v>
                </c:pt>
                <c:pt idx="180">
                  <c:v>1294.52567329517</c:v>
                </c:pt>
                <c:pt idx="181">
                  <c:v>1287.39106109301</c:v>
                </c:pt>
                <c:pt idx="182">
                  <c:v>1280.7070898126799</c:v>
                </c:pt>
                <c:pt idx="183">
                  <c:v>1279.1417217123301</c:v>
                </c:pt>
                <c:pt idx="184">
                  <c:v>1276.70794905508</c:v>
                </c:pt>
                <c:pt idx="185">
                  <c:v>1271.3631751221601</c:v>
                </c:pt>
                <c:pt idx="186">
                  <c:v>1269.6847502619901</c:v>
                </c:pt>
                <c:pt idx="187">
                  <c:v>1266.2765342518401</c:v>
                </c:pt>
                <c:pt idx="188">
                  <c:v>1257.75516469935</c:v>
                </c:pt>
                <c:pt idx="189">
                  <c:v>1252.9158301500599</c:v>
                </c:pt>
                <c:pt idx="190">
                  <c:v>1252.02441608769</c:v>
                </c:pt>
                <c:pt idx="191">
                  <c:v>1207.7419808473001</c:v>
                </c:pt>
                <c:pt idx="192">
                  <c:v>1195.0444400670499</c:v>
                </c:pt>
                <c:pt idx="193">
                  <c:v>1185.36340805277</c:v>
                </c:pt>
                <c:pt idx="194">
                  <c:v>1161.7295012895099</c:v>
                </c:pt>
                <c:pt idx="195">
                  <c:v>1161.7295012895099</c:v>
                </c:pt>
                <c:pt idx="196">
                  <c:v>1161.7295012895099</c:v>
                </c:pt>
                <c:pt idx="197">
                  <c:v>1161.7295012895099</c:v>
                </c:pt>
                <c:pt idx="198">
                  <c:v>1161.7295012895099</c:v>
                </c:pt>
                <c:pt idx="199">
                  <c:v>1158.7952049777</c:v>
                </c:pt>
                <c:pt idx="200">
                  <c:v>1151.1845079970899</c:v>
                </c:pt>
                <c:pt idx="201">
                  <c:v>1149.18197814982</c:v>
                </c:pt>
                <c:pt idx="202">
                  <c:v>1139.4960974057899</c:v>
                </c:pt>
                <c:pt idx="203">
                  <c:v>1125.4694142601099</c:v>
                </c:pt>
                <c:pt idx="204">
                  <c:v>1123.5462884712799</c:v>
                </c:pt>
                <c:pt idx="205">
                  <c:v>1120.06985681016</c:v>
                </c:pt>
                <c:pt idx="206">
                  <c:v>1119.91334837204</c:v>
                </c:pt>
                <c:pt idx="207">
                  <c:v>1118.70656359296</c:v>
                </c:pt>
                <c:pt idx="208">
                  <c:v>1117.4287665726299</c:v>
                </c:pt>
                <c:pt idx="209">
                  <c:v>1113.8847542245001</c:v>
                </c:pt>
                <c:pt idx="210">
                  <c:v>1113.8847542245001</c:v>
                </c:pt>
                <c:pt idx="211">
                  <c:v>1111.4341153994801</c:v>
                </c:pt>
                <c:pt idx="212">
                  <c:v>1108.82242938123</c:v>
                </c:pt>
                <c:pt idx="213">
                  <c:v>1108.4142079385799</c:v>
                </c:pt>
                <c:pt idx="214">
                  <c:v>1107.7011106612199</c:v>
                </c:pt>
                <c:pt idx="215">
                  <c:v>1106.05041204802</c:v>
                </c:pt>
                <c:pt idx="216">
                  <c:v>1106.05041204802</c:v>
                </c:pt>
                <c:pt idx="217">
                  <c:v>1105.9228754635501</c:v>
                </c:pt>
                <c:pt idx="218">
                  <c:v>1101.4695301009201</c:v>
                </c:pt>
                <c:pt idx="219">
                  <c:v>1099.41131445013</c:v>
                </c:pt>
                <c:pt idx="220">
                  <c:v>1096.1696410432901</c:v>
                </c:pt>
                <c:pt idx="221">
                  <c:v>1094.7949565730401</c:v>
                </c:pt>
                <c:pt idx="222">
                  <c:v>1091.66508186535</c:v>
                </c:pt>
                <c:pt idx="223">
                  <c:v>1079.67244099748</c:v>
                </c:pt>
                <c:pt idx="224">
                  <c:v>1077.87851623237</c:v>
                </c:pt>
                <c:pt idx="225">
                  <c:v>1075.3705711616401</c:v>
                </c:pt>
                <c:pt idx="226">
                  <c:v>1071.52002061844</c:v>
                </c:pt>
                <c:pt idx="227">
                  <c:v>1060.61603751539</c:v>
                </c:pt>
                <c:pt idx="228">
                  <c:v>1059.0592059467599</c:v>
                </c:pt>
                <c:pt idx="229">
                  <c:v>1056.90062278607</c:v>
                </c:pt>
                <c:pt idx="230">
                  <c:v>1055.4197922767</c:v>
                </c:pt>
                <c:pt idx="231">
                  <c:v>1054.34580142236</c:v>
                </c:pt>
                <c:pt idx="232">
                  <c:v>1054.34580142236</c:v>
                </c:pt>
                <c:pt idx="233">
                  <c:v>1046.91795660755</c:v>
                </c:pt>
                <c:pt idx="234">
                  <c:v>1044.5459591075401</c:v>
                </c:pt>
                <c:pt idx="235">
                  <c:v>1043.08007643628</c:v>
                </c:pt>
                <c:pt idx="236">
                  <c:v>1038.32036975751</c:v>
                </c:pt>
                <c:pt idx="237">
                  <c:v>1038.0441597296799</c:v>
                </c:pt>
                <c:pt idx="238">
                  <c:v>1036.59118851272</c:v>
                </c:pt>
                <c:pt idx="239">
                  <c:v>1035.6003074272701</c:v>
                </c:pt>
                <c:pt idx="240">
                  <c:v>1030.8598922215599</c:v>
                </c:pt>
                <c:pt idx="241">
                  <c:v>1024.9762796873299</c:v>
                </c:pt>
                <c:pt idx="242">
                  <c:v>1011.42494714848</c:v>
                </c:pt>
                <c:pt idx="243">
                  <c:v>1011.40358964595</c:v>
                </c:pt>
                <c:pt idx="244">
                  <c:v>1002.95598110948</c:v>
                </c:pt>
                <c:pt idx="245">
                  <c:v>1000.44805565984</c:v>
                </c:pt>
                <c:pt idx="246">
                  <c:v>999.00339296204402</c:v>
                </c:pt>
                <c:pt idx="247">
                  <c:v>997.18196741770896</c:v>
                </c:pt>
                <c:pt idx="248">
                  <c:v>995.17023900841298</c:v>
                </c:pt>
                <c:pt idx="249">
                  <c:v>990.58817146530703</c:v>
                </c:pt>
                <c:pt idx="250">
                  <c:v>989.24327324408398</c:v>
                </c:pt>
                <c:pt idx="251">
                  <c:v>986.56991790564803</c:v>
                </c:pt>
                <c:pt idx="252">
                  <c:v>984.70168343392299</c:v>
                </c:pt>
                <c:pt idx="253">
                  <c:v>984.42242301086696</c:v>
                </c:pt>
                <c:pt idx="254">
                  <c:v>973.05279428548999</c:v>
                </c:pt>
                <c:pt idx="255">
                  <c:v>972.93225273337305</c:v>
                </c:pt>
                <c:pt idx="256">
                  <c:v>971.95082755203396</c:v>
                </c:pt>
                <c:pt idx="257">
                  <c:v>967.89718332882205</c:v>
                </c:pt>
                <c:pt idx="258">
                  <c:v>960.596202597456</c:v>
                </c:pt>
                <c:pt idx="259">
                  <c:v>959.94975744008502</c:v>
                </c:pt>
                <c:pt idx="260">
                  <c:v>957.99732209090905</c:v>
                </c:pt>
                <c:pt idx="261">
                  <c:v>956.13506383287097</c:v>
                </c:pt>
                <c:pt idx="262">
                  <c:v>951.59830352627796</c:v>
                </c:pt>
                <c:pt idx="263">
                  <c:v>947.344855338652</c:v>
                </c:pt>
                <c:pt idx="264">
                  <c:v>944.47630329044603</c:v>
                </c:pt>
                <c:pt idx="265">
                  <c:v>944.03869630960003</c:v>
                </c:pt>
                <c:pt idx="266">
                  <c:v>943.35972490503104</c:v>
                </c:pt>
                <c:pt idx="267">
                  <c:v>939.61406159399303</c:v>
                </c:pt>
                <c:pt idx="268">
                  <c:v>939.46652507338001</c:v>
                </c:pt>
                <c:pt idx="269">
                  <c:v>938.94117284328604</c:v>
                </c:pt>
                <c:pt idx="270">
                  <c:v>936.75472973383205</c:v>
                </c:pt>
                <c:pt idx="271">
                  <c:v>936.75472973383205</c:v>
                </c:pt>
                <c:pt idx="272">
                  <c:v>936.45580211918605</c:v>
                </c:pt>
                <c:pt idx="273">
                  <c:v>930.96675368176</c:v>
                </c:pt>
                <c:pt idx="274">
                  <c:v>930.20291595876199</c:v>
                </c:pt>
                <c:pt idx="275">
                  <c:v>926.10300310712603</c:v>
                </c:pt>
                <c:pt idx="276">
                  <c:v>924.61459210055705</c:v>
                </c:pt>
                <c:pt idx="277">
                  <c:v>923.93463374601004</c:v>
                </c:pt>
                <c:pt idx="278">
                  <c:v>922.01786750923998</c:v>
                </c:pt>
                <c:pt idx="279">
                  <c:v>921.26843105086402</c:v>
                </c:pt>
                <c:pt idx="280">
                  <c:v>918.39189246114995</c:v>
                </c:pt>
                <c:pt idx="281">
                  <c:v>917.68962781324603</c:v>
                </c:pt>
                <c:pt idx="282">
                  <c:v>915.49598247147901</c:v>
                </c:pt>
                <c:pt idx="283">
                  <c:v>915.34003696797402</c:v>
                </c:pt>
                <c:pt idx="284">
                  <c:v>915.10349183759899</c:v>
                </c:pt>
                <c:pt idx="285">
                  <c:v>911.81947751315499</c:v>
                </c:pt>
                <c:pt idx="286">
                  <c:v>911.50254849921896</c:v>
                </c:pt>
                <c:pt idx="287">
                  <c:v>911.50254849921896</c:v>
                </c:pt>
                <c:pt idx="288">
                  <c:v>911.11030916346897</c:v>
                </c:pt>
                <c:pt idx="289">
                  <c:v>910.81463997725905</c:v>
                </c:pt>
                <c:pt idx="290">
                  <c:v>909.10801919466599</c:v>
                </c:pt>
                <c:pt idx="291">
                  <c:v>906.58043678440697</c:v>
                </c:pt>
                <c:pt idx="292">
                  <c:v>904.560425863261</c:v>
                </c:pt>
                <c:pt idx="293">
                  <c:v>904.28720177677303</c:v>
                </c:pt>
                <c:pt idx="294">
                  <c:v>902.90691443065202</c:v>
                </c:pt>
                <c:pt idx="295">
                  <c:v>902.69892630479296</c:v>
                </c:pt>
                <c:pt idx="296">
                  <c:v>902.10734574197295</c:v>
                </c:pt>
                <c:pt idx="297">
                  <c:v>901.511356756292</c:v>
                </c:pt>
                <c:pt idx="298">
                  <c:v>897.99347309297298</c:v>
                </c:pt>
                <c:pt idx="299">
                  <c:v>896.50815937089999</c:v>
                </c:pt>
                <c:pt idx="300">
                  <c:v>895.65565212030799</c:v>
                </c:pt>
                <c:pt idx="301">
                  <c:v>895.39828591750404</c:v>
                </c:pt>
                <c:pt idx="302">
                  <c:v>892.68330819036396</c:v>
                </c:pt>
                <c:pt idx="303">
                  <c:v>892.42308708360304</c:v>
                </c:pt>
                <c:pt idx="304">
                  <c:v>888.223185432489</c:v>
                </c:pt>
                <c:pt idx="305">
                  <c:v>885.57182071977297</c:v>
                </c:pt>
                <c:pt idx="306">
                  <c:v>877.73522660030005</c:v>
                </c:pt>
                <c:pt idx="307">
                  <c:v>871.830388615939</c:v>
                </c:pt>
                <c:pt idx="308">
                  <c:v>870.69496307073905</c:v>
                </c:pt>
                <c:pt idx="309">
                  <c:v>870.41450503273404</c:v>
                </c:pt>
                <c:pt idx="310">
                  <c:v>870.27291704110701</c:v>
                </c:pt>
                <c:pt idx="311">
                  <c:v>869.38009639478196</c:v>
                </c:pt>
                <c:pt idx="312">
                  <c:v>866.84387514933201</c:v>
                </c:pt>
                <c:pt idx="313">
                  <c:v>864.94703556637705</c:v>
                </c:pt>
                <c:pt idx="314">
                  <c:v>863.72063966428595</c:v>
                </c:pt>
                <c:pt idx="315">
                  <c:v>862.98122920238995</c:v>
                </c:pt>
                <c:pt idx="316">
                  <c:v>862.57706121402396</c:v>
                </c:pt>
                <c:pt idx="317">
                  <c:v>862.39581989073395</c:v>
                </c:pt>
                <c:pt idx="318">
                  <c:v>862.21881720613203</c:v>
                </c:pt>
                <c:pt idx="319">
                  <c:v>857.60043551584999</c:v>
                </c:pt>
                <c:pt idx="320">
                  <c:v>857.36903842674599</c:v>
                </c:pt>
                <c:pt idx="321">
                  <c:v>856.79533466725002</c:v>
                </c:pt>
                <c:pt idx="322">
                  <c:v>855.59969358705098</c:v>
                </c:pt>
                <c:pt idx="323">
                  <c:v>854.08008242303299</c:v>
                </c:pt>
                <c:pt idx="324">
                  <c:v>854.08008242303299</c:v>
                </c:pt>
                <c:pt idx="325">
                  <c:v>854.08008242303299</c:v>
                </c:pt>
                <c:pt idx="326">
                  <c:v>854.08008242303299</c:v>
                </c:pt>
                <c:pt idx="327">
                  <c:v>854.08008242303299</c:v>
                </c:pt>
                <c:pt idx="328">
                  <c:v>853.63040712591499</c:v>
                </c:pt>
                <c:pt idx="329">
                  <c:v>847.65693848122601</c:v>
                </c:pt>
                <c:pt idx="330">
                  <c:v>846.64359446187302</c:v>
                </c:pt>
                <c:pt idx="331">
                  <c:v>842.20617333689995</c:v>
                </c:pt>
                <c:pt idx="332">
                  <c:v>841.00335281619198</c:v>
                </c:pt>
                <c:pt idx="333">
                  <c:v>839.65029042775905</c:v>
                </c:pt>
                <c:pt idx="334">
                  <c:v>839.63190108383105</c:v>
                </c:pt>
                <c:pt idx="335">
                  <c:v>837.39238337715403</c:v>
                </c:pt>
                <c:pt idx="336">
                  <c:v>835.24816415800899</c:v>
                </c:pt>
                <c:pt idx="337">
                  <c:v>835.09713326868302</c:v>
                </c:pt>
                <c:pt idx="338">
                  <c:v>834.98745973799805</c:v>
                </c:pt>
                <c:pt idx="339">
                  <c:v>832.65000080922903</c:v>
                </c:pt>
                <c:pt idx="340">
                  <c:v>825.72037178823405</c:v>
                </c:pt>
                <c:pt idx="341">
                  <c:v>824.15027483084702</c:v>
                </c:pt>
                <c:pt idx="342">
                  <c:v>823.35945508806503</c:v>
                </c:pt>
                <c:pt idx="343">
                  <c:v>822.49304540133198</c:v>
                </c:pt>
                <c:pt idx="344">
                  <c:v>821.54255489761795</c:v>
                </c:pt>
                <c:pt idx="345">
                  <c:v>821.20197549020895</c:v>
                </c:pt>
                <c:pt idx="346">
                  <c:v>819.05287580787001</c:v>
                </c:pt>
                <c:pt idx="347">
                  <c:v>818.98529164039496</c:v>
                </c:pt>
                <c:pt idx="348">
                  <c:v>815.11053082969897</c:v>
                </c:pt>
                <c:pt idx="349">
                  <c:v>814.95446647097401</c:v>
                </c:pt>
                <c:pt idx="350">
                  <c:v>814.85541417235902</c:v>
                </c:pt>
                <c:pt idx="351">
                  <c:v>814.36446675726995</c:v>
                </c:pt>
                <c:pt idx="352">
                  <c:v>813.67910334995997</c:v>
                </c:pt>
                <c:pt idx="353">
                  <c:v>811.27594711356699</c:v>
                </c:pt>
                <c:pt idx="354">
                  <c:v>810.41745372964795</c:v>
                </c:pt>
                <c:pt idx="355">
                  <c:v>809.02877568752899</c:v>
                </c:pt>
                <c:pt idx="356">
                  <c:v>806.70805271161305</c:v>
                </c:pt>
                <c:pt idx="357">
                  <c:v>804.89478567300898</c:v>
                </c:pt>
                <c:pt idx="358">
                  <c:v>800.35641815547899</c:v>
                </c:pt>
                <c:pt idx="359">
                  <c:v>799.33617535309304</c:v>
                </c:pt>
                <c:pt idx="360">
                  <c:v>798.92467858714599</c:v>
                </c:pt>
                <c:pt idx="361">
                  <c:v>797.13267316024599</c:v>
                </c:pt>
                <c:pt idx="362">
                  <c:v>795.69153669089405</c:v>
                </c:pt>
                <c:pt idx="363">
                  <c:v>794.36481086687297</c:v>
                </c:pt>
                <c:pt idx="364">
                  <c:v>793.590929079739</c:v>
                </c:pt>
                <c:pt idx="365">
                  <c:v>793.21152609354704</c:v>
                </c:pt>
                <c:pt idx="366">
                  <c:v>792.62110923621401</c:v>
                </c:pt>
                <c:pt idx="367">
                  <c:v>792.52442532051703</c:v>
                </c:pt>
                <c:pt idx="368">
                  <c:v>790.26421449986799</c:v>
                </c:pt>
                <c:pt idx="369">
                  <c:v>789.15688687254703</c:v>
                </c:pt>
                <c:pt idx="370">
                  <c:v>786.54413395397796</c:v>
                </c:pt>
                <c:pt idx="371">
                  <c:v>785.27982961753605</c:v>
                </c:pt>
                <c:pt idx="372">
                  <c:v>784.49982219352705</c:v>
                </c:pt>
                <c:pt idx="373">
                  <c:v>784.12230599947702</c:v>
                </c:pt>
                <c:pt idx="374">
                  <c:v>782.54079603229002</c:v>
                </c:pt>
                <c:pt idx="375">
                  <c:v>782.54079603229002</c:v>
                </c:pt>
                <c:pt idx="376">
                  <c:v>779.62399385472395</c:v>
                </c:pt>
                <c:pt idx="377">
                  <c:v>779.38724741067097</c:v>
                </c:pt>
                <c:pt idx="378">
                  <c:v>778.80258303915502</c:v>
                </c:pt>
                <c:pt idx="379">
                  <c:v>778.04834165382499</c:v>
                </c:pt>
                <c:pt idx="380">
                  <c:v>775.76112818209197</c:v>
                </c:pt>
                <c:pt idx="381">
                  <c:v>773.87974448262401</c:v>
                </c:pt>
                <c:pt idx="382">
                  <c:v>771.836361310754</c:v>
                </c:pt>
                <c:pt idx="383">
                  <c:v>770.57171756117395</c:v>
                </c:pt>
                <c:pt idx="384">
                  <c:v>769.98599249758502</c:v>
                </c:pt>
                <c:pt idx="385">
                  <c:v>769.45086726846705</c:v>
                </c:pt>
                <c:pt idx="386">
                  <c:v>767.97235475991295</c:v>
                </c:pt>
                <c:pt idx="387">
                  <c:v>765.85844105379795</c:v>
                </c:pt>
                <c:pt idx="388">
                  <c:v>765.77943143583798</c:v>
                </c:pt>
                <c:pt idx="389">
                  <c:v>764.57504908024998</c:v>
                </c:pt>
                <c:pt idx="390">
                  <c:v>763.50444677421604</c:v>
                </c:pt>
                <c:pt idx="391">
                  <c:v>762.92464274282702</c:v>
                </c:pt>
                <c:pt idx="392">
                  <c:v>762.88805757103296</c:v>
                </c:pt>
                <c:pt idx="393">
                  <c:v>762.31738811094499</c:v>
                </c:pt>
                <c:pt idx="394">
                  <c:v>759.70654253261796</c:v>
                </c:pt>
                <c:pt idx="395">
                  <c:v>758.63302604001694</c:v>
                </c:pt>
                <c:pt idx="396">
                  <c:v>757.40866937723399</c:v>
                </c:pt>
                <c:pt idx="397">
                  <c:v>756.43514640322201</c:v>
                </c:pt>
                <c:pt idx="398">
                  <c:v>753.51760892011998</c:v>
                </c:pt>
                <c:pt idx="399">
                  <c:v>753.22544694990199</c:v>
                </c:pt>
                <c:pt idx="400">
                  <c:v>752.68871361797403</c:v>
                </c:pt>
                <c:pt idx="401">
                  <c:v>751.57021739233801</c:v>
                </c:pt>
                <c:pt idx="402">
                  <c:v>749.59899321661101</c:v>
                </c:pt>
                <c:pt idx="403">
                  <c:v>748.33380174436797</c:v>
                </c:pt>
                <c:pt idx="404">
                  <c:v>746.89000966194999</c:v>
                </c:pt>
                <c:pt idx="405">
                  <c:v>746.74767214861504</c:v>
                </c:pt>
                <c:pt idx="406">
                  <c:v>745.93591682363899</c:v>
                </c:pt>
                <c:pt idx="407">
                  <c:v>745.30956414278103</c:v>
                </c:pt>
                <c:pt idx="408">
                  <c:v>745.11931567191402</c:v>
                </c:pt>
                <c:pt idx="409">
                  <c:v>744.99162839093799</c:v>
                </c:pt>
                <c:pt idx="410">
                  <c:v>744.29590012919095</c:v>
                </c:pt>
                <c:pt idx="411">
                  <c:v>743.42200936123697</c:v>
                </c:pt>
                <c:pt idx="412">
                  <c:v>741.99291831619996</c:v>
                </c:pt>
                <c:pt idx="413">
                  <c:v>741.97502843950099</c:v>
                </c:pt>
                <c:pt idx="414">
                  <c:v>739.88829065066602</c:v>
                </c:pt>
                <c:pt idx="415">
                  <c:v>739.58148086901497</c:v>
                </c:pt>
                <c:pt idx="416">
                  <c:v>738.02974096611604</c:v>
                </c:pt>
                <c:pt idx="417">
                  <c:v>736.25418550809502</c:v>
                </c:pt>
                <c:pt idx="418">
                  <c:v>734.27937029188695</c:v>
                </c:pt>
                <c:pt idx="419">
                  <c:v>734.01616232736399</c:v>
                </c:pt>
                <c:pt idx="420">
                  <c:v>732.68993847309002</c:v>
                </c:pt>
                <c:pt idx="421">
                  <c:v>732.64498080226304</c:v>
                </c:pt>
                <c:pt idx="422">
                  <c:v>732.04397838178795</c:v>
                </c:pt>
                <c:pt idx="423">
                  <c:v>728.71377424217098</c:v>
                </c:pt>
                <c:pt idx="424">
                  <c:v>727.75554931685394</c:v>
                </c:pt>
                <c:pt idx="425">
                  <c:v>727.16890305707102</c:v>
                </c:pt>
                <c:pt idx="426">
                  <c:v>725.89906364135402</c:v>
                </c:pt>
                <c:pt idx="427">
                  <c:v>725.62303178835305</c:v>
                </c:pt>
                <c:pt idx="428">
                  <c:v>725.44486689906705</c:v>
                </c:pt>
                <c:pt idx="429">
                  <c:v>725.44486689906705</c:v>
                </c:pt>
                <c:pt idx="430">
                  <c:v>725.07327969694904</c:v>
                </c:pt>
                <c:pt idx="431">
                  <c:v>724.23386593894304</c:v>
                </c:pt>
                <c:pt idx="432">
                  <c:v>722.43746779284697</c:v>
                </c:pt>
                <c:pt idx="433">
                  <c:v>722.43746779284697</c:v>
                </c:pt>
                <c:pt idx="434">
                  <c:v>721.48958680955104</c:v>
                </c:pt>
                <c:pt idx="435">
                  <c:v>721.02356088118802</c:v>
                </c:pt>
                <c:pt idx="436">
                  <c:v>718.04493830301897</c:v>
                </c:pt>
                <c:pt idx="437">
                  <c:v>717.83099071208403</c:v>
                </c:pt>
                <c:pt idx="438">
                  <c:v>717.83099071208403</c:v>
                </c:pt>
                <c:pt idx="439">
                  <c:v>717.83099071208403</c:v>
                </c:pt>
                <c:pt idx="440">
                  <c:v>717.83099071208403</c:v>
                </c:pt>
                <c:pt idx="441">
                  <c:v>716.30734785755203</c:v>
                </c:pt>
                <c:pt idx="442">
                  <c:v>716.20822673463897</c:v>
                </c:pt>
                <c:pt idx="443">
                  <c:v>715.77399898506599</c:v>
                </c:pt>
                <c:pt idx="444">
                  <c:v>714.61993264703199</c:v>
                </c:pt>
                <c:pt idx="445">
                  <c:v>713.19941906430904</c:v>
                </c:pt>
                <c:pt idx="446">
                  <c:v>712.88905603558601</c:v>
                </c:pt>
                <c:pt idx="447">
                  <c:v>711.65099434714296</c:v>
                </c:pt>
                <c:pt idx="448">
                  <c:v>711.45627491791402</c:v>
                </c:pt>
                <c:pt idx="449">
                  <c:v>710.06749481437805</c:v>
                </c:pt>
                <c:pt idx="450">
                  <c:v>709.96441289989502</c:v>
                </c:pt>
                <c:pt idx="451">
                  <c:v>709.83368915374399</c:v>
                </c:pt>
                <c:pt idx="452">
                  <c:v>708.93343786856803</c:v>
                </c:pt>
                <c:pt idx="453">
                  <c:v>708.29564691969597</c:v>
                </c:pt>
                <c:pt idx="454">
                  <c:v>707.93918320339105</c:v>
                </c:pt>
                <c:pt idx="455">
                  <c:v>707.15678907488302</c:v>
                </c:pt>
                <c:pt idx="456">
                  <c:v>706.43555568720001</c:v>
                </c:pt>
                <c:pt idx="457">
                  <c:v>706.25660210622505</c:v>
                </c:pt>
                <c:pt idx="458">
                  <c:v>705.84093483581103</c:v>
                </c:pt>
                <c:pt idx="459">
                  <c:v>705.45854826658001</c:v>
                </c:pt>
                <c:pt idx="460">
                  <c:v>705.15074361459097</c:v>
                </c:pt>
                <c:pt idx="461">
                  <c:v>704.60830931967405</c:v>
                </c:pt>
                <c:pt idx="462">
                  <c:v>702.09402385223802</c:v>
                </c:pt>
                <c:pt idx="463">
                  <c:v>700.235719115508</c:v>
                </c:pt>
                <c:pt idx="464">
                  <c:v>699.887590126394</c:v>
                </c:pt>
                <c:pt idx="465">
                  <c:v>699.76225302646606</c:v>
                </c:pt>
                <c:pt idx="466">
                  <c:v>699.75100422357298</c:v>
                </c:pt>
                <c:pt idx="467">
                  <c:v>699.172969685976</c:v>
                </c:pt>
                <c:pt idx="468">
                  <c:v>697.80478047762699</c:v>
                </c:pt>
                <c:pt idx="469">
                  <c:v>696.57799498496297</c:v>
                </c:pt>
                <c:pt idx="470">
                  <c:v>696.34054803892695</c:v>
                </c:pt>
                <c:pt idx="471">
                  <c:v>696.34054803892695</c:v>
                </c:pt>
                <c:pt idx="472">
                  <c:v>695.60786645964504</c:v>
                </c:pt>
                <c:pt idx="473">
                  <c:v>695.60783401728895</c:v>
                </c:pt>
                <c:pt idx="474">
                  <c:v>695.42393292182999</c:v>
                </c:pt>
                <c:pt idx="475">
                  <c:v>693.99453188165899</c:v>
                </c:pt>
                <c:pt idx="476">
                  <c:v>691.10339629168197</c:v>
                </c:pt>
                <c:pt idx="477">
                  <c:v>690.92979337898498</c:v>
                </c:pt>
                <c:pt idx="478">
                  <c:v>690.92979337898498</c:v>
                </c:pt>
                <c:pt idx="479">
                  <c:v>690.92979337898498</c:v>
                </c:pt>
                <c:pt idx="480">
                  <c:v>690.67399594313099</c:v>
                </c:pt>
                <c:pt idx="481">
                  <c:v>688.69583682222799</c:v>
                </c:pt>
                <c:pt idx="482">
                  <c:v>688.65212297733501</c:v>
                </c:pt>
                <c:pt idx="483">
                  <c:v>688.58200463171499</c:v>
                </c:pt>
                <c:pt idx="484">
                  <c:v>687.323786359319</c:v>
                </c:pt>
                <c:pt idx="485">
                  <c:v>685.71218840643905</c:v>
                </c:pt>
                <c:pt idx="486">
                  <c:v>684.76662884652706</c:v>
                </c:pt>
                <c:pt idx="487">
                  <c:v>684.66669242374405</c:v>
                </c:pt>
                <c:pt idx="488">
                  <c:v>684.56490852163597</c:v>
                </c:pt>
                <c:pt idx="489">
                  <c:v>684.17968171204996</c:v>
                </c:pt>
                <c:pt idx="490">
                  <c:v>683.67989325270298</c:v>
                </c:pt>
                <c:pt idx="491">
                  <c:v>683.61158892691901</c:v>
                </c:pt>
                <c:pt idx="492">
                  <c:v>682.34572018845597</c:v>
                </c:pt>
                <c:pt idx="493">
                  <c:v>682.23154295814902</c:v>
                </c:pt>
                <c:pt idx="494">
                  <c:v>681.70647201762199</c:v>
                </c:pt>
                <c:pt idx="495">
                  <c:v>681.70647201762199</c:v>
                </c:pt>
                <c:pt idx="496">
                  <c:v>680.88857273335304</c:v>
                </c:pt>
                <c:pt idx="497">
                  <c:v>679.07343895105305</c:v>
                </c:pt>
                <c:pt idx="498">
                  <c:v>678.71964901309298</c:v>
                </c:pt>
                <c:pt idx="499">
                  <c:v>678.03271043733798</c:v>
                </c:pt>
                <c:pt idx="500">
                  <c:v>677.87290520246995</c:v>
                </c:pt>
                <c:pt idx="501">
                  <c:v>676.57530653629499</c:v>
                </c:pt>
                <c:pt idx="502">
                  <c:v>676.29964483484298</c:v>
                </c:pt>
                <c:pt idx="503">
                  <c:v>676.24120725729097</c:v>
                </c:pt>
                <c:pt idx="504">
                  <c:v>676.19768947190903</c:v>
                </c:pt>
                <c:pt idx="505">
                  <c:v>675.83450710199804</c:v>
                </c:pt>
                <c:pt idx="506">
                  <c:v>675.75414891529499</c:v>
                </c:pt>
                <c:pt idx="507">
                  <c:v>675.38500762476599</c:v>
                </c:pt>
                <c:pt idx="508">
                  <c:v>674.34305765159195</c:v>
                </c:pt>
                <c:pt idx="509">
                  <c:v>674.02353467350599</c:v>
                </c:pt>
                <c:pt idx="510">
                  <c:v>673.18099457287497</c:v>
                </c:pt>
                <c:pt idx="511">
                  <c:v>672.42048087169997</c:v>
                </c:pt>
                <c:pt idx="512">
                  <c:v>671.88975802453797</c:v>
                </c:pt>
                <c:pt idx="513">
                  <c:v>671.85187015584995</c:v>
                </c:pt>
                <c:pt idx="514">
                  <c:v>671.75925756762695</c:v>
                </c:pt>
                <c:pt idx="515">
                  <c:v>670.22261857440697</c:v>
                </c:pt>
                <c:pt idx="516">
                  <c:v>670.22261857440697</c:v>
                </c:pt>
                <c:pt idx="517">
                  <c:v>670.10131069522004</c:v>
                </c:pt>
                <c:pt idx="518">
                  <c:v>669.18562078483001</c:v>
                </c:pt>
                <c:pt idx="519">
                  <c:v>668.26442117722195</c:v>
                </c:pt>
                <c:pt idx="520">
                  <c:v>668.00089046759001</c:v>
                </c:pt>
                <c:pt idx="521">
                  <c:v>667.99353246260705</c:v>
                </c:pt>
                <c:pt idx="522">
                  <c:v>667.99353246260705</c:v>
                </c:pt>
                <c:pt idx="523">
                  <c:v>667.12648388126695</c:v>
                </c:pt>
                <c:pt idx="524">
                  <c:v>666.35859963742303</c:v>
                </c:pt>
                <c:pt idx="525">
                  <c:v>666.33867913184099</c:v>
                </c:pt>
                <c:pt idx="526">
                  <c:v>666.00361245712998</c:v>
                </c:pt>
                <c:pt idx="527">
                  <c:v>665.281747053299</c:v>
                </c:pt>
                <c:pt idx="528">
                  <c:v>664.79195489925405</c:v>
                </c:pt>
                <c:pt idx="529">
                  <c:v>663.96920104891694</c:v>
                </c:pt>
                <c:pt idx="530">
                  <c:v>662.79234106207105</c:v>
                </c:pt>
                <c:pt idx="531">
                  <c:v>661.89767524594902</c:v>
                </c:pt>
                <c:pt idx="532">
                  <c:v>661.24198347465699</c:v>
                </c:pt>
                <c:pt idx="533">
                  <c:v>661.13767873679103</c:v>
                </c:pt>
                <c:pt idx="534">
                  <c:v>660.725896584118</c:v>
                </c:pt>
                <c:pt idx="535">
                  <c:v>660.67363721904701</c:v>
                </c:pt>
                <c:pt idx="536">
                  <c:v>659.69251157767906</c:v>
                </c:pt>
                <c:pt idx="537">
                  <c:v>659.43962050286495</c:v>
                </c:pt>
                <c:pt idx="538">
                  <c:v>658.44742982794401</c:v>
                </c:pt>
                <c:pt idx="539">
                  <c:v>654.92117828429195</c:v>
                </c:pt>
                <c:pt idx="540">
                  <c:v>654.64460275874001</c:v>
                </c:pt>
                <c:pt idx="541">
                  <c:v>652.78852960735605</c:v>
                </c:pt>
                <c:pt idx="542">
                  <c:v>651.352181215305</c:v>
                </c:pt>
                <c:pt idx="543">
                  <c:v>651.08791241604695</c:v>
                </c:pt>
                <c:pt idx="544">
                  <c:v>651.07077594480802</c:v>
                </c:pt>
                <c:pt idx="545">
                  <c:v>650.82080393198999</c:v>
                </c:pt>
                <c:pt idx="546">
                  <c:v>648.87140103371303</c:v>
                </c:pt>
                <c:pt idx="547">
                  <c:v>648.50771850411695</c:v>
                </c:pt>
                <c:pt idx="548">
                  <c:v>647.72066739936702</c:v>
                </c:pt>
                <c:pt idx="549">
                  <c:v>647.61687507454405</c:v>
                </c:pt>
                <c:pt idx="550">
                  <c:v>647.09864021437204</c:v>
                </c:pt>
                <c:pt idx="551">
                  <c:v>646.52225893442699</c:v>
                </c:pt>
                <c:pt idx="552">
                  <c:v>646.52225893442699</c:v>
                </c:pt>
                <c:pt idx="553">
                  <c:v>646.52225893442699</c:v>
                </c:pt>
                <c:pt idx="554">
                  <c:v>646.52225893442699</c:v>
                </c:pt>
                <c:pt idx="555">
                  <c:v>645.45886218659803</c:v>
                </c:pt>
                <c:pt idx="556">
                  <c:v>644.80128637521602</c:v>
                </c:pt>
                <c:pt idx="557">
                  <c:v>644.76835182996297</c:v>
                </c:pt>
                <c:pt idx="558">
                  <c:v>644.58588987232599</c:v>
                </c:pt>
                <c:pt idx="559">
                  <c:v>644.32715370545702</c:v>
                </c:pt>
                <c:pt idx="560">
                  <c:v>644.18446260375697</c:v>
                </c:pt>
                <c:pt idx="561">
                  <c:v>643.85752281253701</c:v>
                </c:pt>
                <c:pt idx="562">
                  <c:v>643.404504405956</c:v>
                </c:pt>
                <c:pt idx="563">
                  <c:v>642.68467956352902</c:v>
                </c:pt>
                <c:pt idx="564">
                  <c:v>642.33102755780101</c:v>
                </c:pt>
                <c:pt idx="565">
                  <c:v>641.67554287747203</c:v>
                </c:pt>
                <c:pt idx="566">
                  <c:v>639.19058457815902</c:v>
                </c:pt>
                <c:pt idx="567">
                  <c:v>639.03084102115304</c:v>
                </c:pt>
                <c:pt idx="568">
                  <c:v>638.03074536833606</c:v>
                </c:pt>
                <c:pt idx="569">
                  <c:v>637.77448058895595</c:v>
                </c:pt>
                <c:pt idx="570">
                  <c:v>637.52253051022103</c:v>
                </c:pt>
                <c:pt idx="571">
                  <c:v>637.27016919343896</c:v>
                </c:pt>
                <c:pt idx="572">
                  <c:v>636.38357390680005</c:v>
                </c:pt>
                <c:pt idx="573">
                  <c:v>635.15309499761304</c:v>
                </c:pt>
                <c:pt idx="574">
                  <c:v>634.56442682298803</c:v>
                </c:pt>
                <c:pt idx="575">
                  <c:v>634.22734017733001</c:v>
                </c:pt>
                <c:pt idx="576">
                  <c:v>634.11980187586403</c:v>
                </c:pt>
                <c:pt idx="577">
                  <c:v>633.37704055273298</c:v>
                </c:pt>
                <c:pt idx="578">
                  <c:v>632.96452582076301</c:v>
                </c:pt>
                <c:pt idx="579">
                  <c:v>632.30706180116795</c:v>
                </c:pt>
                <c:pt idx="580">
                  <c:v>632.29394195243503</c:v>
                </c:pt>
                <c:pt idx="581">
                  <c:v>632.26173363937698</c:v>
                </c:pt>
                <c:pt idx="582">
                  <c:v>631.73188125256502</c:v>
                </c:pt>
                <c:pt idx="583">
                  <c:v>631.73188125256502</c:v>
                </c:pt>
                <c:pt idx="584">
                  <c:v>625.69861720504798</c:v>
                </c:pt>
                <c:pt idx="585">
                  <c:v>625.69861720504798</c:v>
                </c:pt>
                <c:pt idx="586">
                  <c:v>625.64247258232501</c:v>
                </c:pt>
                <c:pt idx="587">
                  <c:v>625.38973414557597</c:v>
                </c:pt>
                <c:pt idx="588">
                  <c:v>624.80993387011995</c:v>
                </c:pt>
                <c:pt idx="589">
                  <c:v>624.12604710523703</c:v>
                </c:pt>
                <c:pt idx="590">
                  <c:v>623.59771402456602</c:v>
                </c:pt>
                <c:pt idx="591">
                  <c:v>623.56456434351401</c:v>
                </c:pt>
                <c:pt idx="592">
                  <c:v>621.01639123928499</c:v>
                </c:pt>
                <c:pt idx="593">
                  <c:v>619.99659189852605</c:v>
                </c:pt>
                <c:pt idx="594">
                  <c:v>619.66170492001004</c:v>
                </c:pt>
                <c:pt idx="595">
                  <c:v>618.32140166246404</c:v>
                </c:pt>
                <c:pt idx="596">
                  <c:v>616.059414871385</c:v>
                </c:pt>
                <c:pt idx="597">
                  <c:v>615.10879098892997</c:v>
                </c:pt>
                <c:pt idx="598">
                  <c:v>614.89920033806595</c:v>
                </c:pt>
                <c:pt idx="599">
                  <c:v>614.74278459380298</c:v>
                </c:pt>
                <c:pt idx="600">
                  <c:v>614.56752849061002</c:v>
                </c:pt>
                <c:pt idx="601">
                  <c:v>614.14537078483499</c:v>
                </c:pt>
                <c:pt idx="602">
                  <c:v>613.723591922575</c:v>
                </c:pt>
                <c:pt idx="603">
                  <c:v>611.67326449508198</c:v>
                </c:pt>
                <c:pt idx="604">
                  <c:v>611.04860081152503</c:v>
                </c:pt>
                <c:pt idx="605">
                  <c:v>610.890800173716</c:v>
                </c:pt>
                <c:pt idx="606">
                  <c:v>610.09292132175506</c:v>
                </c:pt>
                <c:pt idx="607">
                  <c:v>609.894306062993</c:v>
                </c:pt>
                <c:pt idx="608">
                  <c:v>609.37023971967994</c:v>
                </c:pt>
                <c:pt idx="609">
                  <c:v>608.88172662408795</c:v>
                </c:pt>
                <c:pt idx="610">
                  <c:v>608.54383809034402</c:v>
                </c:pt>
                <c:pt idx="611">
                  <c:v>608.40587047558495</c:v>
                </c:pt>
                <c:pt idx="612">
                  <c:v>606.96899949399995</c:v>
                </c:pt>
                <c:pt idx="613">
                  <c:v>606.96899949399995</c:v>
                </c:pt>
                <c:pt idx="614">
                  <c:v>606.37716097754003</c:v>
                </c:pt>
                <c:pt idx="615">
                  <c:v>605.92235523517797</c:v>
                </c:pt>
                <c:pt idx="616">
                  <c:v>605.68325921385804</c:v>
                </c:pt>
                <c:pt idx="617">
                  <c:v>605.51740411534297</c:v>
                </c:pt>
                <c:pt idx="618">
                  <c:v>605.51637548419296</c:v>
                </c:pt>
                <c:pt idx="619">
                  <c:v>604.18865536918599</c:v>
                </c:pt>
                <c:pt idx="620">
                  <c:v>603.17343411938396</c:v>
                </c:pt>
                <c:pt idx="621">
                  <c:v>602.95693257440303</c:v>
                </c:pt>
                <c:pt idx="622">
                  <c:v>601.70245082295105</c:v>
                </c:pt>
                <c:pt idx="623">
                  <c:v>601.61649705778802</c:v>
                </c:pt>
                <c:pt idx="624">
                  <c:v>601.51887085359897</c:v>
                </c:pt>
                <c:pt idx="625">
                  <c:v>601.51887085359897</c:v>
                </c:pt>
                <c:pt idx="626">
                  <c:v>601.16926129214698</c:v>
                </c:pt>
                <c:pt idx="627">
                  <c:v>600.95361491208598</c:v>
                </c:pt>
                <c:pt idx="628">
                  <c:v>600.04073247113195</c:v>
                </c:pt>
                <c:pt idx="629">
                  <c:v>599.89612956515202</c:v>
                </c:pt>
                <c:pt idx="630">
                  <c:v>599.79802769742696</c:v>
                </c:pt>
                <c:pt idx="631">
                  <c:v>599.698615282535</c:v>
                </c:pt>
                <c:pt idx="632">
                  <c:v>599.23905707039103</c:v>
                </c:pt>
                <c:pt idx="633">
                  <c:v>598.71810255768003</c:v>
                </c:pt>
                <c:pt idx="634">
                  <c:v>597.70739311647606</c:v>
                </c:pt>
                <c:pt idx="635">
                  <c:v>597.34908514291601</c:v>
                </c:pt>
                <c:pt idx="636">
                  <c:v>597.30752697043397</c:v>
                </c:pt>
                <c:pt idx="637">
                  <c:v>595.93655663420896</c:v>
                </c:pt>
                <c:pt idx="638">
                  <c:v>595.68752752135003</c:v>
                </c:pt>
                <c:pt idx="639">
                  <c:v>595.15079970982799</c:v>
                </c:pt>
                <c:pt idx="640">
                  <c:v>595.15079970982799</c:v>
                </c:pt>
                <c:pt idx="641">
                  <c:v>594.549246620232</c:v>
                </c:pt>
                <c:pt idx="642">
                  <c:v>594.32577601008904</c:v>
                </c:pt>
                <c:pt idx="643">
                  <c:v>594.043006889602</c:v>
                </c:pt>
                <c:pt idx="644">
                  <c:v>592.08914474618405</c:v>
                </c:pt>
                <c:pt idx="645">
                  <c:v>591.31804451006997</c:v>
                </c:pt>
                <c:pt idx="646">
                  <c:v>591.09926233108604</c:v>
                </c:pt>
                <c:pt idx="647">
                  <c:v>591.02311465141202</c:v>
                </c:pt>
                <c:pt idx="648">
                  <c:v>590.01935748845005</c:v>
                </c:pt>
                <c:pt idx="649">
                  <c:v>589.34310959466598</c:v>
                </c:pt>
                <c:pt idx="650">
                  <c:v>589.141245274683</c:v>
                </c:pt>
                <c:pt idx="651">
                  <c:v>589.11240077362595</c:v>
                </c:pt>
                <c:pt idx="652">
                  <c:v>588.74920695411197</c:v>
                </c:pt>
                <c:pt idx="653">
                  <c:v>587.79539565765901</c:v>
                </c:pt>
                <c:pt idx="654">
                  <c:v>587.37589591066001</c:v>
                </c:pt>
                <c:pt idx="655">
                  <c:v>587.17432380738705</c:v>
                </c:pt>
                <c:pt idx="656">
                  <c:v>586.91753964858799</c:v>
                </c:pt>
                <c:pt idx="657">
                  <c:v>586.63549273894603</c:v>
                </c:pt>
                <c:pt idx="658">
                  <c:v>586.63549273894603</c:v>
                </c:pt>
                <c:pt idx="659">
                  <c:v>586.49866638066806</c:v>
                </c:pt>
                <c:pt idx="660">
                  <c:v>586.335898245424</c:v>
                </c:pt>
                <c:pt idx="661">
                  <c:v>586.31331279081303</c:v>
                </c:pt>
                <c:pt idx="662">
                  <c:v>586.27280459147198</c:v>
                </c:pt>
                <c:pt idx="663">
                  <c:v>586.20807958247701</c:v>
                </c:pt>
                <c:pt idx="664">
                  <c:v>585.95125711906201</c:v>
                </c:pt>
                <c:pt idx="665">
                  <c:v>585.30721582817898</c:v>
                </c:pt>
                <c:pt idx="666">
                  <c:v>585.15713628900698</c:v>
                </c:pt>
                <c:pt idx="667">
                  <c:v>585.12892073946898</c:v>
                </c:pt>
                <c:pt idx="668">
                  <c:v>584.63664976836196</c:v>
                </c:pt>
                <c:pt idx="669">
                  <c:v>584.57336499176404</c:v>
                </c:pt>
                <c:pt idx="670">
                  <c:v>584.50018946001899</c:v>
                </c:pt>
                <c:pt idx="671">
                  <c:v>584.27939508795305</c:v>
                </c:pt>
                <c:pt idx="672">
                  <c:v>583.45590137937302</c:v>
                </c:pt>
                <c:pt idx="673">
                  <c:v>582.48441876765196</c:v>
                </c:pt>
                <c:pt idx="674">
                  <c:v>581.982566778972</c:v>
                </c:pt>
                <c:pt idx="675">
                  <c:v>581.13074056072901</c:v>
                </c:pt>
                <c:pt idx="676">
                  <c:v>580.87612549380901</c:v>
                </c:pt>
                <c:pt idx="677">
                  <c:v>580.06534638302503</c:v>
                </c:pt>
                <c:pt idx="678">
                  <c:v>579.68247747545797</c:v>
                </c:pt>
                <c:pt idx="679">
                  <c:v>578.62516550774399</c:v>
                </c:pt>
                <c:pt idx="680">
                  <c:v>578.39388813962705</c:v>
                </c:pt>
                <c:pt idx="681">
                  <c:v>577.94714337170706</c:v>
                </c:pt>
                <c:pt idx="682">
                  <c:v>577.70544598014499</c:v>
                </c:pt>
                <c:pt idx="683">
                  <c:v>577.446702181349</c:v>
                </c:pt>
                <c:pt idx="684">
                  <c:v>576.38625211834699</c:v>
                </c:pt>
                <c:pt idx="685">
                  <c:v>575.98053291571705</c:v>
                </c:pt>
                <c:pt idx="686">
                  <c:v>575.40635549597005</c:v>
                </c:pt>
                <c:pt idx="687">
                  <c:v>574.81559462069004</c:v>
                </c:pt>
                <c:pt idx="688">
                  <c:v>574.60682794817205</c:v>
                </c:pt>
                <c:pt idx="689">
                  <c:v>574.54983842558397</c:v>
                </c:pt>
                <c:pt idx="690">
                  <c:v>574.12816025913503</c:v>
                </c:pt>
                <c:pt idx="691">
                  <c:v>572.93012742699898</c:v>
                </c:pt>
                <c:pt idx="692">
                  <c:v>572.71129537689501</c:v>
                </c:pt>
                <c:pt idx="693">
                  <c:v>572.36512843805599</c:v>
                </c:pt>
                <c:pt idx="694">
                  <c:v>570.43148781085904</c:v>
                </c:pt>
                <c:pt idx="695">
                  <c:v>570.21271793093194</c:v>
                </c:pt>
                <c:pt idx="696">
                  <c:v>570.17966248457503</c:v>
                </c:pt>
                <c:pt idx="697">
                  <c:v>569.95678107698905</c:v>
                </c:pt>
                <c:pt idx="698">
                  <c:v>569.89739414329597</c:v>
                </c:pt>
                <c:pt idx="699">
                  <c:v>568.50546554194</c:v>
                </c:pt>
                <c:pt idx="700">
                  <c:v>566.69067189230395</c:v>
                </c:pt>
                <c:pt idx="701">
                  <c:v>566.45643410173602</c:v>
                </c:pt>
                <c:pt idx="702">
                  <c:v>566.35744900658506</c:v>
                </c:pt>
                <c:pt idx="703">
                  <c:v>565.78289503139104</c:v>
                </c:pt>
                <c:pt idx="704">
                  <c:v>565.317705786803</c:v>
                </c:pt>
                <c:pt idx="705">
                  <c:v>565.20320528386105</c:v>
                </c:pt>
                <c:pt idx="706">
                  <c:v>565.10120524659499</c:v>
                </c:pt>
                <c:pt idx="707">
                  <c:v>564.82392638435397</c:v>
                </c:pt>
                <c:pt idx="708">
                  <c:v>564.76021962050402</c:v>
                </c:pt>
                <c:pt idx="709">
                  <c:v>564.71931628187099</c:v>
                </c:pt>
                <c:pt idx="710">
                  <c:v>564.71931628187099</c:v>
                </c:pt>
                <c:pt idx="711">
                  <c:v>564.69541866568898</c:v>
                </c:pt>
                <c:pt idx="712">
                  <c:v>564.42497742958597</c:v>
                </c:pt>
                <c:pt idx="713">
                  <c:v>563.86404721353904</c:v>
                </c:pt>
                <c:pt idx="714">
                  <c:v>563.12652953388204</c:v>
                </c:pt>
                <c:pt idx="715">
                  <c:v>562.76409705212404</c:v>
                </c:pt>
                <c:pt idx="716">
                  <c:v>561.81250014233899</c:v>
                </c:pt>
                <c:pt idx="717">
                  <c:v>561.80056997558495</c:v>
                </c:pt>
                <c:pt idx="718">
                  <c:v>561.37337535576103</c:v>
                </c:pt>
                <c:pt idx="719">
                  <c:v>561.00089613148702</c:v>
                </c:pt>
                <c:pt idx="720">
                  <c:v>560.89386708275003</c:v>
                </c:pt>
                <c:pt idx="721">
                  <c:v>560.72934110346102</c:v>
                </c:pt>
                <c:pt idx="722">
                  <c:v>560.72934110346102</c:v>
                </c:pt>
                <c:pt idx="723">
                  <c:v>559.58908086916801</c:v>
                </c:pt>
                <c:pt idx="724">
                  <c:v>559.16455544621101</c:v>
                </c:pt>
                <c:pt idx="725">
                  <c:v>559.16455544621101</c:v>
                </c:pt>
                <c:pt idx="726">
                  <c:v>559.16455544621101</c:v>
                </c:pt>
                <c:pt idx="727">
                  <c:v>559.16455544621101</c:v>
                </c:pt>
                <c:pt idx="728">
                  <c:v>558.28852928246101</c:v>
                </c:pt>
                <c:pt idx="729">
                  <c:v>558.13044867064502</c:v>
                </c:pt>
                <c:pt idx="730">
                  <c:v>558.03333517317799</c:v>
                </c:pt>
                <c:pt idx="731">
                  <c:v>558.01424692227704</c:v>
                </c:pt>
                <c:pt idx="732">
                  <c:v>557.46411956876398</c:v>
                </c:pt>
                <c:pt idx="733">
                  <c:v>557.25750259787003</c:v>
                </c:pt>
                <c:pt idx="734">
                  <c:v>557.23062825975796</c:v>
                </c:pt>
                <c:pt idx="735">
                  <c:v>557.05697485918199</c:v>
                </c:pt>
                <c:pt idx="736">
                  <c:v>556.30084308067796</c:v>
                </c:pt>
                <c:pt idx="737">
                  <c:v>555.63950872769999</c:v>
                </c:pt>
                <c:pt idx="738">
                  <c:v>551.28529689859499</c:v>
                </c:pt>
                <c:pt idx="739">
                  <c:v>551.10185882066196</c:v>
                </c:pt>
                <c:pt idx="740">
                  <c:v>550.88528530845997</c:v>
                </c:pt>
                <c:pt idx="741">
                  <c:v>550.80199664559802</c:v>
                </c:pt>
                <c:pt idx="742">
                  <c:v>550.29166566284096</c:v>
                </c:pt>
                <c:pt idx="743">
                  <c:v>550.29166566284096</c:v>
                </c:pt>
                <c:pt idx="744">
                  <c:v>549.91705628682405</c:v>
                </c:pt>
                <c:pt idx="745">
                  <c:v>549.83648579344504</c:v>
                </c:pt>
                <c:pt idx="746">
                  <c:v>549.53265608570496</c:v>
                </c:pt>
                <c:pt idx="747">
                  <c:v>549.08195162300501</c:v>
                </c:pt>
                <c:pt idx="748">
                  <c:v>547.66512339010001</c:v>
                </c:pt>
                <c:pt idx="749">
                  <c:v>547.51513728397197</c:v>
                </c:pt>
                <c:pt idx="750">
                  <c:v>547.00515579426701</c:v>
                </c:pt>
                <c:pt idx="751">
                  <c:v>546.29242589108503</c:v>
                </c:pt>
                <c:pt idx="752">
                  <c:v>546.16238411194695</c:v>
                </c:pt>
                <c:pt idx="753">
                  <c:v>546.10826941282903</c:v>
                </c:pt>
                <c:pt idx="754">
                  <c:v>545.38326156165203</c:v>
                </c:pt>
                <c:pt idx="755">
                  <c:v>544.95614237448797</c:v>
                </c:pt>
                <c:pt idx="756">
                  <c:v>544.71472097641197</c:v>
                </c:pt>
                <c:pt idx="757">
                  <c:v>544.71472097641197</c:v>
                </c:pt>
                <c:pt idx="758">
                  <c:v>543.31989103095998</c:v>
                </c:pt>
                <c:pt idx="759">
                  <c:v>542.47652752686702</c:v>
                </c:pt>
                <c:pt idx="760">
                  <c:v>540.956579920747</c:v>
                </c:pt>
                <c:pt idx="761">
                  <c:v>540.67820496410604</c:v>
                </c:pt>
                <c:pt idx="762">
                  <c:v>540.27844337246995</c:v>
                </c:pt>
                <c:pt idx="763">
                  <c:v>539.61347315323803</c:v>
                </c:pt>
                <c:pt idx="764">
                  <c:v>539.18539959211603</c:v>
                </c:pt>
                <c:pt idx="765">
                  <c:v>538.99107752093198</c:v>
                </c:pt>
                <c:pt idx="766">
                  <c:v>538.69992379378505</c:v>
                </c:pt>
                <c:pt idx="767">
                  <c:v>538.63782805800497</c:v>
                </c:pt>
                <c:pt idx="768">
                  <c:v>538.50447105565797</c:v>
                </c:pt>
                <c:pt idx="769">
                  <c:v>538.03707956449296</c:v>
                </c:pt>
                <c:pt idx="770">
                  <c:v>537.84745314969598</c:v>
                </c:pt>
                <c:pt idx="771">
                  <c:v>536.95145127483795</c:v>
                </c:pt>
                <c:pt idx="772">
                  <c:v>535.92765771517497</c:v>
                </c:pt>
                <c:pt idx="773">
                  <c:v>534.766324672633</c:v>
                </c:pt>
                <c:pt idx="774">
                  <c:v>534.06666304885402</c:v>
                </c:pt>
                <c:pt idx="775">
                  <c:v>533.82364812813398</c:v>
                </c:pt>
                <c:pt idx="776">
                  <c:v>533.20183310786695</c:v>
                </c:pt>
                <c:pt idx="777">
                  <c:v>533.01331472591096</c:v>
                </c:pt>
                <c:pt idx="778">
                  <c:v>532.91858589053004</c:v>
                </c:pt>
                <c:pt idx="779">
                  <c:v>532.90300220581196</c:v>
                </c:pt>
                <c:pt idx="780">
                  <c:v>532.11896965643405</c:v>
                </c:pt>
                <c:pt idx="781">
                  <c:v>530.78347431761802</c:v>
                </c:pt>
                <c:pt idx="782">
                  <c:v>530.58251940098296</c:v>
                </c:pt>
                <c:pt idx="783">
                  <c:v>529.628484752124</c:v>
                </c:pt>
                <c:pt idx="784">
                  <c:v>529.30175728269103</c:v>
                </c:pt>
                <c:pt idx="785">
                  <c:v>528.89216806839897</c:v>
                </c:pt>
                <c:pt idx="786">
                  <c:v>527.78276961603001</c:v>
                </c:pt>
                <c:pt idx="787">
                  <c:v>527.11263615597602</c:v>
                </c:pt>
                <c:pt idx="788">
                  <c:v>526.83063857074001</c:v>
                </c:pt>
                <c:pt idx="789">
                  <c:v>526.60692019975295</c:v>
                </c:pt>
                <c:pt idx="790">
                  <c:v>526.49994601541698</c:v>
                </c:pt>
                <c:pt idx="791">
                  <c:v>526.34343139570296</c:v>
                </c:pt>
                <c:pt idx="792">
                  <c:v>525.70554848750703</c:v>
                </c:pt>
                <c:pt idx="793">
                  <c:v>525.45850351940999</c:v>
                </c:pt>
                <c:pt idx="794">
                  <c:v>524.89059317028295</c:v>
                </c:pt>
                <c:pt idx="795">
                  <c:v>524.75803446454995</c:v>
                </c:pt>
                <c:pt idx="796">
                  <c:v>524.04392556986704</c:v>
                </c:pt>
                <c:pt idx="797">
                  <c:v>523.83967872732296</c:v>
                </c:pt>
                <c:pt idx="798">
                  <c:v>523.73936962865696</c:v>
                </c:pt>
                <c:pt idx="799">
                  <c:v>523.52319297183305</c:v>
                </c:pt>
                <c:pt idx="800">
                  <c:v>523.52319297183305</c:v>
                </c:pt>
                <c:pt idx="801">
                  <c:v>523.21849782109598</c:v>
                </c:pt>
                <c:pt idx="802">
                  <c:v>523.21849782109598</c:v>
                </c:pt>
                <c:pt idx="803">
                  <c:v>522.51014545070404</c:v>
                </c:pt>
                <c:pt idx="804">
                  <c:v>521.69413491969897</c:v>
                </c:pt>
                <c:pt idx="805">
                  <c:v>521.30465519584595</c:v>
                </c:pt>
                <c:pt idx="806">
                  <c:v>521.30465519584595</c:v>
                </c:pt>
                <c:pt idx="807">
                  <c:v>521.18427842932499</c:v>
                </c:pt>
                <c:pt idx="808">
                  <c:v>521.18427842932499</c:v>
                </c:pt>
                <c:pt idx="809">
                  <c:v>521.10906997013899</c:v>
                </c:pt>
                <c:pt idx="810">
                  <c:v>520.10451080156702</c:v>
                </c:pt>
                <c:pt idx="811">
                  <c:v>519.599635350266</c:v>
                </c:pt>
                <c:pt idx="812">
                  <c:v>519.49576211684098</c:v>
                </c:pt>
                <c:pt idx="813">
                  <c:v>519.17267282192097</c:v>
                </c:pt>
                <c:pt idx="814">
                  <c:v>518.94213937384302</c:v>
                </c:pt>
                <c:pt idx="815">
                  <c:v>518.76447389119596</c:v>
                </c:pt>
                <c:pt idx="816">
                  <c:v>518.12173773763698</c:v>
                </c:pt>
                <c:pt idx="817">
                  <c:v>518.07407689418903</c:v>
                </c:pt>
                <c:pt idx="818">
                  <c:v>517.74194960494503</c:v>
                </c:pt>
                <c:pt idx="819">
                  <c:v>517.29712085266601</c:v>
                </c:pt>
                <c:pt idx="820">
                  <c:v>517.06683357791599</c:v>
                </c:pt>
                <c:pt idx="821">
                  <c:v>515.49666692272797</c:v>
                </c:pt>
                <c:pt idx="822">
                  <c:v>514.99853594662898</c:v>
                </c:pt>
                <c:pt idx="823">
                  <c:v>514.79059508434398</c:v>
                </c:pt>
                <c:pt idx="824">
                  <c:v>513.824965297983</c:v>
                </c:pt>
                <c:pt idx="825">
                  <c:v>513.68341821561296</c:v>
                </c:pt>
                <c:pt idx="826">
                  <c:v>513.63621547024297</c:v>
                </c:pt>
                <c:pt idx="827">
                  <c:v>513.52897390076305</c:v>
                </c:pt>
                <c:pt idx="828">
                  <c:v>513.503528972975</c:v>
                </c:pt>
                <c:pt idx="829">
                  <c:v>513.17019383862396</c:v>
                </c:pt>
                <c:pt idx="830">
                  <c:v>513.00621642870601</c:v>
                </c:pt>
                <c:pt idx="831">
                  <c:v>512.83048136500997</c:v>
                </c:pt>
                <c:pt idx="832">
                  <c:v>512.49411927949996</c:v>
                </c:pt>
                <c:pt idx="833">
                  <c:v>512.36966413360994</c:v>
                </c:pt>
                <c:pt idx="834">
                  <c:v>512.05271749647602</c:v>
                </c:pt>
                <c:pt idx="835">
                  <c:v>510.35852181434598</c:v>
                </c:pt>
                <c:pt idx="836">
                  <c:v>510.30764176789103</c:v>
                </c:pt>
                <c:pt idx="837">
                  <c:v>509.72217833145601</c:v>
                </c:pt>
                <c:pt idx="838">
                  <c:v>509.54466403304798</c:v>
                </c:pt>
                <c:pt idx="839">
                  <c:v>509.26302413980198</c:v>
                </c:pt>
                <c:pt idx="840">
                  <c:v>509.18651580352503</c:v>
                </c:pt>
                <c:pt idx="841">
                  <c:v>509.10219441381997</c:v>
                </c:pt>
                <c:pt idx="842">
                  <c:v>508.90155583559101</c:v>
                </c:pt>
                <c:pt idx="843">
                  <c:v>508.62839814418697</c:v>
                </c:pt>
                <c:pt idx="844">
                  <c:v>508.50036959243801</c:v>
                </c:pt>
                <c:pt idx="845">
                  <c:v>508.47562280024601</c:v>
                </c:pt>
                <c:pt idx="846">
                  <c:v>508.29064054764098</c:v>
                </c:pt>
                <c:pt idx="847">
                  <c:v>508.280535431408</c:v>
                </c:pt>
                <c:pt idx="848">
                  <c:v>507.98334807563299</c:v>
                </c:pt>
                <c:pt idx="849">
                  <c:v>507.35535023585697</c:v>
                </c:pt>
                <c:pt idx="850">
                  <c:v>507.24421817250402</c:v>
                </c:pt>
                <c:pt idx="851">
                  <c:v>507.21328797091297</c:v>
                </c:pt>
                <c:pt idx="852">
                  <c:v>507.20415803994501</c:v>
                </c:pt>
                <c:pt idx="853">
                  <c:v>507.20415803994501</c:v>
                </c:pt>
                <c:pt idx="854">
                  <c:v>506.947393741376</c:v>
                </c:pt>
                <c:pt idx="855">
                  <c:v>506.848345364902</c:v>
                </c:pt>
                <c:pt idx="856">
                  <c:v>506.50167500086701</c:v>
                </c:pt>
                <c:pt idx="857">
                  <c:v>505.95907041398402</c:v>
                </c:pt>
                <c:pt idx="858">
                  <c:v>505.57959971343001</c:v>
                </c:pt>
                <c:pt idx="859">
                  <c:v>505.36948019291702</c:v>
                </c:pt>
                <c:pt idx="860">
                  <c:v>505.037550533782</c:v>
                </c:pt>
                <c:pt idx="861">
                  <c:v>504.91311674876403</c:v>
                </c:pt>
                <c:pt idx="862">
                  <c:v>504.728223841096</c:v>
                </c:pt>
                <c:pt idx="863">
                  <c:v>504.59410728515797</c:v>
                </c:pt>
                <c:pt idx="864">
                  <c:v>504.50665654276099</c:v>
                </c:pt>
                <c:pt idx="865">
                  <c:v>504.30799328146401</c:v>
                </c:pt>
                <c:pt idx="866">
                  <c:v>503.85081172096602</c:v>
                </c:pt>
                <c:pt idx="867">
                  <c:v>503.73849435264901</c:v>
                </c:pt>
                <c:pt idx="868">
                  <c:v>503.702877610359</c:v>
                </c:pt>
                <c:pt idx="869">
                  <c:v>502.75026380787602</c:v>
                </c:pt>
                <c:pt idx="870">
                  <c:v>502.461177595761</c:v>
                </c:pt>
                <c:pt idx="871">
                  <c:v>502.461177595761</c:v>
                </c:pt>
                <c:pt idx="872">
                  <c:v>502.461177595761</c:v>
                </c:pt>
                <c:pt idx="873">
                  <c:v>502.461177595761</c:v>
                </c:pt>
                <c:pt idx="874">
                  <c:v>501.82712365287802</c:v>
                </c:pt>
                <c:pt idx="875">
                  <c:v>501.20022827534598</c:v>
                </c:pt>
                <c:pt idx="876">
                  <c:v>501.16683571034002</c:v>
                </c:pt>
                <c:pt idx="877">
                  <c:v>501.16683571034002</c:v>
                </c:pt>
                <c:pt idx="878">
                  <c:v>501.114635107575</c:v>
                </c:pt>
                <c:pt idx="879">
                  <c:v>500.640518867195</c:v>
                </c:pt>
                <c:pt idx="880">
                  <c:v>500.172378156332</c:v>
                </c:pt>
                <c:pt idx="881">
                  <c:v>499.02316449709701</c:v>
                </c:pt>
                <c:pt idx="882">
                  <c:v>498.52827359836101</c:v>
                </c:pt>
                <c:pt idx="883">
                  <c:v>498.15402392375802</c:v>
                </c:pt>
                <c:pt idx="884">
                  <c:v>497.93186080964102</c:v>
                </c:pt>
                <c:pt idx="885">
                  <c:v>497.04498492007002</c:v>
                </c:pt>
                <c:pt idx="886">
                  <c:v>497.04498492007002</c:v>
                </c:pt>
                <c:pt idx="887">
                  <c:v>496.50856286620098</c:v>
                </c:pt>
                <c:pt idx="888">
                  <c:v>496.21503084923398</c:v>
                </c:pt>
                <c:pt idx="889">
                  <c:v>496.14981027334198</c:v>
                </c:pt>
                <c:pt idx="890">
                  <c:v>496.12494778854</c:v>
                </c:pt>
                <c:pt idx="891">
                  <c:v>495.79935530428003</c:v>
                </c:pt>
                <c:pt idx="892">
                  <c:v>494.97545546739798</c:v>
                </c:pt>
                <c:pt idx="893">
                  <c:v>494.90324083448002</c:v>
                </c:pt>
                <c:pt idx="894">
                  <c:v>494.77550118680199</c:v>
                </c:pt>
                <c:pt idx="895">
                  <c:v>494.690858356398</c:v>
                </c:pt>
                <c:pt idx="896">
                  <c:v>494.43048949784998</c:v>
                </c:pt>
                <c:pt idx="897">
                  <c:v>494.36561779504001</c:v>
                </c:pt>
                <c:pt idx="898">
                  <c:v>493.86070423605503</c:v>
                </c:pt>
                <c:pt idx="899">
                  <c:v>493.85127261767798</c:v>
                </c:pt>
                <c:pt idx="900">
                  <c:v>493.080707721453</c:v>
                </c:pt>
                <c:pt idx="901">
                  <c:v>492.72624698432497</c:v>
                </c:pt>
                <c:pt idx="902">
                  <c:v>492.544256756859</c:v>
                </c:pt>
                <c:pt idx="903">
                  <c:v>492.21675419399401</c:v>
                </c:pt>
                <c:pt idx="904">
                  <c:v>491.80226040506602</c:v>
                </c:pt>
                <c:pt idx="905">
                  <c:v>491.68495096535901</c:v>
                </c:pt>
                <c:pt idx="906">
                  <c:v>491.64644137456202</c:v>
                </c:pt>
                <c:pt idx="907">
                  <c:v>490.61320311983002</c:v>
                </c:pt>
                <c:pt idx="908">
                  <c:v>489.59633258709198</c:v>
                </c:pt>
                <c:pt idx="909">
                  <c:v>489.41138939368102</c:v>
                </c:pt>
                <c:pt idx="910">
                  <c:v>489.19528485674101</c:v>
                </c:pt>
                <c:pt idx="911">
                  <c:v>488.95151308144398</c:v>
                </c:pt>
                <c:pt idx="912">
                  <c:v>487.39667271145601</c:v>
                </c:pt>
                <c:pt idx="913">
                  <c:v>486.984146965398</c:v>
                </c:pt>
                <c:pt idx="914">
                  <c:v>486.97538850567202</c:v>
                </c:pt>
                <c:pt idx="915">
                  <c:v>486.93513463809097</c:v>
                </c:pt>
                <c:pt idx="916">
                  <c:v>486.67419627279003</c:v>
                </c:pt>
                <c:pt idx="917">
                  <c:v>486.58026910055901</c:v>
                </c:pt>
                <c:pt idx="918">
                  <c:v>486.31176203622698</c:v>
                </c:pt>
                <c:pt idx="919">
                  <c:v>485.99451019372901</c:v>
                </c:pt>
                <c:pt idx="920">
                  <c:v>485.81193060980098</c:v>
                </c:pt>
                <c:pt idx="921">
                  <c:v>484.39317985677798</c:v>
                </c:pt>
                <c:pt idx="922">
                  <c:v>484.07224641688703</c:v>
                </c:pt>
                <c:pt idx="923">
                  <c:v>484.05404586147603</c:v>
                </c:pt>
                <c:pt idx="924">
                  <c:v>483.80499687058102</c:v>
                </c:pt>
                <c:pt idx="925">
                  <c:v>483.50135360147499</c:v>
                </c:pt>
                <c:pt idx="926">
                  <c:v>483.082894817397</c:v>
                </c:pt>
                <c:pt idx="927">
                  <c:v>482.89680297029298</c:v>
                </c:pt>
                <c:pt idx="928">
                  <c:v>481.84597376760098</c:v>
                </c:pt>
                <c:pt idx="929">
                  <c:v>481.84597376760098</c:v>
                </c:pt>
                <c:pt idx="930">
                  <c:v>481.84597376760098</c:v>
                </c:pt>
                <c:pt idx="931">
                  <c:v>481.84597376760098</c:v>
                </c:pt>
                <c:pt idx="932">
                  <c:v>481.81752547376198</c:v>
                </c:pt>
                <c:pt idx="933">
                  <c:v>481.68611883230199</c:v>
                </c:pt>
                <c:pt idx="934">
                  <c:v>481.04295904561098</c:v>
                </c:pt>
                <c:pt idx="935">
                  <c:v>480.34265780866298</c:v>
                </c:pt>
                <c:pt idx="936">
                  <c:v>478.92754277228403</c:v>
                </c:pt>
                <c:pt idx="937">
                  <c:v>478.47906899773699</c:v>
                </c:pt>
                <c:pt idx="938">
                  <c:v>478.44750556977601</c:v>
                </c:pt>
                <c:pt idx="939">
                  <c:v>478.27529445469798</c:v>
                </c:pt>
                <c:pt idx="940">
                  <c:v>478.14954079816602</c:v>
                </c:pt>
                <c:pt idx="941">
                  <c:v>477.59290740663999</c:v>
                </c:pt>
                <c:pt idx="942">
                  <c:v>477.54261932109898</c:v>
                </c:pt>
                <c:pt idx="943">
                  <c:v>477.36047561063998</c:v>
                </c:pt>
                <c:pt idx="944">
                  <c:v>477.08760267806002</c:v>
                </c:pt>
                <c:pt idx="945">
                  <c:v>476.99039680110297</c:v>
                </c:pt>
                <c:pt idx="946">
                  <c:v>476.66357016346802</c:v>
                </c:pt>
                <c:pt idx="947">
                  <c:v>476.09054331155801</c:v>
                </c:pt>
                <c:pt idx="948">
                  <c:v>475.73787265989603</c:v>
                </c:pt>
                <c:pt idx="949">
                  <c:v>475.44470302727399</c:v>
                </c:pt>
                <c:pt idx="950">
                  <c:v>475.06424879716502</c:v>
                </c:pt>
                <c:pt idx="951">
                  <c:v>474.22444482365501</c:v>
                </c:pt>
                <c:pt idx="952">
                  <c:v>474.04819554890298</c:v>
                </c:pt>
                <c:pt idx="953">
                  <c:v>473.86011771666801</c:v>
                </c:pt>
                <c:pt idx="954">
                  <c:v>473.11970855132398</c:v>
                </c:pt>
                <c:pt idx="955">
                  <c:v>472.40944857865702</c:v>
                </c:pt>
                <c:pt idx="956">
                  <c:v>472.17850855312901</c:v>
                </c:pt>
                <c:pt idx="957">
                  <c:v>471.89853609562601</c:v>
                </c:pt>
                <c:pt idx="958">
                  <c:v>471.14816622685697</c:v>
                </c:pt>
                <c:pt idx="959">
                  <c:v>470.92994889372301</c:v>
                </c:pt>
                <c:pt idx="960">
                  <c:v>469.43666232079602</c:v>
                </c:pt>
                <c:pt idx="961">
                  <c:v>469.31068494236501</c:v>
                </c:pt>
                <c:pt idx="962">
                  <c:v>468.95031698506</c:v>
                </c:pt>
                <c:pt idx="963">
                  <c:v>468.74686780983399</c:v>
                </c:pt>
                <c:pt idx="964">
                  <c:v>468.59089514338899</c:v>
                </c:pt>
                <c:pt idx="965">
                  <c:v>467.87029704207902</c:v>
                </c:pt>
                <c:pt idx="966">
                  <c:v>466.64165481756999</c:v>
                </c:pt>
                <c:pt idx="967">
                  <c:v>466.40044625517999</c:v>
                </c:pt>
                <c:pt idx="968">
                  <c:v>466.33450142978899</c:v>
                </c:pt>
                <c:pt idx="969">
                  <c:v>466.19611666431001</c:v>
                </c:pt>
                <c:pt idx="970">
                  <c:v>466.023465319921</c:v>
                </c:pt>
                <c:pt idx="971">
                  <c:v>465.69797481356898</c:v>
                </c:pt>
                <c:pt idx="972">
                  <c:v>465.44371000948701</c:v>
                </c:pt>
                <c:pt idx="973">
                  <c:v>465.287095680253</c:v>
                </c:pt>
                <c:pt idx="974">
                  <c:v>465.09358265579601</c:v>
                </c:pt>
                <c:pt idx="975">
                  <c:v>465.09358265579601</c:v>
                </c:pt>
                <c:pt idx="976">
                  <c:v>465.04519424415099</c:v>
                </c:pt>
                <c:pt idx="977">
                  <c:v>465.016067544181</c:v>
                </c:pt>
                <c:pt idx="978">
                  <c:v>464.92521080089</c:v>
                </c:pt>
                <c:pt idx="979">
                  <c:v>464.20508669364102</c:v>
                </c:pt>
                <c:pt idx="980">
                  <c:v>464.167846395727</c:v>
                </c:pt>
                <c:pt idx="981">
                  <c:v>463.54178152571501</c:v>
                </c:pt>
                <c:pt idx="982">
                  <c:v>463.48119495785699</c:v>
                </c:pt>
                <c:pt idx="983">
                  <c:v>463.46643174616997</c:v>
                </c:pt>
                <c:pt idx="984">
                  <c:v>463.14801232151302</c:v>
                </c:pt>
                <c:pt idx="985">
                  <c:v>462.98164304417298</c:v>
                </c:pt>
                <c:pt idx="986">
                  <c:v>462.98164304417298</c:v>
                </c:pt>
                <c:pt idx="987">
                  <c:v>462.98164304417298</c:v>
                </c:pt>
                <c:pt idx="988">
                  <c:v>462.87612172110698</c:v>
                </c:pt>
                <c:pt idx="989">
                  <c:v>462.76327123380503</c:v>
                </c:pt>
                <c:pt idx="990">
                  <c:v>461.65696767903802</c:v>
                </c:pt>
                <c:pt idx="991">
                  <c:v>461.54871834760399</c:v>
                </c:pt>
                <c:pt idx="992">
                  <c:v>461.11502643737299</c:v>
                </c:pt>
                <c:pt idx="993">
                  <c:v>460.89121658180801</c:v>
                </c:pt>
                <c:pt idx="994">
                  <c:v>460.75474302031398</c:v>
                </c:pt>
                <c:pt idx="995">
                  <c:v>459.53418427116901</c:v>
                </c:pt>
                <c:pt idx="996">
                  <c:v>459.40406690499299</c:v>
                </c:pt>
                <c:pt idx="997">
                  <c:v>459.11940122410999</c:v>
                </c:pt>
                <c:pt idx="998">
                  <c:v>459.03093672292499</c:v>
                </c:pt>
                <c:pt idx="999">
                  <c:v>458.908761220619</c:v>
                </c:pt>
                <c:pt idx="1000">
                  <c:v>458.61916269499301</c:v>
                </c:pt>
                <c:pt idx="1001">
                  <c:v>457.560448327362</c:v>
                </c:pt>
                <c:pt idx="1002">
                  <c:v>457.06910914530198</c:v>
                </c:pt>
                <c:pt idx="1003">
                  <c:v>456.444520823419</c:v>
                </c:pt>
                <c:pt idx="1004">
                  <c:v>456.42986622154899</c:v>
                </c:pt>
                <c:pt idx="1005">
                  <c:v>456.39612522793999</c:v>
                </c:pt>
                <c:pt idx="1006">
                  <c:v>455.978062010222</c:v>
                </c:pt>
                <c:pt idx="1007">
                  <c:v>455.76366279050802</c:v>
                </c:pt>
                <c:pt idx="1008">
                  <c:v>455.491357643752</c:v>
                </c:pt>
                <c:pt idx="1009">
                  <c:v>455.31982160504703</c:v>
                </c:pt>
                <c:pt idx="1010">
                  <c:v>455.25855723338299</c:v>
                </c:pt>
                <c:pt idx="1011">
                  <c:v>455.14560298103601</c:v>
                </c:pt>
                <c:pt idx="1012">
                  <c:v>455.07867189728302</c:v>
                </c:pt>
                <c:pt idx="1013">
                  <c:v>454.80012135924699</c:v>
                </c:pt>
                <c:pt idx="1014">
                  <c:v>454.63087593171002</c:v>
                </c:pt>
                <c:pt idx="1015">
                  <c:v>453.111097781166</c:v>
                </c:pt>
                <c:pt idx="1016">
                  <c:v>452.84635715363299</c:v>
                </c:pt>
                <c:pt idx="1017">
                  <c:v>452.63112268051498</c:v>
                </c:pt>
                <c:pt idx="1018">
                  <c:v>452.54724424731802</c:v>
                </c:pt>
                <c:pt idx="1019">
                  <c:v>452.396381509121</c:v>
                </c:pt>
                <c:pt idx="1020">
                  <c:v>451.614099080855</c:v>
                </c:pt>
                <c:pt idx="1021">
                  <c:v>451.54572494937702</c:v>
                </c:pt>
                <c:pt idx="1022">
                  <c:v>451.49196587736799</c:v>
                </c:pt>
                <c:pt idx="1023">
                  <c:v>451.39123785126299</c:v>
                </c:pt>
                <c:pt idx="1024">
                  <c:v>450.84633699200901</c:v>
                </c:pt>
                <c:pt idx="1025">
                  <c:v>450.79702001328701</c:v>
                </c:pt>
                <c:pt idx="1026">
                  <c:v>450.58206873918601</c:v>
                </c:pt>
                <c:pt idx="1027">
                  <c:v>450.48743925117799</c:v>
                </c:pt>
                <c:pt idx="1028">
                  <c:v>449.983462386849</c:v>
                </c:pt>
                <c:pt idx="1029">
                  <c:v>449.11165406335402</c:v>
                </c:pt>
                <c:pt idx="1030">
                  <c:v>448.74944794249802</c:v>
                </c:pt>
                <c:pt idx="1031">
                  <c:v>448.64068984866299</c:v>
                </c:pt>
                <c:pt idx="1032">
                  <c:v>448.46832488791603</c:v>
                </c:pt>
                <c:pt idx="1033">
                  <c:v>448.200398818069</c:v>
                </c:pt>
                <c:pt idx="1034">
                  <c:v>448.17988551597301</c:v>
                </c:pt>
                <c:pt idx="1035">
                  <c:v>447.50595913833803</c:v>
                </c:pt>
                <c:pt idx="1036">
                  <c:v>447.07091081918298</c:v>
                </c:pt>
                <c:pt idx="1037">
                  <c:v>446.99218880343398</c:v>
                </c:pt>
                <c:pt idx="1038">
                  <c:v>446.84217776632698</c:v>
                </c:pt>
                <c:pt idx="1039">
                  <c:v>446.84217776632698</c:v>
                </c:pt>
                <c:pt idx="1040">
                  <c:v>446.38010325531701</c:v>
                </c:pt>
                <c:pt idx="1041">
                  <c:v>445.99224161538302</c:v>
                </c:pt>
                <c:pt idx="1042">
                  <c:v>445.97751680517501</c:v>
                </c:pt>
                <c:pt idx="1043">
                  <c:v>445.80782762014599</c:v>
                </c:pt>
                <c:pt idx="1044">
                  <c:v>445.264811364705</c:v>
                </c:pt>
                <c:pt idx="1045">
                  <c:v>444.941592781856</c:v>
                </c:pt>
                <c:pt idx="1046">
                  <c:v>444.60342982329502</c:v>
                </c:pt>
                <c:pt idx="1047">
                  <c:v>444.53356109601998</c:v>
                </c:pt>
                <c:pt idx="1048">
                  <c:v>444.18589177644998</c:v>
                </c:pt>
                <c:pt idx="1049">
                  <c:v>444.18589177644998</c:v>
                </c:pt>
                <c:pt idx="1050">
                  <c:v>443.97421544644499</c:v>
                </c:pt>
                <c:pt idx="1051">
                  <c:v>443.60182187663099</c:v>
                </c:pt>
                <c:pt idx="1052">
                  <c:v>443.116812530206</c:v>
                </c:pt>
                <c:pt idx="1053">
                  <c:v>442.35856555201701</c:v>
                </c:pt>
                <c:pt idx="1054">
                  <c:v>442.040583694465</c:v>
                </c:pt>
                <c:pt idx="1055">
                  <c:v>441.707168582051</c:v>
                </c:pt>
                <c:pt idx="1056">
                  <c:v>441.56517474179401</c:v>
                </c:pt>
                <c:pt idx="1057">
                  <c:v>441.40118218946299</c:v>
                </c:pt>
                <c:pt idx="1058">
                  <c:v>441.14317519782702</c:v>
                </c:pt>
                <c:pt idx="1059">
                  <c:v>440.78729224351503</c:v>
                </c:pt>
                <c:pt idx="1060">
                  <c:v>440.33504876519299</c:v>
                </c:pt>
                <c:pt idx="1061">
                  <c:v>440.33295776154398</c:v>
                </c:pt>
                <c:pt idx="1062">
                  <c:v>439.95078308896399</c:v>
                </c:pt>
                <c:pt idx="1063">
                  <c:v>439.692130317585</c:v>
                </c:pt>
                <c:pt idx="1064">
                  <c:v>439.60205614718598</c:v>
                </c:pt>
                <c:pt idx="1065">
                  <c:v>439.34224266875998</c:v>
                </c:pt>
                <c:pt idx="1066">
                  <c:v>439.31951785990299</c:v>
                </c:pt>
                <c:pt idx="1067">
                  <c:v>439.24642476695999</c:v>
                </c:pt>
                <c:pt idx="1068">
                  <c:v>438.27702218132998</c:v>
                </c:pt>
                <c:pt idx="1069">
                  <c:v>438.21838073640498</c:v>
                </c:pt>
                <c:pt idx="1070">
                  <c:v>437.83441184895099</c:v>
                </c:pt>
                <c:pt idx="1071">
                  <c:v>436.76791137881702</c:v>
                </c:pt>
                <c:pt idx="1072">
                  <c:v>436.583953330567</c:v>
                </c:pt>
                <c:pt idx="1073">
                  <c:v>436.53020244416803</c:v>
                </c:pt>
                <c:pt idx="1074">
                  <c:v>436.53020244416803</c:v>
                </c:pt>
                <c:pt idx="1075">
                  <c:v>436.45810031605998</c:v>
                </c:pt>
                <c:pt idx="1076">
                  <c:v>436.01112810434603</c:v>
                </c:pt>
                <c:pt idx="1077">
                  <c:v>435.92222948570799</c:v>
                </c:pt>
                <c:pt idx="1078">
                  <c:v>435.73275603015998</c:v>
                </c:pt>
                <c:pt idx="1079">
                  <c:v>435.73275603015998</c:v>
                </c:pt>
                <c:pt idx="1080">
                  <c:v>435.25572510395398</c:v>
                </c:pt>
                <c:pt idx="1081">
                  <c:v>435.228701065613</c:v>
                </c:pt>
                <c:pt idx="1082">
                  <c:v>434.26664724276998</c:v>
                </c:pt>
                <c:pt idx="1083">
                  <c:v>433.84355116355403</c:v>
                </c:pt>
                <c:pt idx="1084">
                  <c:v>433.64091917912299</c:v>
                </c:pt>
                <c:pt idx="1085">
                  <c:v>433.431684233586</c:v>
                </c:pt>
                <c:pt idx="1086">
                  <c:v>433.16228268912897</c:v>
                </c:pt>
                <c:pt idx="1087">
                  <c:v>432.87096386279802</c:v>
                </c:pt>
                <c:pt idx="1088">
                  <c:v>432.537899609747</c:v>
                </c:pt>
                <c:pt idx="1089">
                  <c:v>432.29153768686899</c:v>
                </c:pt>
                <c:pt idx="1090">
                  <c:v>432.25326034233802</c:v>
                </c:pt>
                <c:pt idx="1091">
                  <c:v>431.99494060153501</c:v>
                </c:pt>
                <c:pt idx="1092">
                  <c:v>431.95141253944001</c:v>
                </c:pt>
                <c:pt idx="1093">
                  <c:v>431.89771213423501</c:v>
                </c:pt>
                <c:pt idx="1094">
                  <c:v>431.51256429838998</c:v>
                </c:pt>
                <c:pt idx="1095">
                  <c:v>431.19977285504302</c:v>
                </c:pt>
                <c:pt idx="1096">
                  <c:v>431.16832839893402</c:v>
                </c:pt>
                <c:pt idx="1097">
                  <c:v>431.05295659124999</c:v>
                </c:pt>
                <c:pt idx="1098">
                  <c:v>430.47127206093802</c:v>
                </c:pt>
                <c:pt idx="1099">
                  <c:v>430.47127206093802</c:v>
                </c:pt>
                <c:pt idx="1100">
                  <c:v>430.16410283196097</c:v>
                </c:pt>
                <c:pt idx="1101">
                  <c:v>430.12572011102998</c:v>
                </c:pt>
                <c:pt idx="1102">
                  <c:v>430.07912740577501</c:v>
                </c:pt>
                <c:pt idx="1103">
                  <c:v>429.93627461187498</c:v>
                </c:pt>
                <c:pt idx="1104">
                  <c:v>429.89511034439698</c:v>
                </c:pt>
                <c:pt idx="1105">
                  <c:v>429.51743502635202</c:v>
                </c:pt>
                <c:pt idx="1106">
                  <c:v>429.28343896722401</c:v>
                </c:pt>
                <c:pt idx="1107">
                  <c:v>428.59452190736403</c:v>
                </c:pt>
                <c:pt idx="1108">
                  <c:v>428.52176915606498</c:v>
                </c:pt>
                <c:pt idx="1109">
                  <c:v>428.31826336447301</c:v>
                </c:pt>
                <c:pt idx="1110">
                  <c:v>427.74919403654201</c:v>
                </c:pt>
                <c:pt idx="1111">
                  <c:v>427.73397838227203</c:v>
                </c:pt>
                <c:pt idx="1112">
                  <c:v>427.12717964418999</c:v>
                </c:pt>
                <c:pt idx="1113">
                  <c:v>426.85548035475301</c:v>
                </c:pt>
                <c:pt idx="1114">
                  <c:v>426.80380367364103</c:v>
                </c:pt>
                <c:pt idx="1115">
                  <c:v>426.21109942214002</c:v>
                </c:pt>
                <c:pt idx="1116">
                  <c:v>425.98486538201098</c:v>
                </c:pt>
                <c:pt idx="1117">
                  <c:v>425.67268804083199</c:v>
                </c:pt>
                <c:pt idx="1118">
                  <c:v>425.482119067187</c:v>
                </c:pt>
                <c:pt idx="1119">
                  <c:v>425.40959793082999</c:v>
                </c:pt>
                <c:pt idx="1120">
                  <c:v>424.82218367876499</c:v>
                </c:pt>
                <c:pt idx="1121">
                  <c:v>424.70990203453101</c:v>
                </c:pt>
                <c:pt idx="1122">
                  <c:v>424.67302442255198</c:v>
                </c:pt>
                <c:pt idx="1123">
                  <c:v>424.50365448002299</c:v>
                </c:pt>
                <c:pt idx="1124">
                  <c:v>424.12259351896199</c:v>
                </c:pt>
                <c:pt idx="1125">
                  <c:v>423.90041950024499</c:v>
                </c:pt>
                <c:pt idx="1126">
                  <c:v>423.62622451408703</c:v>
                </c:pt>
                <c:pt idx="1127">
                  <c:v>423.27986151230903</c:v>
                </c:pt>
                <c:pt idx="1128">
                  <c:v>422.30484448219698</c:v>
                </c:pt>
                <c:pt idx="1129">
                  <c:v>422.25410732795598</c:v>
                </c:pt>
                <c:pt idx="1130">
                  <c:v>422.06364163974303</c:v>
                </c:pt>
                <c:pt idx="1131">
                  <c:v>422.04283114294799</c:v>
                </c:pt>
                <c:pt idx="1132">
                  <c:v>422.01810531340499</c:v>
                </c:pt>
                <c:pt idx="1133">
                  <c:v>421.93270878134899</c:v>
                </c:pt>
                <c:pt idx="1134">
                  <c:v>421.541743350584</c:v>
                </c:pt>
                <c:pt idx="1135">
                  <c:v>421.233591423733</c:v>
                </c:pt>
                <c:pt idx="1136">
                  <c:v>420.98742209061498</c:v>
                </c:pt>
                <c:pt idx="1137">
                  <c:v>420.77579950327998</c:v>
                </c:pt>
                <c:pt idx="1138">
                  <c:v>419.21307841021002</c:v>
                </c:pt>
                <c:pt idx="1139">
                  <c:v>419.145470497443</c:v>
                </c:pt>
                <c:pt idx="1140">
                  <c:v>419.10236327973303</c:v>
                </c:pt>
                <c:pt idx="1141">
                  <c:v>418.98597426051401</c:v>
                </c:pt>
                <c:pt idx="1142">
                  <c:v>418.98597426051401</c:v>
                </c:pt>
                <c:pt idx="1143">
                  <c:v>418.81215989513902</c:v>
                </c:pt>
                <c:pt idx="1144">
                  <c:v>418.81072658574101</c:v>
                </c:pt>
                <c:pt idx="1145">
                  <c:v>418.73433379604</c:v>
                </c:pt>
                <c:pt idx="1146">
                  <c:v>418.58479509586499</c:v>
                </c:pt>
                <c:pt idx="1147">
                  <c:v>418.322026976161</c:v>
                </c:pt>
                <c:pt idx="1148">
                  <c:v>418.23751608845902</c:v>
                </c:pt>
                <c:pt idx="1149">
                  <c:v>417.905392949256</c:v>
                </c:pt>
                <c:pt idx="1150">
                  <c:v>417.86460967886097</c:v>
                </c:pt>
                <c:pt idx="1151">
                  <c:v>417.71161534103902</c:v>
                </c:pt>
                <c:pt idx="1152">
                  <c:v>417.71161534103902</c:v>
                </c:pt>
                <c:pt idx="1153">
                  <c:v>417.658472294619</c:v>
                </c:pt>
                <c:pt idx="1154">
                  <c:v>417.62894785952398</c:v>
                </c:pt>
                <c:pt idx="1155">
                  <c:v>417.15962674996803</c:v>
                </c:pt>
                <c:pt idx="1156">
                  <c:v>416.84048281457098</c:v>
                </c:pt>
                <c:pt idx="1157">
                  <c:v>416.51709583595402</c:v>
                </c:pt>
                <c:pt idx="1158">
                  <c:v>416.15478411444099</c:v>
                </c:pt>
                <c:pt idx="1159">
                  <c:v>416.15478411444099</c:v>
                </c:pt>
                <c:pt idx="1160">
                  <c:v>416.105911154208</c:v>
                </c:pt>
                <c:pt idx="1161">
                  <c:v>415.81656890212599</c:v>
                </c:pt>
                <c:pt idx="1162">
                  <c:v>415.71290749804302</c:v>
                </c:pt>
                <c:pt idx="1163">
                  <c:v>415.29901385204101</c:v>
                </c:pt>
                <c:pt idx="1164">
                  <c:v>415.28742850068602</c:v>
                </c:pt>
                <c:pt idx="1165">
                  <c:v>415.19956058705299</c:v>
                </c:pt>
                <c:pt idx="1166">
                  <c:v>415.07260622033698</c:v>
                </c:pt>
                <c:pt idx="1167">
                  <c:v>414.82668681398002</c:v>
                </c:pt>
                <c:pt idx="1168">
                  <c:v>414.69745245205399</c:v>
                </c:pt>
                <c:pt idx="1169">
                  <c:v>413.80653752388099</c:v>
                </c:pt>
                <c:pt idx="1170">
                  <c:v>413.49796954395998</c:v>
                </c:pt>
                <c:pt idx="1171">
                  <c:v>413.06654866761102</c:v>
                </c:pt>
                <c:pt idx="1172">
                  <c:v>412.54302731068901</c:v>
                </c:pt>
                <c:pt idx="1173">
                  <c:v>412.54302731068901</c:v>
                </c:pt>
                <c:pt idx="1174">
                  <c:v>412.34169466659898</c:v>
                </c:pt>
                <c:pt idx="1175">
                  <c:v>411.532878573777</c:v>
                </c:pt>
                <c:pt idx="1176">
                  <c:v>411.48244753813799</c:v>
                </c:pt>
                <c:pt idx="1177">
                  <c:v>411.48244753813799</c:v>
                </c:pt>
                <c:pt idx="1178">
                  <c:v>411.17908380122998</c:v>
                </c:pt>
                <c:pt idx="1179">
                  <c:v>410.90350665265601</c:v>
                </c:pt>
                <c:pt idx="1180">
                  <c:v>410.715194935287</c:v>
                </c:pt>
                <c:pt idx="1181">
                  <c:v>410.62409535343102</c:v>
                </c:pt>
                <c:pt idx="1182">
                  <c:v>410.49738618409202</c:v>
                </c:pt>
                <c:pt idx="1183">
                  <c:v>410.41209986542498</c:v>
                </c:pt>
                <c:pt idx="1184">
                  <c:v>410.12052343645502</c:v>
                </c:pt>
                <c:pt idx="1185">
                  <c:v>410.00846485582701</c:v>
                </c:pt>
                <c:pt idx="1186">
                  <c:v>409.305355387529</c:v>
                </c:pt>
                <c:pt idx="1187">
                  <c:v>408.95838548626102</c:v>
                </c:pt>
                <c:pt idx="1188">
                  <c:v>408.387504085952</c:v>
                </c:pt>
                <c:pt idx="1189">
                  <c:v>408.181423777323</c:v>
                </c:pt>
                <c:pt idx="1190">
                  <c:v>408.01435627578098</c:v>
                </c:pt>
                <c:pt idx="1191">
                  <c:v>407.83439409077499</c:v>
                </c:pt>
                <c:pt idx="1192">
                  <c:v>407.20460394751598</c:v>
                </c:pt>
                <c:pt idx="1193">
                  <c:v>406.864839194073</c:v>
                </c:pt>
                <c:pt idx="1194">
                  <c:v>406.13934074662899</c:v>
                </c:pt>
                <c:pt idx="1195">
                  <c:v>405.804701218773</c:v>
                </c:pt>
                <c:pt idx="1196">
                  <c:v>405.77959769051398</c:v>
                </c:pt>
                <c:pt idx="1197">
                  <c:v>405.49708982297801</c:v>
                </c:pt>
                <c:pt idx="1198">
                  <c:v>405.42279730233599</c:v>
                </c:pt>
                <c:pt idx="1199">
                  <c:v>405.25032695144102</c:v>
                </c:pt>
                <c:pt idx="1200">
                  <c:v>405.05925337310902</c:v>
                </c:pt>
                <c:pt idx="1201">
                  <c:v>404.85715337596099</c:v>
                </c:pt>
                <c:pt idx="1202">
                  <c:v>404.509257876476</c:v>
                </c:pt>
                <c:pt idx="1203">
                  <c:v>404.18222459790502</c:v>
                </c:pt>
                <c:pt idx="1204">
                  <c:v>403.88695527694898</c:v>
                </c:pt>
                <c:pt idx="1205">
                  <c:v>403.88695527694898</c:v>
                </c:pt>
                <c:pt idx="1206">
                  <c:v>403.72721077415298</c:v>
                </c:pt>
                <c:pt idx="1207">
                  <c:v>403.41202965642702</c:v>
                </c:pt>
                <c:pt idx="1208">
                  <c:v>403.20080935270403</c:v>
                </c:pt>
                <c:pt idx="1209">
                  <c:v>403.166655000405</c:v>
                </c:pt>
                <c:pt idx="1210">
                  <c:v>402.78630620932398</c:v>
                </c:pt>
                <c:pt idx="1211">
                  <c:v>402.77428250317502</c:v>
                </c:pt>
                <c:pt idx="1212">
                  <c:v>402.58966850685403</c:v>
                </c:pt>
                <c:pt idx="1213">
                  <c:v>402.56708892648197</c:v>
                </c:pt>
                <c:pt idx="1214">
                  <c:v>402.50232536856299</c:v>
                </c:pt>
                <c:pt idx="1215">
                  <c:v>402.010225961473</c:v>
                </c:pt>
                <c:pt idx="1216">
                  <c:v>401.56106844993002</c:v>
                </c:pt>
                <c:pt idx="1217">
                  <c:v>401.40154522778198</c:v>
                </c:pt>
                <c:pt idx="1218">
                  <c:v>400.98493453912602</c:v>
                </c:pt>
                <c:pt idx="1219">
                  <c:v>400.83723041549598</c:v>
                </c:pt>
                <c:pt idx="1220">
                  <c:v>400.68739923314899</c:v>
                </c:pt>
                <c:pt idx="1221">
                  <c:v>399.96263457326398</c:v>
                </c:pt>
                <c:pt idx="1222">
                  <c:v>399.90723447470799</c:v>
                </c:pt>
                <c:pt idx="1223">
                  <c:v>399.88474045356099</c:v>
                </c:pt>
                <c:pt idx="1224">
                  <c:v>399.51293741560198</c:v>
                </c:pt>
                <c:pt idx="1225">
                  <c:v>399.41749742871002</c:v>
                </c:pt>
                <c:pt idx="1226">
                  <c:v>399.36242856545499</c:v>
                </c:pt>
                <c:pt idx="1227">
                  <c:v>399.09243266674702</c:v>
                </c:pt>
                <c:pt idx="1228">
                  <c:v>398.89302359667101</c:v>
                </c:pt>
                <c:pt idx="1229">
                  <c:v>398.35348147977697</c:v>
                </c:pt>
                <c:pt idx="1230">
                  <c:v>398.244696542214</c:v>
                </c:pt>
                <c:pt idx="1231">
                  <c:v>398.06583938143598</c:v>
                </c:pt>
                <c:pt idx="1232">
                  <c:v>397.26717734998601</c:v>
                </c:pt>
                <c:pt idx="1233">
                  <c:v>397.00958090073601</c:v>
                </c:pt>
                <c:pt idx="1234">
                  <c:v>396.83911806482001</c:v>
                </c:pt>
                <c:pt idx="1235">
                  <c:v>396.616750233537</c:v>
                </c:pt>
                <c:pt idx="1236">
                  <c:v>396.47988415607898</c:v>
                </c:pt>
                <c:pt idx="1237">
                  <c:v>396.02190146532001</c:v>
                </c:pt>
                <c:pt idx="1238">
                  <c:v>395.588216196453</c:v>
                </c:pt>
                <c:pt idx="1239">
                  <c:v>395.297876868966</c:v>
                </c:pt>
                <c:pt idx="1240">
                  <c:v>395.14672199177602</c:v>
                </c:pt>
                <c:pt idx="1241">
                  <c:v>394.94362937941298</c:v>
                </c:pt>
                <c:pt idx="1242">
                  <c:v>394.26069352931103</c:v>
                </c:pt>
                <c:pt idx="1243">
                  <c:v>394.25948005692197</c:v>
                </c:pt>
                <c:pt idx="1244">
                  <c:v>394.12778465697602</c:v>
                </c:pt>
                <c:pt idx="1245">
                  <c:v>393.93287440996198</c:v>
                </c:pt>
                <c:pt idx="1246">
                  <c:v>393.74687752076301</c:v>
                </c:pt>
                <c:pt idx="1247">
                  <c:v>393.53058434782702</c:v>
                </c:pt>
                <c:pt idx="1248">
                  <c:v>393.44710357244799</c:v>
                </c:pt>
                <c:pt idx="1249">
                  <c:v>393.355091323024</c:v>
                </c:pt>
                <c:pt idx="1250">
                  <c:v>393.01852405695303</c:v>
                </c:pt>
                <c:pt idx="1251">
                  <c:v>392.974767516398</c:v>
                </c:pt>
                <c:pt idx="1252">
                  <c:v>392.87085779364003</c:v>
                </c:pt>
                <c:pt idx="1253">
                  <c:v>392.85349853831298</c:v>
                </c:pt>
                <c:pt idx="1254">
                  <c:v>392.78362868250099</c:v>
                </c:pt>
                <c:pt idx="1255">
                  <c:v>392.77476911043999</c:v>
                </c:pt>
                <c:pt idx="1256">
                  <c:v>392.38050543206799</c:v>
                </c:pt>
                <c:pt idx="1257">
                  <c:v>392.33836881526298</c:v>
                </c:pt>
                <c:pt idx="1258">
                  <c:v>392.12376190822198</c:v>
                </c:pt>
                <c:pt idx="1259">
                  <c:v>391.990139998855</c:v>
                </c:pt>
                <c:pt idx="1260">
                  <c:v>391.59684978265602</c:v>
                </c:pt>
                <c:pt idx="1261">
                  <c:v>391.44709065827197</c:v>
                </c:pt>
                <c:pt idx="1262">
                  <c:v>391.33721626736502</c:v>
                </c:pt>
                <c:pt idx="1263">
                  <c:v>391.22701106713401</c:v>
                </c:pt>
                <c:pt idx="1264">
                  <c:v>390.935395454066</c:v>
                </c:pt>
                <c:pt idx="1265">
                  <c:v>390.77646641763903</c:v>
                </c:pt>
                <c:pt idx="1266">
                  <c:v>390.31300570983899</c:v>
                </c:pt>
                <c:pt idx="1267">
                  <c:v>390.304367589864</c:v>
                </c:pt>
                <c:pt idx="1268">
                  <c:v>390.21457532593701</c:v>
                </c:pt>
                <c:pt idx="1269">
                  <c:v>390.11338970577299</c:v>
                </c:pt>
                <c:pt idx="1270">
                  <c:v>389.31859744056601</c:v>
                </c:pt>
                <c:pt idx="1271">
                  <c:v>389.31859744056601</c:v>
                </c:pt>
                <c:pt idx="1272">
                  <c:v>389.22340598857897</c:v>
                </c:pt>
                <c:pt idx="1273">
                  <c:v>388.93407122150398</c:v>
                </c:pt>
                <c:pt idx="1274">
                  <c:v>388.41023412777997</c:v>
                </c:pt>
                <c:pt idx="1275">
                  <c:v>388.16927120648302</c:v>
                </c:pt>
                <c:pt idx="1276">
                  <c:v>388.04013816129498</c:v>
                </c:pt>
                <c:pt idx="1277">
                  <c:v>387.43590751124498</c:v>
                </c:pt>
                <c:pt idx="1278">
                  <c:v>387.26331679749501</c:v>
                </c:pt>
                <c:pt idx="1279">
                  <c:v>387.06798165646899</c:v>
                </c:pt>
                <c:pt idx="1280">
                  <c:v>385.89770730154601</c:v>
                </c:pt>
                <c:pt idx="1281">
                  <c:v>385.51357391777202</c:v>
                </c:pt>
                <c:pt idx="1282">
                  <c:v>385.43331009428101</c:v>
                </c:pt>
                <c:pt idx="1283">
                  <c:v>385.41091988749503</c:v>
                </c:pt>
                <c:pt idx="1284">
                  <c:v>385.381208698031</c:v>
                </c:pt>
                <c:pt idx="1285">
                  <c:v>385.331208624716</c:v>
                </c:pt>
                <c:pt idx="1286">
                  <c:v>385.280885767146</c:v>
                </c:pt>
                <c:pt idx="1287">
                  <c:v>385.16165902316601</c:v>
                </c:pt>
                <c:pt idx="1288">
                  <c:v>385.11272038501801</c:v>
                </c:pt>
                <c:pt idx="1289">
                  <c:v>384.79575776367301</c:v>
                </c:pt>
                <c:pt idx="1290">
                  <c:v>384.79422120646598</c:v>
                </c:pt>
                <c:pt idx="1291">
                  <c:v>384.76781726865698</c:v>
                </c:pt>
                <c:pt idx="1292">
                  <c:v>384.04733799698403</c:v>
                </c:pt>
                <c:pt idx="1293">
                  <c:v>384.02702952216799</c:v>
                </c:pt>
                <c:pt idx="1294">
                  <c:v>383.36531176234899</c:v>
                </c:pt>
                <c:pt idx="1295">
                  <c:v>383.20455050983998</c:v>
                </c:pt>
                <c:pt idx="1296">
                  <c:v>383.13171943685802</c:v>
                </c:pt>
                <c:pt idx="1297">
                  <c:v>383.08508991555499</c:v>
                </c:pt>
                <c:pt idx="1298">
                  <c:v>382.73090669770397</c:v>
                </c:pt>
                <c:pt idx="1299">
                  <c:v>382.69354559521798</c:v>
                </c:pt>
                <c:pt idx="1300">
                  <c:v>382.65342080390599</c:v>
                </c:pt>
                <c:pt idx="1301">
                  <c:v>382.30157665270502</c:v>
                </c:pt>
                <c:pt idx="1302">
                  <c:v>382.00285217506303</c:v>
                </c:pt>
                <c:pt idx="1303">
                  <c:v>381.97354941159801</c:v>
                </c:pt>
                <c:pt idx="1304">
                  <c:v>381.89689078466301</c:v>
                </c:pt>
                <c:pt idx="1305">
                  <c:v>381.732555258383</c:v>
                </c:pt>
                <c:pt idx="1306">
                  <c:v>381.65555257774298</c:v>
                </c:pt>
                <c:pt idx="1307">
                  <c:v>381.392074543685</c:v>
                </c:pt>
                <c:pt idx="1308">
                  <c:v>381.14411691136797</c:v>
                </c:pt>
                <c:pt idx="1309">
                  <c:v>381.08656143040503</c:v>
                </c:pt>
                <c:pt idx="1310">
                  <c:v>381.05712898297401</c:v>
                </c:pt>
                <c:pt idx="1311">
                  <c:v>380.78713269451401</c:v>
                </c:pt>
                <c:pt idx="1312">
                  <c:v>380.64496619132399</c:v>
                </c:pt>
                <c:pt idx="1313">
                  <c:v>380.57439670340898</c:v>
                </c:pt>
                <c:pt idx="1314">
                  <c:v>380.55827926822701</c:v>
                </c:pt>
                <c:pt idx="1315">
                  <c:v>380.43500990469801</c:v>
                </c:pt>
                <c:pt idx="1316">
                  <c:v>380.41605096841499</c:v>
                </c:pt>
                <c:pt idx="1317">
                  <c:v>379.81159850086698</c:v>
                </c:pt>
                <c:pt idx="1318">
                  <c:v>379.649189782142</c:v>
                </c:pt>
                <c:pt idx="1319">
                  <c:v>379.424479577196</c:v>
                </c:pt>
                <c:pt idx="1320">
                  <c:v>379.22547570250703</c:v>
                </c:pt>
                <c:pt idx="1321">
                  <c:v>379.125559591144</c:v>
                </c:pt>
                <c:pt idx="1322">
                  <c:v>379.08274734759999</c:v>
                </c:pt>
                <c:pt idx="1323">
                  <c:v>378.78053110781701</c:v>
                </c:pt>
                <c:pt idx="1324">
                  <c:v>378.61422305898202</c:v>
                </c:pt>
                <c:pt idx="1325">
                  <c:v>378.38251668270601</c:v>
                </c:pt>
                <c:pt idx="1326">
                  <c:v>378.19976794460598</c:v>
                </c:pt>
                <c:pt idx="1327">
                  <c:v>377.83850873761799</c:v>
                </c:pt>
                <c:pt idx="1328">
                  <c:v>377.29659939222302</c:v>
                </c:pt>
                <c:pt idx="1329">
                  <c:v>377.14123362374897</c:v>
                </c:pt>
                <c:pt idx="1330">
                  <c:v>376.91137593109897</c:v>
                </c:pt>
                <c:pt idx="1331">
                  <c:v>376.86110244513702</c:v>
                </c:pt>
                <c:pt idx="1332">
                  <c:v>376.86110244513702</c:v>
                </c:pt>
                <c:pt idx="1333">
                  <c:v>376.86110244513702</c:v>
                </c:pt>
                <c:pt idx="1334">
                  <c:v>376.86110244513702</c:v>
                </c:pt>
                <c:pt idx="1335">
                  <c:v>376.86110244513702</c:v>
                </c:pt>
                <c:pt idx="1336">
                  <c:v>376.86110244513702</c:v>
                </c:pt>
                <c:pt idx="1337">
                  <c:v>376.850455293766</c:v>
                </c:pt>
                <c:pt idx="1338">
                  <c:v>376.757875873084</c:v>
                </c:pt>
                <c:pt idx="1339">
                  <c:v>376.70324466076403</c:v>
                </c:pt>
                <c:pt idx="1340">
                  <c:v>376.600070697131</c:v>
                </c:pt>
                <c:pt idx="1341">
                  <c:v>376.44356619303801</c:v>
                </c:pt>
                <c:pt idx="1342">
                  <c:v>376.371417478208</c:v>
                </c:pt>
                <c:pt idx="1343">
                  <c:v>375.79936192682601</c:v>
                </c:pt>
                <c:pt idx="1344">
                  <c:v>375.63370453987301</c:v>
                </c:pt>
                <c:pt idx="1345">
                  <c:v>374.98865061712701</c:v>
                </c:pt>
                <c:pt idx="1346">
                  <c:v>374.25908995468802</c:v>
                </c:pt>
                <c:pt idx="1347">
                  <c:v>373.89995027422998</c:v>
                </c:pt>
                <c:pt idx="1348">
                  <c:v>373.83689693577998</c:v>
                </c:pt>
                <c:pt idx="1349">
                  <c:v>373.29665058726198</c:v>
                </c:pt>
                <c:pt idx="1350">
                  <c:v>373.26024360454397</c:v>
                </c:pt>
                <c:pt idx="1351">
                  <c:v>372.860936340102</c:v>
                </c:pt>
                <c:pt idx="1352">
                  <c:v>372.61496908202298</c:v>
                </c:pt>
                <c:pt idx="1353">
                  <c:v>372.341008811206</c:v>
                </c:pt>
                <c:pt idx="1354">
                  <c:v>372.341008811206</c:v>
                </c:pt>
                <c:pt idx="1355">
                  <c:v>372.24525877438703</c:v>
                </c:pt>
                <c:pt idx="1356">
                  <c:v>372.22942333615998</c:v>
                </c:pt>
                <c:pt idx="1357">
                  <c:v>371.77809689007597</c:v>
                </c:pt>
                <c:pt idx="1358">
                  <c:v>371.743131694846</c:v>
                </c:pt>
                <c:pt idx="1359">
                  <c:v>371.71082238795901</c:v>
                </c:pt>
                <c:pt idx="1360">
                  <c:v>371.66783609287199</c:v>
                </c:pt>
                <c:pt idx="1361">
                  <c:v>371.47611011105403</c:v>
                </c:pt>
                <c:pt idx="1362">
                  <c:v>371.43389864390502</c:v>
                </c:pt>
                <c:pt idx="1363">
                  <c:v>371.30140075600298</c:v>
                </c:pt>
                <c:pt idx="1364">
                  <c:v>371.09167987639802</c:v>
                </c:pt>
                <c:pt idx="1365">
                  <c:v>370.95387660932499</c:v>
                </c:pt>
                <c:pt idx="1366">
                  <c:v>370.92733922384298</c:v>
                </c:pt>
                <c:pt idx="1367">
                  <c:v>370.293662152997</c:v>
                </c:pt>
                <c:pt idx="1368">
                  <c:v>370.15578127621899</c:v>
                </c:pt>
                <c:pt idx="1369">
                  <c:v>369.64396603278999</c:v>
                </c:pt>
                <c:pt idx="1370">
                  <c:v>369.056407621441</c:v>
                </c:pt>
                <c:pt idx="1371">
                  <c:v>368.93355254883102</c:v>
                </c:pt>
                <c:pt idx="1372">
                  <c:v>368.84831034322099</c:v>
                </c:pt>
                <c:pt idx="1373">
                  <c:v>368.78963141042499</c:v>
                </c:pt>
                <c:pt idx="1374">
                  <c:v>368.54000393848997</c:v>
                </c:pt>
                <c:pt idx="1375">
                  <c:v>368.39485091215801</c:v>
                </c:pt>
                <c:pt idx="1376">
                  <c:v>368.39485091215801</c:v>
                </c:pt>
                <c:pt idx="1377">
                  <c:v>368.39244958804301</c:v>
                </c:pt>
                <c:pt idx="1378">
                  <c:v>368.320770207159</c:v>
                </c:pt>
                <c:pt idx="1379">
                  <c:v>368.14897698722501</c:v>
                </c:pt>
                <c:pt idx="1380">
                  <c:v>368.14897698722501</c:v>
                </c:pt>
                <c:pt idx="1381">
                  <c:v>367.84613353961299</c:v>
                </c:pt>
                <c:pt idx="1382">
                  <c:v>367.71536235226398</c:v>
                </c:pt>
                <c:pt idx="1383">
                  <c:v>367.64783548593903</c:v>
                </c:pt>
                <c:pt idx="1384">
                  <c:v>367.50401262205497</c:v>
                </c:pt>
                <c:pt idx="1385">
                  <c:v>367.45935505863201</c:v>
                </c:pt>
                <c:pt idx="1386">
                  <c:v>367.34314135131098</c:v>
                </c:pt>
                <c:pt idx="1387">
                  <c:v>367.12075866399101</c:v>
                </c:pt>
                <c:pt idx="1388">
                  <c:v>366.90941086000799</c:v>
                </c:pt>
                <c:pt idx="1389">
                  <c:v>366.79360124998698</c:v>
                </c:pt>
                <c:pt idx="1390">
                  <c:v>366.67603180114799</c:v>
                </c:pt>
                <c:pt idx="1391">
                  <c:v>366.53097795372997</c:v>
                </c:pt>
                <c:pt idx="1392">
                  <c:v>366.40436903774901</c:v>
                </c:pt>
                <c:pt idx="1393">
                  <c:v>366.16221233471998</c:v>
                </c:pt>
                <c:pt idx="1394">
                  <c:v>365.89453480997599</c:v>
                </c:pt>
                <c:pt idx="1395">
                  <c:v>365.65692846354</c:v>
                </c:pt>
                <c:pt idx="1396">
                  <c:v>365.61088486953003</c:v>
                </c:pt>
                <c:pt idx="1397">
                  <c:v>365.14368973932898</c:v>
                </c:pt>
                <c:pt idx="1398">
                  <c:v>365.106840634891</c:v>
                </c:pt>
                <c:pt idx="1399">
                  <c:v>365.07796198462802</c:v>
                </c:pt>
                <c:pt idx="1400">
                  <c:v>365.035257944595</c:v>
                </c:pt>
                <c:pt idx="1401">
                  <c:v>364.92430794546499</c:v>
                </c:pt>
                <c:pt idx="1402">
                  <c:v>364.42497410179698</c:v>
                </c:pt>
                <c:pt idx="1403">
                  <c:v>364.39419588543598</c:v>
                </c:pt>
                <c:pt idx="1404">
                  <c:v>363.889805902131</c:v>
                </c:pt>
                <c:pt idx="1405">
                  <c:v>363.74982023288402</c:v>
                </c:pt>
                <c:pt idx="1406">
                  <c:v>363.64068733825297</c:v>
                </c:pt>
                <c:pt idx="1407">
                  <c:v>363.073547625419</c:v>
                </c:pt>
                <c:pt idx="1408">
                  <c:v>362.943680759394</c:v>
                </c:pt>
                <c:pt idx="1409">
                  <c:v>362.75396302656998</c:v>
                </c:pt>
                <c:pt idx="1410">
                  <c:v>362.69307858258799</c:v>
                </c:pt>
                <c:pt idx="1411">
                  <c:v>362.38552624610702</c:v>
                </c:pt>
                <c:pt idx="1412">
                  <c:v>362.34252980049303</c:v>
                </c:pt>
                <c:pt idx="1413">
                  <c:v>362.32090509432402</c:v>
                </c:pt>
                <c:pt idx="1414">
                  <c:v>362.17084191385999</c:v>
                </c:pt>
                <c:pt idx="1415">
                  <c:v>361.65527674409799</c:v>
                </c:pt>
                <c:pt idx="1416">
                  <c:v>361.35434786696197</c:v>
                </c:pt>
                <c:pt idx="1417">
                  <c:v>361.340982977495</c:v>
                </c:pt>
                <c:pt idx="1418">
                  <c:v>361.15494734502499</c:v>
                </c:pt>
                <c:pt idx="1419">
                  <c:v>361.03665431931199</c:v>
                </c:pt>
                <c:pt idx="1420">
                  <c:v>360.929677255576</c:v>
                </c:pt>
                <c:pt idx="1421">
                  <c:v>360.80905872608201</c:v>
                </c:pt>
                <c:pt idx="1422">
                  <c:v>360.782550764988</c:v>
                </c:pt>
                <c:pt idx="1423">
                  <c:v>360.71978205490097</c:v>
                </c:pt>
                <c:pt idx="1424">
                  <c:v>360.64079581715401</c:v>
                </c:pt>
                <c:pt idx="1425">
                  <c:v>360.64079581715401</c:v>
                </c:pt>
                <c:pt idx="1426">
                  <c:v>360.54664545037201</c:v>
                </c:pt>
                <c:pt idx="1427">
                  <c:v>360.47671143891898</c:v>
                </c:pt>
                <c:pt idx="1428">
                  <c:v>360.42612414201398</c:v>
                </c:pt>
                <c:pt idx="1429">
                  <c:v>360.397947445174</c:v>
                </c:pt>
                <c:pt idx="1430">
                  <c:v>359.97919498362199</c:v>
                </c:pt>
                <c:pt idx="1431">
                  <c:v>359.57577082802601</c:v>
                </c:pt>
                <c:pt idx="1432">
                  <c:v>359.38414960352202</c:v>
                </c:pt>
                <c:pt idx="1433">
                  <c:v>359.35762445226698</c:v>
                </c:pt>
                <c:pt idx="1434">
                  <c:v>359.35744861613301</c:v>
                </c:pt>
                <c:pt idx="1435">
                  <c:v>358.86854266192501</c:v>
                </c:pt>
                <c:pt idx="1436">
                  <c:v>358.78851989862801</c:v>
                </c:pt>
                <c:pt idx="1437">
                  <c:v>358.41350087090302</c:v>
                </c:pt>
                <c:pt idx="1438">
                  <c:v>358.38506518868002</c:v>
                </c:pt>
                <c:pt idx="1439">
                  <c:v>358.15127310973901</c:v>
                </c:pt>
                <c:pt idx="1440">
                  <c:v>357.90452867238099</c:v>
                </c:pt>
                <c:pt idx="1441">
                  <c:v>357.87576247926103</c:v>
                </c:pt>
                <c:pt idx="1442">
                  <c:v>357.649310334213</c:v>
                </c:pt>
                <c:pt idx="1443">
                  <c:v>357.62306036926299</c:v>
                </c:pt>
                <c:pt idx="1444">
                  <c:v>357.100436466394</c:v>
                </c:pt>
                <c:pt idx="1445">
                  <c:v>356.93730413994501</c:v>
                </c:pt>
                <c:pt idx="1446">
                  <c:v>356.93730413994501</c:v>
                </c:pt>
                <c:pt idx="1447">
                  <c:v>356.85159946030399</c:v>
                </c:pt>
                <c:pt idx="1448">
                  <c:v>356.79421122094197</c:v>
                </c:pt>
                <c:pt idx="1449">
                  <c:v>356.79421122094197</c:v>
                </c:pt>
                <c:pt idx="1450">
                  <c:v>356.78884759888399</c:v>
                </c:pt>
                <c:pt idx="1451">
                  <c:v>356.541312202901</c:v>
                </c:pt>
                <c:pt idx="1452">
                  <c:v>356.29079258415902</c:v>
                </c:pt>
                <c:pt idx="1453">
                  <c:v>356.099837205227</c:v>
                </c:pt>
                <c:pt idx="1454">
                  <c:v>356.052785893904</c:v>
                </c:pt>
                <c:pt idx="1455">
                  <c:v>356.05177178857701</c:v>
                </c:pt>
                <c:pt idx="1456">
                  <c:v>355.59933214778198</c:v>
                </c:pt>
                <c:pt idx="1457">
                  <c:v>355.30828909738301</c:v>
                </c:pt>
                <c:pt idx="1458">
                  <c:v>355.22754054442601</c:v>
                </c:pt>
                <c:pt idx="1459">
                  <c:v>354.96102645457501</c:v>
                </c:pt>
                <c:pt idx="1460">
                  <c:v>354.75154386003999</c:v>
                </c:pt>
                <c:pt idx="1461">
                  <c:v>354.41537554693201</c:v>
                </c:pt>
                <c:pt idx="1462">
                  <c:v>354.18347422394601</c:v>
                </c:pt>
                <c:pt idx="1463">
                  <c:v>354.08556741722902</c:v>
                </c:pt>
                <c:pt idx="1464">
                  <c:v>354.08556741722902</c:v>
                </c:pt>
                <c:pt idx="1465">
                  <c:v>353.83495459234598</c:v>
                </c:pt>
                <c:pt idx="1466">
                  <c:v>353.763757569912</c:v>
                </c:pt>
                <c:pt idx="1467">
                  <c:v>353.71084485760298</c:v>
                </c:pt>
                <c:pt idx="1468">
                  <c:v>353.66510923971799</c:v>
                </c:pt>
                <c:pt idx="1469">
                  <c:v>353.63874221436902</c:v>
                </c:pt>
                <c:pt idx="1470">
                  <c:v>353.23156494575602</c:v>
                </c:pt>
                <c:pt idx="1471">
                  <c:v>353.21980941084797</c:v>
                </c:pt>
                <c:pt idx="1472">
                  <c:v>353.17853416273198</c:v>
                </c:pt>
                <c:pt idx="1473">
                  <c:v>352.718339870676</c:v>
                </c:pt>
                <c:pt idx="1474">
                  <c:v>352.68220173483297</c:v>
                </c:pt>
                <c:pt idx="1475">
                  <c:v>352.68220173483297</c:v>
                </c:pt>
                <c:pt idx="1476">
                  <c:v>352.671528503422</c:v>
                </c:pt>
                <c:pt idx="1477">
                  <c:v>352.51395197304998</c:v>
                </c:pt>
                <c:pt idx="1478">
                  <c:v>352.29276520360401</c:v>
                </c:pt>
                <c:pt idx="1479">
                  <c:v>352.20585344981299</c:v>
                </c:pt>
                <c:pt idx="1480">
                  <c:v>352.03890170848302</c:v>
                </c:pt>
                <c:pt idx="1481">
                  <c:v>351.94886231583598</c:v>
                </c:pt>
                <c:pt idx="1482">
                  <c:v>351.86246849795401</c:v>
                </c:pt>
                <c:pt idx="1483">
                  <c:v>351.75862933243002</c:v>
                </c:pt>
                <c:pt idx="1484">
                  <c:v>351.65916182595402</c:v>
                </c:pt>
                <c:pt idx="1485">
                  <c:v>351.50368669553302</c:v>
                </c:pt>
                <c:pt idx="1486">
                  <c:v>351.36594692262798</c:v>
                </c:pt>
                <c:pt idx="1487">
                  <c:v>351.18621968942102</c:v>
                </c:pt>
                <c:pt idx="1488">
                  <c:v>351.14471825688702</c:v>
                </c:pt>
                <c:pt idx="1489">
                  <c:v>350.79285791783599</c:v>
                </c:pt>
                <c:pt idx="1490">
                  <c:v>350.52061564295201</c:v>
                </c:pt>
                <c:pt idx="1491">
                  <c:v>350.05312361693802</c:v>
                </c:pt>
                <c:pt idx="1492">
                  <c:v>349.986457556875</c:v>
                </c:pt>
                <c:pt idx="1493">
                  <c:v>349.83943787231601</c:v>
                </c:pt>
                <c:pt idx="1494">
                  <c:v>349.77740226377199</c:v>
                </c:pt>
                <c:pt idx="1495">
                  <c:v>349.77295045031798</c:v>
                </c:pt>
                <c:pt idx="1496">
                  <c:v>349.51739879943898</c:v>
                </c:pt>
                <c:pt idx="1497">
                  <c:v>349.49899682833399</c:v>
                </c:pt>
                <c:pt idx="1498">
                  <c:v>349.319291005374</c:v>
                </c:pt>
                <c:pt idx="1499">
                  <c:v>348.94104099306799</c:v>
                </c:pt>
                <c:pt idx="1500">
                  <c:v>348.48157122891701</c:v>
                </c:pt>
                <c:pt idx="1501">
                  <c:v>348.24971033612798</c:v>
                </c:pt>
                <c:pt idx="1502">
                  <c:v>348.20630348346901</c:v>
                </c:pt>
                <c:pt idx="1503">
                  <c:v>348.05405806506297</c:v>
                </c:pt>
                <c:pt idx="1504">
                  <c:v>348.05405806506297</c:v>
                </c:pt>
                <c:pt idx="1505">
                  <c:v>348.05405806506297</c:v>
                </c:pt>
                <c:pt idx="1506">
                  <c:v>347.950340585562</c:v>
                </c:pt>
                <c:pt idx="1507">
                  <c:v>347.93801745990999</c:v>
                </c:pt>
                <c:pt idx="1508">
                  <c:v>347.65301096458199</c:v>
                </c:pt>
                <c:pt idx="1509">
                  <c:v>347.57240579247701</c:v>
                </c:pt>
                <c:pt idx="1510">
                  <c:v>347.56941909483601</c:v>
                </c:pt>
                <c:pt idx="1511">
                  <c:v>347.54264155466302</c:v>
                </c:pt>
                <c:pt idx="1512">
                  <c:v>347.49602916888398</c:v>
                </c:pt>
                <c:pt idx="1513">
                  <c:v>347.39574393937602</c:v>
                </c:pt>
                <c:pt idx="1514">
                  <c:v>347.31789900904101</c:v>
                </c:pt>
                <c:pt idx="1515">
                  <c:v>347.280302145002</c:v>
                </c:pt>
                <c:pt idx="1516">
                  <c:v>347.27818370765101</c:v>
                </c:pt>
                <c:pt idx="1517">
                  <c:v>346.871243058782</c:v>
                </c:pt>
                <c:pt idx="1518">
                  <c:v>346.73567227958699</c:v>
                </c:pt>
                <c:pt idx="1519">
                  <c:v>346.64816148267698</c:v>
                </c:pt>
                <c:pt idx="1520">
                  <c:v>346.63610455973998</c:v>
                </c:pt>
                <c:pt idx="1521">
                  <c:v>346.56273838836</c:v>
                </c:pt>
                <c:pt idx="1522">
                  <c:v>346.48406801442201</c:v>
                </c:pt>
                <c:pt idx="1523">
                  <c:v>345.62741063790401</c:v>
                </c:pt>
                <c:pt idx="1524">
                  <c:v>345.117773213894</c:v>
                </c:pt>
                <c:pt idx="1525">
                  <c:v>344.99685950488703</c:v>
                </c:pt>
                <c:pt idx="1526">
                  <c:v>344.56510136518199</c:v>
                </c:pt>
                <c:pt idx="1527">
                  <c:v>344.39937324423801</c:v>
                </c:pt>
                <c:pt idx="1528">
                  <c:v>344.37529810372399</c:v>
                </c:pt>
                <c:pt idx="1529">
                  <c:v>344.06996002209399</c:v>
                </c:pt>
                <c:pt idx="1530">
                  <c:v>343.941919857659</c:v>
                </c:pt>
                <c:pt idx="1531">
                  <c:v>343.925096201543</c:v>
                </c:pt>
                <c:pt idx="1532">
                  <c:v>343.57625952023301</c:v>
                </c:pt>
                <c:pt idx="1533">
                  <c:v>343.501556566977</c:v>
                </c:pt>
                <c:pt idx="1534">
                  <c:v>343.45022992825602</c:v>
                </c:pt>
                <c:pt idx="1535">
                  <c:v>343.30351381103998</c:v>
                </c:pt>
                <c:pt idx="1536">
                  <c:v>343.07744143732401</c:v>
                </c:pt>
                <c:pt idx="1537">
                  <c:v>342.84016171765398</c:v>
                </c:pt>
                <c:pt idx="1538">
                  <c:v>342.77217180949702</c:v>
                </c:pt>
                <c:pt idx="1539">
                  <c:v>342.75342086454498</c:v>
                </c:pt>
                <c:pt idx="1540">
                  <c:v>342.66157382038199</c:v>
                </c:pt>
                <c:pt idx="1541">
                  <c:v>342.51222701703102</c:v>
                </c:pt>
                <c:pt idx="1542">
                  <c:v>342.478491130983</c:v>
                </c:pt>
                <c:pt idx="1543">
                  <c:v>342.365530789844</c:v>
                </c:pt>
                <c:pt idx="1544">
                  <c:v>342.33560389538297</c:v>
                </c:pt>
                <c:pt idx="1545">
                  <c:v>342.038460598911</c:v>
                </c:pt>
                <c:pt idx="1546">
                  <c:v>341.42626639374703</c:v>
                </c:pt>
                <c:pt idx="1547">
                  <c:v>341.37926838966001</c:v>
                </c:pt>
                <c:pt idx="1548">
                  <c:v>340.995758194041</c:v>
                </c:pt>
                <c:pt idx="1549">
                  <c:v>340.94998491671402</c:v>
                </c:pt>
                <c:pt idx="1550">
                  <c:v>340.94998491671402</c:v>
                </c:pt>
                <c:pt idx="1551">
                  <c:v>340.79191528907597</c:v>
                </c:pt>
                <c:pt idx="1552">
                  <c:v>340.67594476633298</c:v>
                </c:pt>
                <c:pt idx="1553">
                  <c:v>340.61516866207103</c:v>
                </c:pt>
                <c:pt idx="1554">
                  <c:v>340.55374555792798</c:v>
                </c:pt>
                <c:pt idx="1555">
                  <c:v>340.499270494602</c:v>
                </c:pt>
                <c:pt idx="1556">
                  <c:v>339.94499827471498</c:v>
                </c:pt>
                <c:pt idx="1557">
                  <c:v>339.78470774564602</c:v>
                </c:pt>
                <c:pt idx="1558">
                  <c:v>339.68526837295798</c:v>
                </c:pt>
                <c:pt idx="1559">
                  <c:v>339.64634823359597</c:v>
                </c:pt>
                <c:pt idx="1560">
                  <c:v>339.19766724322301</c:v>
                </c:pt>
                <c:pt idx="1561">
                  <c:v>338.83790305887999</c:v>
                </c:pt>
                <c:pt idx="1562">
                  <c:v>338.81074182507098</c:v>
                </c:pt>
                <c:pt idx="1563">
                  <c:v>337.77628834413099</c:v>
                </c:pt>
                <c:pt idx="1564">
                  <c:v>337.69341922994101</c:v>
                </c:pt>
                <c:pt idx="1565">
                  <c:v>337.661688112349</c:v>
                </c:pt>
                <c:pt idx="1566">
                  <c:v>337.51475582042701</c:v>
                </c:pt>
                <c:pt idx="1567">
                  <c:v>337.50657172339402</c:v>
                </c:pt>
                <c:pt idx="1568">
                  <c:v>337.50079459423699</c:v>
                </c:pt>
                <c:pt idx="1569">
                  <c:v>337.46608961898897</c:v>
                </c:pt>
                <c:pt idx="1570">
                  <c:v>337.42042607565099</c:v>
                </c:pt>
                <c:pt idx="1571">
                  <c:v>337.37953229774098</c:v>
                </c:pt>
                <c:pt idx="1572">
                  <c:v>337.15604726061002</c:v>
                </c:pt>
                <c:pt idx="1573">
                  <c:v>337.016528220569</c:v>
                </c:pt>
                <c:pt idx="1574">
                  <c:v>336.949211723855</c:v>
                </c:pt>
                <c:pt idx="1575">
                  <c:v>336.819040854577</c:v>
                </c:pt>
                <c:pt idx="1576">
                  <c:v>336.509327801474</c:v>
                </c:pt>
                <c:pt idx="1577">
                  <c:v>336.43058721326702</c:v>
                </c:pt>
                <c:pt idx="1578">
                  <c:v>335.64571538616701</c:v>
                </c:pt>
                <c:pt idx="1579">
                  <c:v>335.55264917207597</c:v>
                </c:pt>
                <c:pt idx="1580">
                  <c:v>335.47679187534499</c:v>
                </c:pt>
                <c:pt idx="1581">
                  <c:v>335.35693763490701</c:v>
                </c:pt>
                <c:pt idx="1582">
                  <c:v>335.32697747606301</c:v>
                </c:pt>
                <c:pt idx="1583">
                  <c:v>335.18466381443301</c:v>
                </c:pt>
                <c:pt idx="1584">
                  <c:v>334.79017509475602</c:v>
                </c:pt>
                <c:pt idx="1585">
                  <c:v>334.47291590321203</c:v>
                </c:pt>
                <c:pt idx="1586">
                  <c:v>334.07281762185602</c:v>
                </c:pt>
                <c:pt idx="1587">
                  <c:v>334.05730741190598</c:v>
                </c:pt>
                <c:pt idx="1588">
                  <c:v>334.033892115801</c:v>
                </c:pt>
                <c:pt idx="1589">
                  <c:v>333.96759617222</c:v>
                </c:pt>
                <c:pt idx="1590">
                  <c:v>333.81277781596202</c:v>
                </c:pt>
                <c:pt idx="1591">
                  <c:v>333.71067980953399</c:v>
                </c:pt>
                <c:pt idx="1592">
                  <c:v>333.50371043148499</c:v>
                </c:pt>
                <c:pt idx="1593">
                  <c:v>333.49799929753601</c:v>
                </c:pt>
                <c:pt idx="1594">
                  <c:v>333.185795214363</c:v>
                </c:pt>
                <c:pt idx="1595">
                  <c:v>332.94561420156998</c:v>
                </c:pt>
                <c:pt idx="1596">
                  <c:v>332.84588087158198</c:v>
                </c:pt>
                <c:pt idx="1597">
                  <c:v>332.83080167215201</c:v>
                </c:pt>
                <c:pt idx="1598">
                  <c:v>332.63797992229502</c:v>
                </c:pt>
                <c:pt idx="1599">
                  <c:v>332.601980480772</c:v>
                </c:pt>
                <c:pt idx="1600">
                  <c:v>332.43345182306399</c:v>
                </c:pt>
                <c:pt idx="1601">
                  <c:v>331.53695194220398</c:v>
                </c:pt>
                <c:pt idx="1602">
                  <c:v>331.45991690294898</c:v>
                </c:pt>
                <c:pt idx="1603">
                  <c:v>331.41813785335802</c:v>
                </c:pt>
                <c:pt idx="1604">
                  <c:v>331.41813785335802</c:v>
                </c:pt>
                <c:pt idx="1605">
                  <c:v>331.38248259576602</c:v>
                </c:pt>
                <c:pt idx="1606">
                  <c:v>331.18335275856202</c:v>
                </c:pt>
                <c:pt idx="1607">
                  <c:v>331.13535077602501</c:v>
                </c:pt>
                <c:pt idx="1608">
                  <c:v>330.98751220125399</c:v>
                </c:pt>
                <c:pt idx="1609">
                  <c:v>330.95993853721899</c:v>
                </c:pt>
                <c:pt idx="1610">
                  <c:v>330.89083064156802</c:v>
                </c:pt>
                <c:pt idx="1611">
                  <c:v>330.87150185238897</c:v>
                </c:pt>
                <c:pt idx="1612">
                  <c:v>330.84825670360601</c:v>
                </c:pt>
                <c:pt idx="1613">
                  <c:v>330.38018239357899</c:v>
                </c:pt>
                <c:pt idx="1614">
                  <c:v>330.37358390717901</c:v>
                </c:pt>
                <c:pt idx="1615">
                  <c:v>330.26659626401602</c:v>
                </c:pt>
                <c:pt idx="1616">
                  <c:v>330.020215268904</c:v>
                </c:pt>
                <c:pt idx="1617">
                  <c:v>329.95915894322297</c:v>
                </c:pt>
                <c:pt idx="1618">
                  <c:v>329.93141725626401</c:v>
                </c:pt>
                <c:pt idx="1619">
                  <c:v>329.81500806343098</c:v>
                </c:pt>
                <c:pt idx="1620">
                  <c:v>329.75867687829998</c:v>
                </c:pt>
                <c:pt idx="1621">
                  <c:v>329.704718017961</c:v>
                </c:pt>
                <c:pt idx="1622">
                  <c:v>329.66978103762398</c:v>
                </c:pt>
                <c:pt idx="1623">
                  <c:v>329.65498098874502</c:v>
                </c:pt>
                <c:pt idx="1624">
                  <c:v>329.43816145892498</c:v>
                </c:pt>
                <c:pt idx="1625">
                  <c:v>329.32470268917598</c:v>
                </c:pt>
                <c:pt idx="1626">
                  <c:v>329.27344158674401</c:v>
                </c:pt>
                <c:pt idx="1627">
                  <c:v>329.19716564646501</c:v>
                </c:pt>
                <c:pt idx="1628">
                  <c:v>329.16398475782501</c:v>
                </c:pt>
                <c:pt idx="1629">
                  <c:v>329.072774925327</c:v>
                </c:pt>
                <c:pt idx="1630">
                  <c:v>328.89613913557702</c:v>
                </c:pt>
                <c:pt idx="1631">
                  <c:v>328.59442478688999</c:v>
                </c:pt>
                <c:pt idx="1632">
                  <c:v>328.550413076231</c:v>
                </c:pt>
                <c:pt idx="1633">
                  <c:v>328.39515740886799</c:v>
                </c:pt>
                <c:pt idx="1634">
                  <c:v>328.37351004710899</c:v>
                </c:pt>
                <c:pt idx="1635">
                  <c:v>328.27739227038501</c:v>
                </c:pt>
                <c:pt idx="1636">
                  <c:v>327.84721186749402</c:v>
                </c:pt>
                <c:pt idx="1637">
                  <c:v>327.63846712910998</c:v>
                </c:pt>
                <c:pt idx="1638">
                  <c:v>327.61437263900098</c:v>
                </c:pt>
                <c:pt idx="1639">
                  <c:v>327.42779732938101</c:v>
                </c:pt>
                <c:pt idx="1640">
                  <c:v>327.28597915742898</c:v>
                </c:pt>
                <c:pt idx="1641">
                  <c:v>326.84852852926599</c:v>
                </c:pt>
                <c:pt idx="1642">
                  <c:v>326.70871073396899</c:v>
                </c:pt>
                <c:pt idx="1643">
                  <c:v>326.63906265784101</c:v>
                </c:pt>
                <c:pt idx="1644">
                  <c:v>326.50807133701301</c:v>
                </c:pt>
                <c:pt idx="1645">
                  <c:v>326.43471646580502</c:v>
                </c:pt>
                <c:pt idx="1646">
                  <c:v>326.31867814793497</c:v>
                </c:pt>
                <c:pt idx="1647">
                  <c:v>325.93256858204802</c:v>
                </c:pt>
                <c:pt idx="1648">
                  <c:v>325.90129887168501</c:v>
                </c:pt>
                <c:pt idx="1649">
                  <c:v>325.84294749649598</c:v>
                </c:pt>
                <c:pt idx="1650">
                  <c:v>325.76665805400199</c:v>
                </c:pt>
                <c:pt idx="1651">
                  <c:v>325.72599168212798</c:v>
                </c:pt>
                <c:pt idx="1652">
                  <c:v>325.72599168212798</c:v>
                </c:pt>
                <c:pt idx="1653">
                  <c:v>325.63778293600598</c:v>
                </c:pt>
                <c:pt idx="1654">
                  <c:v>325.408189592849</c:v>
                </c:pt>
                <c:pt idx="1655">
                  <c:v>325.10069763219502</c:v>
                </c:pt>
                <c:pt idx="1656">
                  <c:v>325.023747943454</c:v>
                </c:pt>
                <c:pt idx="1657">
                  <c:v>324.78092179987101</c:v>
                </c:pt>
                <c:pt idx="1658">
                  <c:v>324.40120467621</c:v>
                </c:pt>
                <c:pt idx="1659">
                  <c:v>324.40120467621</c:v>
                </c:pt>
                <c:pt idx="1660">
                  <c:v>324.11778200941501</c:v>
                </c:pt>
                <c:pt idx="1661">
                  <c:v>323.94358562613598</c:v>
                </c:pt>
                <c:pt idx="1662">
                  <c:v>323.82789511284199</c:v>
                </c:pt>
                <c:pt idx="1663">
                  <c:v>323.76719053302298</c:v>
                </c:pt>
                <c:pt idx="1664">
                  <c:v>323.654797777635</c:v>
                </c:pt>
                <c:pt idx="1665">
                  <c:v>323.654797777635</c:v>
                </c:pt>
                <c:pt idx="1666">
                  <c:v>323.57737870405401</c:v>
                </c:pt>
                <c:pt idx="1667">
                  <c:v>323.44424041421303</c:v>
                </c:pt>
                <c:pt idx="1668">
                  <c:v>322.881560960005</c:v>
                </c:pt>
                <c:pt idx="1669">
                  <c:v>322.61897806059301</c:v>
                </c:pt>
                <c:pt idx="1670">
                  <c:v>322.55625490579899</c:v>
                </c:pt>
                <c:pt idx="1671">
                  <c:v>322.36164176007702</c:v>
                </c:pt>
                <c:pt idx="1672">
                  <c:v>322.32723911626198</c:v>
                </c:pt>
                <c:pt idx="1673">
                  <c:v>322.23269344595798</c:v>
                </c:pt>
                <c:pt idx="1674">
                  <c:v>322.134771414618</c:v>
                </c:pt>
                <c:pt idx="1675">
                  <c:v>322.10006428926903</c:v>
                </c:pt>
                <c:pt idx="1676">
                  <c:v>321.89428084720703</c:v>
                </c:pt>
                <c:pt idx="1677">
                  <c:v>321.63719265725098</c:v>
                </c:pt>
                <c:pt idx="1678">
                  <c:v>321.49412574376498</c:v>
                </c:pt>
                <c:pt idx="1679">
                  <c:v>321.44842579997197</c:v>
                </c:pt>
                <c:pt idx="1680">
                  <c:v>321.406974333547</c:v>
                </c:pt>
                <c:pt idx="1681">
                  <c:v>321.35312999596903</c:v>
                </c:pt>
                <c:pt idx="1682">
                  <c:v>321.24646797877699</c:v>
                </c:pt>
                <c:pt idx="1683">
                  <c:v>321.13712829453999</c:v>
                </c:pt>
                <c:pt idx="1684">
                  <c:v>321.03468253921801</c:v>
                </c:pt>
                <c:pt idx="1685">
                  <c:v>320.78302594850402</c:v>
                </c:pt>
                <c:pt idx="1686">
                  <c:v>320.78302594850402</c:v>
                </c:pt>
                <c:pt idx="1687">
                  <c:v>320.78302594850402</c:v>
                </c:pt>
                <c:pt idx="1688">
                  <c:v>320.64233686321199</c:v>
                </c:pt>
                <c:pt idx="1689">
                  <c:v>320.62261547541402</c:v>
                </c:pt>
                <c:pt idx="1690">
                  <c:v>320.60137245230999</c:v>
                </c:pt>
                <c:pt idx="1691">
                  <c:v>320.48019414139401</c:v>
                </c:pt>
                <c:pt idx="1692">
                  <c:v>320.21278078903498</c:v>
                </c:pt>
                <c:pt idx="1693">
                  <c:v>320.19393508475599</c:v>
                </c:pt>
                <c:pt idx="1694">
                  <c:v>320.12695831469603</c:v>
                </c:pt>
                <c:pt idx="1695">
                  <c:v>319.79376938910502</c:v>
                </c:pt>
                <c:pt idx="1696">
                  <c:v>319.78340986171298</c:v>
                </c:pt>
                <c:pt idx="1697">
                  <c:v>319.78340986171298</c:v>
                </c:pt>
                <c:pt idx="1698">
                  <c:v>319.751778764736</c:v>
                </c:pt>
                <c:pt idx="1699">
                  <c:v>319.29141162448701</c:v>
                </c:pt>
                <c:pt idx="1700">
                  <c:v>319.18710084102298</c:v>
                </c:pt>
                <c:pt idx="1701">
                  <c:v>319.17143289977599</c:v>
                </c:pt>
                <c:pt idx="1702">
                  <c:v>319.06493273671998</c:v>
                </c:pt>
                <c:pt idx="1703">
                  <c:v>318.96538730011201</c:v>
                </c:pt>
                <c:pt idx="1704">
                  <c:v>318.560008810071</c:v>
                </c:pt>
                <c:pt idx="1705">
                  <c:v>318.10017289873701</c:v>
                </c:pt>
                <c:pt idx="1706">
                  <c:v>317.67648541385398</c:v>
                </c:pt>
                <c:pt idx="1707">
                  <c:v>317.50630340620103</c:v>
                </c:pt>
                <c:pt idx="1708">
                  <c:v>317.42434191242103</c:v>
                </c:pt>
                <c:pt idx="1709">
                  <c:v>317.06096848293498</c:v>
                </c:pt>
                <c:pt idx="1710">
                  <c:v>317.05494692933797</c:v>
                </c:pt>
                <c:pt idx="1711">
                  <c:v>316.96423966965398</c:v>
                </c:pt>
                <c:pt idx="1712">
                  <c:v>316.71244118635002</c:v>
                </c:pt>
                <c:pt idx="1713">
                  <c:v>316.70038471128299</c:v>
                </c:pt>
                <c:pt idx="1714">
                  <c:v>316.51359321961201</c:v>
                </c:pt>
                <c:pt idx="1715">
                  <c:v>316.20941312788199</c:v>
                </c:pt>
                <c:pt idx="1716">
                  <c:v>316.119634016026</c:v>
                </c:pt>
                <c:pt idx="1717">
                  <c:v>316.071871817638</c:v>
                </c:pt>
                <c:pt idx="1718">
                  <c:v>315.22119540352497</c:v>
                </c:pt>
                <c:pt idx="1719">
                  <c:v>315.14744753547097</c:v>
                </c:pt>
                <c:pt idx="1720">
                  <c:v>315.05460092394497</c:v>
                </c:pt>
                <c:pt idx="1721">
                  <c:v>314.99623192068799</c:v>
                </c:pt>
                <c:pt idx="1722">
                  <c:v>314.71994275912601</c:v>
                </c:pt>
                <c:pt idx="1723">
                  <c:v>314.60502085221498</c:v>
                </c:pt>
                <c:pt idx="1724">
                  <c:v>314.46964833130102</c:v>
                </c:pt>
                <c:pt idx="1725">
                  <c:v>314.46007505582202</c:v>
                </c:pt>
                <c:pt idx="1726">
                  <c:v>314.45500842177597</c:v>
                </c:pt>
                <c:pt idx="1727">
                  <c:v>314.39842306906797</c:v>
                </c:pt>
                <c:pt idx="1728">
                  <c:v>314.115041661627</c:v>
                </c:pt>
                <c:pt idx="1729">
                  <c:v>313.93108253388698</c:v>
                </c:pt>
                <c:pt idx="1730">
                  <c:v>313.83862390245798</c:v>
                </c:pt>
                <c:pt idx="1731">
                  <c:v>313.82790959407998</c:v>
                </c:pt>
                <c:pt idx="1732">
                  <c:v>313.807012044852</c:v>
                </c:pt>
                <c:pt idx="1733">
                  <c:v>313.45538509086299</c:v>
                </c:pt>
                <c:pt idx="1734">
                  <c:v>313.45538509086299</c:v>
                </c:pt>
                <c:pt idx="1735">
                  <c:v>313.36174907034899</c:v>
                </c:pt>
                <c:pt idx="1736">
                  <c:v>313.31264450240002</c:v>
                </c:pt>
                <c:pt idx="1737">
                  <c:v>313.10927340172998</c:v>
                </c:pt>
                <c:pt idx="1738">
                  <c:v>312.99070300946198</c:v>
                </c:pt>
                <c:pt idx="1739">
                  <c:v>312.60641025571999</c:v>
                </c:pt>
                <c:pt idx="1740">
                  <c:v>312.28683361115401</c:v>
                </c:pt>
                <c:pt idx="1741">
                  <c:v>312.12867950201098</c:v>
                </c:pt>
                <c:pt idx="1742">
                  <c:v>312.07037068070599</c:v>
                </c:pt>
                <c:pt idx="1743">
                  <c:v>311.98630118981902</c:v>
                </c:pt>
                <c:pt idx="1744">
                  <c:v>311.80306924904301</c:v>
                </c:pt>
                <c:pt idx="1745">
                  <c:v>311.73890828242997</c:v>
                </c:pt>
                <c:pt idx="1746">
                  <c:v>311.73890828242997</c:v>
                </c:pt>
                <c:pt idx="1747">
                  <c:v>311.73431864587599</c:v>
                </c:pt>
                <c:pt idx="1748">
                  <c:v>311.72366232061302</c:v>
                </c:pt>
                <c:pt idx="1749">
                  <c:v>311.65191086422101</c:v>
                </c:pt>
                <c:pt idx="1750">
                  <c:v>311.637717902953</c:v>
                </c:pt>
                <c:pt idx="1751">
                  <c:v>311.637717902953</c:v>
                </c:pt>
                <c:pt idx="1752">
                  <c:v>311.44065860406198</c:v>
                </c:pt>
                <c:pt idx="1753">
                  <c:v>311.42254294320401</c:v>
                </c:pt>
                <c:pt idx="1754">
                  <c:v>310.96640560941103</c:v>
                </c:pt>
                <c:pt idx="1755">
                  <c:v>310.96640560941103</c:v>
                </c:pt>
                <c:pt idx="1756">
                  <c:v>310.71541169853901</c:v>
                </c:pt>
                <c:pt idx="1757">
                  <c:v>310.65988861986801</c:v>
                </c:pt>
                <c:pt idx="1758">
                  <c:v>310.65988861986801</c:v>
                </c:pt>
                <c:pt idx="1759">
                  <c:v>310.60721823486199</c:v>
                </c:pt>
                <c:pt idx="1760">
                  <c:v>310.60721823486199</c:v>
                </c:pt>
                <c:pt idx="1761">
                  <c:v>310.18647898322098</c:v>
                </c:pt>
                <c:pt idx="1762">
                  <c:v>309.90432892894802</c:v>
                </c:pt>
                <c:pt idx="1763">
                  <c:v>309.89704686797802</c:v>
                </c:pt>
                <c:pt idx="1764">
                  <c:v>309.825906695193</c:v>
                </c:pt>
                <c:pt idx="1765">
                  <c:v>309.825906695193</c:v>
                </c:pt>
                <c:pt idx="1766">
                  <c:v>309.699098597991</c:v>
                </c:pt>
                <c:pt idx="1767">
                  <c:v>309.599472003843</c:v>
                </c:pt>
                <c:pt idx="1768">
                  <c:v>309.524413859844</c:v>
                </c:pt>
                <c:pt idx="1769">
                  <c:v>309.41980073728001</c:v>
                </c:pt>
                <c:pt idx="1770">
                  <c:v>309.36680251068702</c:v>
                </c:pt>
                <c:pt idx="1771">
                  <c:v>309.11775120265901</c:v>
                </c:pt>
                <c:pt idx="1772">
                  <c:v>309.10098878857599</c:v>
                </c:pt>
                <c:pt idx="1773">
                  <c:v>309.08058939817198</c:v>
                </c:pt>
                <c:pt idx="1774">
                  <c:v>309.078559607084</c:v>
                </c:pt>
                <c:pt idx="1775">
                  <c:v>309.00065812636598</c:v>
                </c:pt>
                <c:pt idx="1776">
                  <c:v>308.95709834475298</c:v>
                </c:pt>
                <c:pt idx="1777">
                  <c:v>308.93744914969602</c:v>
                </c:pt>
                <c:pt idx="1778">
                  <c:v>308.93576904899999</c:v>
                </c:pt>
                <c:pt idx="1779">
                  <c:v>308.83611542934898</c:v>
                </c:pt>
                <c:pt idx="1780">
                  <c:v>308.60712636165403</c:v>
                </c:pt>
                <c:pt idx="1781">
                  <c:v>308.58466128424499</c:v>
                </c:pt>
                <c:pt idx="1782">
                  <c:v>308.36734130984399</c:v>
                </c:pt>
                <c:pt idx="1783">
                  <c:v>308.347815545213</c:v>
                </c:pt>
                <c:pt idx="1784">
                  <c:v>308.33186029185299</c:v>
                </c:pt>
                <c:pt idx="1785">
                  <c:v>308.17999521368</c:v>
                </c:pt>
                <c:pt idx="1786">
                  <c:v>308.00667628466198</c:v>
                </c:pt>
                <c:pt idx="1787">
                  <c:v>307.86586618988503</c:v>
                </c:pt>
                <c:pt idx="1788">
                  <c:v>307.81334821972899</c:v>
                </c:pt>
                <c:pt idx="1789">
                  <c:v>307.72666370682498</c:v>
                </c:pt>
                <c:pt idx="1790">
                  <c:v>307.69181290713902</c:v>
                </c:pt>
                <c:pt idx="1791">
                  <c:v>307.254037565516</c:v>
                </c:pt>
                <c:pt idx="1792">
                  <c:v>306.968574640741</c:v>
                </c:pt>
                <c:pt idx="1793">
                  <c:v>306.80044120120198</c:v>
                </c:pt>
                <c:pt idx="1794">
                  <c:v>306.790790440725</c:v>
                </c:pt>
                <c:pt idx="1795">
                  <c:v>306.71840005808099</c:v>
                </c:pt>
                <c:pt idx="1796">
                  <c:v>306.65756126876499</c:v>
                </c:pt>
                <c:pt idx="1797">
                  <c:v>306.60233380393498</c:v>
                </c:pt>
                <c:pt idx="1798">
                  <c:v>306.56817964734398</c:v>
                </c:pt>
                <c:pt idx="1799">
                  <c:v>306.55444330376099</c:v>
                </c:pt>
                <c:pt idx="1800">
                  <c:v>306.54671357935001</c:v>
                </c:pt>
                <c:pt idx="1801">
                  <c:v>306.46053971938898</c:v>
                </c:pt>
                <c:pt idx="1802">
                  <c:v>306.44822718982198</c:v>
                </c:pt>
                <c:pt idx="1803">
                  <c:v>306.224777812497</c:v>
                </c:pt>
                <c:pt idx="1804">
                  <c:v>306.18167809233603</c:v>
                </c:pt>
                <c:pt idx="1805">
                  <c:v>305.94488991188899</c:v>
                </c:pt>
                <c:pt idx="1806">
                  <c:v>305.61657539075998</c:v>
                </c:pt>
                <c:pt idx="1807">
                  <c:v>305.49515600288402</c:v>
                </c:pt>
                <c:pt idx="1808">
                  <c:v>305.309565847486</c:v>
                </c:pt>
                <c:pt idx="1809">
                  <c:v>304.91030807529302</c:v>
                </c:pt>
                <c:pt idx="1810">
                  <c:v>304.78654895564102</c:v>
                </c:pt>
                <c:pt idx="1811">
                  <c:v>304.732211727964</c:v>
                </c:pt>
                <c:pt idx="1812">
                  <c:v>304.42650457001599</c:v>
                </c:pt>
                <c:pt idx="1813">
                  <c:v>304.05588067159698</c:v>
                </c:pt>
                <c:pt idx="1814">
                  <c:v>304.049141382215</c:v>
                </c:pt>
                <c:pt idx="1815">
                  <c:v>304.04722644674598</c:v>
                </c:pt>
                <c:pt idx="1816">
                  <c:v>303.92526920081201</c:v>
                </c:pt>
                <c:pt idx="1817">
                  <c:v>303.87310989387601</c:v>
                </c:pt>
                <c:pt idx="1818">
                  <c:v>303.86578726998403</c:v>
                </c:pt>
                <c:pt idx="1819">
                  <c:v>303.58473548049898</c:v>
                </c:pt>
                <c:pt idx="1820">
                  <c:v>303.57984415783898</c:v>
                </c:pt>
                <c:pt idx="1821">
                  <c:v>303.24242026741302</c:v>
                </c:pt>
                <c:pt idx="1822">
                  <c:v>303.19207872171398</c:v>
                </c:pt>
                <c:pt idx="1823">
                  <c:v>303.079695524226</c:v>
                </c:pt>
                <c:pt idx="1824">
                  <c:v>303.079695524226</c:v>
                </c:pt>
                <c:pt idx="1825">
                  <c:v>303.04636562756298</c:v>
                </c:pt>
                <c:pt idx="1826">
                  <c:v>302.81843862736099</c:v>
                </c:pt>
                <c:pt idx="1827">
                  <c:v>302.78165148384102</c:v>
                </c:pt>
                <c:pt idx="1828">
                  <c:v>302.62255674194802</c:v>
                </c:pt>
                <c:pt idx="1829">
                  <c:v>302.58567120286699</c:v>
                </c:pt>
                <c:pt idx="1830">
                  <c:v>302.43086100579899</c:v>
                </c:pt>
                <c:pt idx="1831">
                  <c:v>302.36141237933299</c:v>
                </c:pt>
                <c:pt idx="1832">
                  <c:v>302.32827201664901</c:v>
                </c:pt>
                <c:pt idx="1833">
                  <c:v>302.31725428068899</c:v>
                </c:pt>
                <c:pt idx="1834">
                  <c:v>302.28240692769702</c:v>
                </c:pt>
                <c:pt idx="1835">
                  <c:v>302.22372171478298</c:v>
                </c:pt>
                <c:pt idx="1836">
                  <c:v>302.19648073622199</c:v>
                </c:pt>
                <c:pt idx="1837">
                  <c:v>302.10213389483101</c:v>
                </c:pt>
                <c:pt idx="1838">
                  <c:v>302.03688349917201</c:v>
                </c:pt>
                <c:pt idx="1839">
                  <c:v>302.03376033080099</c:v>
                </c:pt>
                <c:pt idx="1840">
                  <c:v>301.99281245660097</c:v>
                </c:pt>
                <c:pt idx="1841">
                  <c:v>301.53923481644102</c:v>
                </c:pt>
                <c:pt idx="1842">
                  <c:v>301.33653025293802</c:v>
                </c:pt>
                <c:pt idx="1843">
                  <c:v>301.31490118308699</c:v>
                </c:pt>
                <c:pt idx="1844">
                  <c:v>301.218570056803</c:v>
                </c:pt>
                <c:pt idx="1845">
                  <c:v>301.01528970062799</c:v>
                </c:pt>
                <c:pt idx="1846">
                  <c:v>300.919222633505</c:v>
                </c:pt>
                <c:pt idx="1847">
                  <c:v>300.709631212028</c:v>
                </c:pt>
                <c:pt idx="1848">
                  <c:v>300.697038172595</c:v>
                </c:pt>
                <c:pt idx="1849">
                  <c:v>300.697038172595</c:v>
                </c:pt>
                <c:pt idx="1850">
                  <c:v>300.643418041693</c:v>
                </c:pt>
                <c:pt idx="1851">
                  <c:v>300.560537211802</c:v>
                </c:pt>
              </c:numCache>
            </c:numRef>
          </c:val>
          <c:smooth val="0"/>
          <c:extLst>
            <c:ext xmlns:c16="http://schemas.microsoft.com/office/drawing/2014/chart" uri="{C3380CC4-5D6E-409C-BE32-E72D297353CC}">
              <c16:uniqueId val="{00000000-1E73-4647-85D0-5AE0BDB3AC77}"/>
            </c:ext>
          </c:extLst>
        </c:ser>
        <c:dLbls>
          <c:showLegendKey val="0"/>
          <c:showVal val="0"/>
          <c:showCatName val="0"/>
          <c:showSerName val="0"/>
          <c:showPercent val="0"/>
          <c:showBubbleSize val="0"/>
        </c:dLbls>
        <c:smooth val="0"/>
        <c:axId val="1809468976"/>
        <c:axId val="1809468144"/>
      </c:lineChart>
      <c:catAx>
        <c:axId val="18094689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9468144"/>
        <c:crosses val="autoZero"/>
        <c:auto val="1"/>
        <c:lblAlgn val="ctr"/>
        <c:lblOffset val="100"/>
        <c:noMultiLvlLbl val="0"/>
      </c:catAx>
      <c:valAx>
        <c:axId val="180946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9468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val>
            <c:numRef>
              <c:f>dist!$A$38:$A$1871</c:f>
              <c:numCache>
                <c:formatCode>General</c:formatCode>
                <c:ptCount val="1834"/>
                <c:pt idx="0">
                  <c:v>4888.1473267974297</c:v>
                </c:pt>
                <c:pt idx="1">
                  <c:v>4487.26610843651</c:v>
                </c:pt>
                <c:pt idx="2">
                  <c:v>4423.7267582429004</c:v>
                </c:pt>
                <c:pt idx="3">
                  <c:v>4236.6130636461603</c:v>
                </c:pt>
                <c:pt idx="4">
                  <c:v>4207.2030559470604</c:v>
                </c:pt>
                <c:pt idx="5">
                  <c:v>3946.8200364561799</c:v>
                </c:pt>
                <c:pt idx="6">
                  <c:v>3926.4310098370602</c:v>
                </c:pt>
                <c:pt idx="7">
                  <c:v>3669.35452684135</c:v>
                </c:pt>
                <c:pt idx="8">
                  <c:v>3613.3553137499698</c:v>
                </c:pt>
                <c:pt idx="9">
                  <c:v>3594.70474228683</c:v>
                </c:pt>
                <c:pt idx="10">
                  <c:v>3588.7614292676399</c:v>
                </c:pt>
                <c:pt idx="11">
                  <c:v>3557.5857789276001</c:v>
                </c:pt>
                <c:pt idx="12">
                  <c:v>3539.12952053955</c:v>
                </c:pt>
                <c:pt idx="13">
                  <c:v>3539.12952053955</c:v>
                </c:pt>
                <c:pt idx="14">
                  <c:v>3539.12952053955</c:v>
                </c:pt>
                <c:pt idx="15">
                  <c:v>3539.12952053955</c:v>
                </c:pt>
                <c:pt idx="16">
                  <c:v>3539.12952053955</c:v>
                </c:pt>
                <c:pt idx="17">
                  <c:v>3539.12952053955</c:v>
                </c:pt>
                <c:pt idx="18">
                  <c:v>3539.12952053955</c:v>
                </c:pt>
                <c:pt idx="19">
                  <c:v>3539.12952053955</c:v>
                </c:pt>
                <c:pt idx="20">
                  <c:v>3539.12952053955</c:v>
                </c:pt>
                <c:pt idx="21">
                  <c:v>3537.3464943775398</c:v>
                </c:pt>
                <c:pt idx="22">
                  <c:v>3330.5645989094201</c:v>
                </c:pt>
                <c:pt idx="23">
                  <c:v>3274.9211847107299</c:v>
                </c:pt>
                <c:pt idx="24">
                  <c:v>3266.2509734832502</c:v>
                </c:pt>
                <c:pt idx="25">
                  <c:v>3170.6162966807901</c:v>
                </c:pt>
                <c:pt idx="26">
                  <c:v>3140.2991008964</c:v>
                </c:pt>
                <c:pt idx="27">
                  <c:v>3024.9523201613501</c:v>
                </c:pt>
                <c:pt idx="28">
                  <c:v>3015.37998546989</c:v>
                </c:pt>
                <c:pt idx="29">
                  <c:v>2984.0315529003901</c:v>
                </c:pt>
                <c:pt idx="30">
                  <c:v>2984.0315529003901</c:v>
                </c:pt>
                <c:pt idx="31">
                  <c:v>2850.30056904926</c:v>
                </c:pt>
                <c:pt idx="32">
                  <c:v>2838.5561498100401</c:v>
                </c:pt>
                <c:pt idx="33">
                  <c:v>2823.7954780647801</c:v>
                </c:pt>
                <c:pt idx="34">
                  <c:v>2820.6440079635199</c:v>
                </c:pt>
                <c:pt idx="35">
                  <c:v>2810.6387608484401</c:v>
                </c:pt>
                <c:pt idx="36">
                  <c:v>2807.1587057511201</c:v>
                </c:pt>
                <c:pt idx="37">
                  <c:v>2777.4539879325798</c:v>
                </c:pt>
                <c:pt idx="38">
                  <c:v>2772.1412639055202</c:v>
                </c:pt>
                <c:pt idx="39">
                  <c:v>2764.02887928478</c:v>
                </c:pt>
                <c:pt idx="40">
                  <c:v>2747.9695595988301</c:v>
                </c:pt>
                <c:pt idx="41">
                  <c:v>2700.6188753081501</c:v>
                </c:pt>
                <c:pt idx="42">
                  <c:v>2698.3381840132602</c:v>
                </c:pt>
                <c:pt idx="43">
                  <c:v>2695.94868087124</c:v>
                </c:pt>
                <c:pt idx="44">
                  <c:v>2687.8638928996402</c:v>
                </c:pt>
                <c:pt idx="45">
                  <c:v>2675.57848384821</c:v>
                </c:pt>
                <c:pt idx="46">
                  <c:v>2660.5721502318502</c:v>
                </c:pt>
                <c:pt idx="47">
                  <c:v>2611.0752810020899</c:v>
                </c:pt>
                <c:pt idx="48">
                  <c:v>2576.1878351475798</c:v>
                </c:pt>
                <c:pt idx="49">
                  <c:v>2558.8794466716299</c:v>
                </c:pt>
                <c:pt idx="50">
                  <c:v>2530.6157361618398</c:v>
                </c:pt>
                <c:pt idx="51">
                  <c:v>2526.59745387065</c:v>
                </c:pt>
                <c:pt idx="52">
                  <c:v>2510.9635015137601</c:v>
                </c:pt>
                <c:pt idx="53">
                  <c:v>2492.5430565339102</c:v>
                </c:pt>
                <c:pt idx="54">
                  <c:v>2490.0536436759098</c:v>
                </c:pt>
                <c:pt idx="55">
                  <c:v>2471.0538058401298</c:v>
                </c:pt>
                <c:pt idx="56">
                  <c:v>2469.4651260567798</c:v>
                </c:pt>
                <c:pt idx="57">
                  <c:v>2451.6533713080398</c:v>
                </c:pt>
                <c:pt idx="58">
                  <c:v>2384.6181322970701</c:v>
                </c:pt>
                <c:pt idx="59">
                  <c:v>2374.01031707318</c:v>
                </c:pt>
                <c:pt idx="60">
                  <c:v>2368.9198183673798</c:v>
                </c:pt>
                <c:pt idx="61">
                  <c:v>2331.7546791976401</c:v>
                </c:pt>
                <c:pt idx="62">
                  <c:v>2323.2192213896401</c:v>
                </c:pt>
                <c:pt idx="63">
                  <c:v>2300.7204537607299</c:v>
                </c:pt>
                <c:pt idx="64">
                  <c:v>2254.4280157881999</c:v>
                </c:pt>
                <c:pt idx="65">
                  <c:v>2215.7322247472598</c:v>
                </c:pt>
                <c:pt idx="66">
                  <c:v>2165.7743810057</c:v>
                </c:pt>
                <c:pt idx="67">
                  <c:v>2123.5831243212301</c:v>
                </c:pt>
                <c:pt idx="68">
                  <c:v>2111.1994977306899</c:v>
                </c:pt>
                <c:pt idx="69">
                  <c:v>2032.8113728723399</c:v>
                </c:pt>
                <c:pt idx="70">
                  <c:v>2001.4177038451801</c:v>
                </c:pt>
                <c:pt idx="71">
                  <c:v>2000.57537111378</c:v>
                </c:pt>
                <c:pt idx="72">
                  <c:v>1997.7927095748801</c:v>
                </c:pt>
                <c:pt idx="73">
                  <c:v>1990.7177792062</c:v>
                </c:pt>
                <c:pt idx="74">
                  <c:v>1969.2289104356501</c:v>
                </c:pt>
                <c:pt idx="75">
                  <c:v>1942.44748155</c:v>
                </c:pt>
                <c:pt idx="76">
                  <c:v>1936.8347682844201</c:v>
                </c:pt>
                <c:pt idx="77">
                  <c:v>1922.58881947803</c:v>
                </c:pt>
                <c:pt idx="78">
                  <c:v>1922.58881947803</c:v>
                </c:pt>
                <c:pt idx="79">
                  <c:v>1894.9628047383301</c:v>
                </c:pt>
                <c:pt idx="80">
                  <c:v>1891.613008094</c:v>
                </c:pt>
                <c:pt idx="81">
                  <c:v>1875.11035765422</c:v>
                </c:pt>
                <c:pt idx="82">
                  <c:v>1832.2582709466201</c:v>
                </c:pt>
                <c:pt idx="83">
                  <c:v>1826.5010554466901</c:v>
                </c:pt>
                <c:pt idx="84">
                  <c:v>1819.84635383454</c:v>
                </c:pt>
                <c:pt idx="85">
                  <c:v>1816.03838157573</c:v>
                </c:pt>
                <c:pt idx="86">
                  <c:v>1816.03838157573</c:v>
                </c:pt>
                <c:pt idx="87">
                  <c:v>1811.4122049664099</c:v>
                </c:pt>
                <c:pt idx="88">
                  <c:v>1802.9792033552301</c:v>
                </c:pt>
                <c:pt idx="89">
                  <c:v>1802.52113047494</c:v>
                </c:pt>
                <c:pt idx="90">
                  <c:v>1797.6281417703999</c:v>
                </c:pt>
                <c:pt idx="91">
                  <c:v>1781.5330089266799</c:v>
                </c:pt>
                <c:pt idx="92">
                  <c:v>1773.2003838620301</c:v>
                </c:pt>
                <c:pt idx="93">
                  <c:v>1768.6304423856</c:v>
                </c:pt>
                <c:pt idx="94">
                  <c:v>1757.5352518970799</c:v>
                </c:pt>
                <c:pt idx="95">
                  <c:v>1742.0189325573999</c:v>
                </c:pt>
                <c:pt idx="96">
                  <c:v>1721.8096974843299</c:v>
                </c:pt>
                <c:pt idx="97">
                  <c:v>1708.8260669490801</c:v>
                </c:pt>
                <c:pt idx="98">
                  <c:v>1675.9667332430699</c:v>
                </c:pt>
                <c:pt idx="99">
                  <c:v>1667.38163121611</c:v>
                </c:pt>
                <c:pt idx="100">
                  <c:v>1667.3244551431401</c:v>
                </c:pt>
                <c:pt idx="101">
                  <c:v>1666.88870537455</c:v>
                </c:pt>
                <c:pt idx="102">
                  <c:v>1645.51769230438</c:v>
                </c:pt>
                <c:pt idx="103">
                  <c:v>1643.99623534037</c:v>
                </c:pt>
                <c:pt idx="104">
                  <c:v>1642.87904245613</c:v>
                </c:pt>
                <c:pt idx="105">
                  <c:v>1639.30336578625</c:v>
                </c:pt>
                <c:pt idx="106">
                  <c:v>1630.9465261733001</c:v>
                </c:pt>
                <c:pt idx="107">
                  <c:v>1627.4698827806201</c:v>
                </c:pt>
                <c:pt idx="108">
                  <c:v>1614.1534399284501</c:v>
                </c:pt>
                <c:pt idx="109">
                  <c:v>1595.1305414247099</c:v>
                </c:pt>
                <c:pt idx="110">
                  <c:v>1595.1305414247099</c:v>
                </c:pt>
                <c:pt idx="111">
                  <c:v>1595.1305414247099</c:v>
                </c:pt>
                <c:pt idx="112">
                  <c:v>1594.27087844989</c:v>
                </c:pt>
                <c:pt idx="113">
                  <c:v>1551.1489183099</c:v>
                </c:pt>
                <c:pt idx="114">
                  <c:v>1548.31846097833</c:v>
                </c:pt>
                <c:pt idx="115">
                  <c:v>1545.2328044324099</c:v>
                </c:pt>
                <c:pt idx="116">
                  <c:v>1540.5421764041801</c:v>
                </c:pt>
                <c:pt idx="117">
                  <c:v>1535.87683646149</c:v>
                </c:pt>
                <c:pt idx="118">
                  <c:v>1532.81164506966</c:v>
                </c:pt>
                <c:pt idx="119">
                  <c:v>1524.7447869893699</c:v>
                </c:pt>
                <c:pt idx="120">
                  <c:v>1523.9678647314299</c:v>
                </c:pt>
                <c:pt idx="121">
                  <c:v>1515.7956613978399</c:v>
                </c:pt>
                <c:pt idx="122">
                  <c:v>1512.64244533997</c:v>
                </c:pt>
                <c:pt idx="123">
                  <c:v>1503.5151146370099</c:v>
                </c:pt>
                <c:pt idx="124">
                  <c:v>1497.06062082013</c:v>
                </c:pt>
                <c:pt idx="125">
                  <c:v>1469.55835296853</c:v>
                </c:pt>
                <c:pt idx="126">
                  <c:v>1467.86444490081</c:v>
                </c:pt>
                <c:pt idx="127">
                  <c:v>1448.28708818972</c:v>
                </c:pt>
                <c:pt idx="128">
                  <c:v>1445.4169103695001</c:v>
                </c:pt>
                <c:pt idx="129">
                  <c:v>1444.2936343542001</c:v>
                </c:pt>
                <c:pt idx="130">
                  <c:v>1443.1092763725801</c:v>
                </c:pt>
                <c:pt idx="131">
                  <c:v>1432.62330507506</c:v>
                </c:pt>
                <c:pt idx="132">
                  <c:v>1419.14379081385</c:v>
                </c:pt>
                <c:pt idx="133">
                  <c:v>1417.57869405675</c:v>
                </c:pt>
                <c:pt idx="134">
                  <c:v>1403.4584344365201</c:v>
                </c:pt>
                <c:pt idx="135">
                  <c:v>1403.28447371783</c:v>
                </c:pt>
                <c:pt idx="136">
                  <c:v>1399.1129343919399</c:v>
                </c:pt>
                <c:pt idx="137">
                  <c:v>1388.6971093299001</c:v>
                </c:pt>
                <c:pt idx="138">
                  <c:v>1386.22604534638</c:v>
                </c:pt>
                <c:pt idx="139">
                  <c:v>1381.1869076990599</c:v>
                </c:pt>
                <c:pt idx="140">
                  <c:v>1376.8922341723</c:v>
                </c:pt>
                <c:pt idx="141">
                  <c:v>1362.7589701490999</c:v>
                </c:pt>
                <c:pt idx="142">
                  <c:v>1361.9276114306599</c:v>
                </c:pt>
                <c:pt idx="143">
                  <c:v>1358.7983387658801</c:v>
                </c:pt>
                <c:pt idx="144">
                  <c:v>1358.3529109691699</c:v>
                </c:pt>
                <c:pt idx="145">
                  <c:v>1357.4865867070801</c:v>
                </c:pt>
                <c:pt idx="146">
                  <c:v>1356.9737323530401</c:v>
                </c:pt>
                <c:pt idx="147">
                  <c:v>1356.9737323530401</c:v>
                </c:pt>
                <c:pt idx="148">
                  <c:v>1356.94862671183</c:v>
                </c:pt>
                <c:pt idx="149">
                  <c:v>1356.0395148336099</c:v>
                </c:pt>
                <c:pt idx="150">
                  <c:v>1353.6901810039401</c:v>
                </c:pt>
                <c:pt idx="151">
                  <c:v>1347.21874147824</c:v>
                </c:pt>
                <c:pt idx="152">
                  <c:v>1343.2301040887</c:v>
                </c:pt>
                <c:pt idx="153">
                  <c:v>1330.14752981165</c:v>
                </c:pt>
                <c:pt idx="154">
                  <c:v>1330.0389028632101</c:v>
                </c:pt>
                <c:pt idx="155">
                  <c:v>1328.6286382145699</c:v>
                </c:pt>
                <c:pt idx="156">
                  <c:v>1319.4116321015499</c:v>
                </c:pt>
                <c:pt idx="157">
                  <c:v>1318.7496387526701</c:v>
                </c:pt>
                <c:pt idx="158">
                  <c:v>1318.1816504544699</c:v>
                </c:pt>
                <c:pt idx="159">
                  <c:v>1317.0902252150099</c:v>
                </c:pt>
                <c:pt idx="160">
                  <c:v>1305.5416949325199</c:v>
                </c:pt>
                <c:pt idx="161">
                  <c:v>1303.8599403032799</c:v>
                </c:pt>
                <c:pt idx="162">
                  <c:v>1292.10992665462</c:v>
                </c:pt>
                <c:pt idx="163">
                  <c:v>1285.4670509033499</c:v>
                </c:pt>
                <c:pt idx="164">
                  <c:v>1281.0962331450701</c:v>
                </c:pt>
                <c:pt idx="165">
                  <c:v>1271.4396910821399</c:v>
                </c:pt>
                <c:pt idx="166">
                  <c:v>1259.6264326370399</c:v>
                </c:pt>
                <c:pt idx="167">
                  <c:v>1259.1318356445499</c:v>
                </c:pt>
                <c:pt idx="168">
                  <c:v>1258.5359410538799</c:v>
                </c:pt>
                <c:pt idx="169">
                  <c:v>1258.17413987082</c:v>
                </c:pt>
                <c:pt idx="170">
                  <c:v>1253.0824273958999</c:v>
                </c:pt>
                <c:pt idx="171">
                  <c:v>1243.9532180829899</c:v>
                </c:pt>
                <c:pt idx="172">
                  <c:v>1243.3887991819699</c:v>
                </c:pt>
                <c:pt idx="173">
                  <c:v>1241.72582988312</c:v>
                </c:pt>
                <c:pt idx="174">
                  <c:v>1236.8542894432301</c:v>
                </c:pt>
                <c:pt idx="175">
                  <c:v>1235.9355665575999</c:v>
                </c:pt>
                <c:pt idx="176">
                  <c:v>1234.70839029389</c:v>
                </c:pt>
                <c:pt idx="177">
                  <c:v>1233.1821646595799</c:v>
                </c:pt>
                <c:pt idx="178">
                  <c:v>1226.20765281428</c:v>
                </c:pt>
                <c:pt idx="179">
                  <c:v>1225.87999529474</c:v>
                </c:pt>
                <c:pt idx="180">
                  <c:v>1222.37985412957</c:v>
                </c:pt>
                <c:pt idx="181">
                  <c:v>1218.1351797161501</c:v>
                </c:pt>
                <c:pt idx="182">
                  <c:v>1216.3993473185101</c:v>
                </c:pt>
                <c:pt idx="183">
                  <c:v>1215.27291993002</c:v>
                </c:pt>
                <c:pt idx="184">
                  <c:v>1202.6447938020599</c:v>
                </c:pt>
                <c:pt idx="185">
                  <c:v>1199.30446830612</c:v>
                </c:pt>
                <c:pt idx="186">
                  <c:v>1197.3948495556799</c:v>
                </c:pt>
                <c:pt idx="187">
                  <c:v>1194.4299343678499</c:v>
                </c:pt>
                <c:pt idx="188">
                  <c:v>1193.29876413076</c:v>
                </c:pt>
                <c:pt idx="189">
                  <c:v>1193.29876413076</c:v>
                </c:pt>
                <c:pt idx="190">
                  <c:v>1191.92742796223</c:v>
                </c:pt>
                <c:pt idx="191">
                  <c:v>1190.0981284386601</c:v>
                </c:pt>
                <c:pt idx="192">
                  <c:v>1184.13713406132</c:v>
                </c:pt>
                <c:pt idx="193">
                  <c:v>1178.50286767032</c:v>
                </c:pt>
                <c:pt idx="194">
                  <c:v>1177.8663551982299</c:v>
                </c:pt>
                <c:pt idx="195">
                  <c:v>1159.7262033059501</c:v>
                </c:pt>
                <c:pt idx="196">
                  <c:v>1150.9588740072199</c:v>
                </c:pt>
                <c:pt idx="197">
                  <c:v>1150.9588740072199</c:v>
                </c:pt>
                <c:pt idx="198">
                  <c:v>1149.1405421014199</c:v>
                </c:pt>
                <c:pt idx="199">
                  <c:v>1146.29095310104</c:v>
                </c:pt>
                <c:pt idx="200">
                  <c:v>1141.64989329796</c:v>
                </c:pt>
                <c:pt idx="201">
                  <c:v>1114.4718763114099</c:v>
                </c:pt>
                <c:pt idx="202">
                  <c:v>1114.4718763114099</c:v>
                </c:pt>
                <c:pt idx="203">
                  <c:v>1103.8757722354301</c:v>
                </c:pt>
                <c:pt idx="204">
                  <c:v>1101.2442636020101</c:v>
                </c:pt>
                <c:pt idx="205">
                  <c:v>1101.2148893791</c:v>
                </c:pt>
                <c:pt idx="206">
                  <c:v>1101.03445864064</c:v>
                </c:pt>
                <c:pt idx="207">
                  <c:v>1100.3210743941499</c:v>
                </c:pt>
                <c:pt idx="208">
                  <c:v>1095.75670996492</c:v>
                </c:pt>
                <c:pt idx="209">
                  <c:v>1093.9525033848299</c:v>
                </c:pt>
                <c:pt idx="210">
                  <c:v>1093.5283134521101</c:v>
                </c:pt>
                <c:pt idx="211">
                  <c:v>1090.9709893720401</c:v>
                </c:pt>
                <c:pt idx="212">
                  <c:v>1087.29802792859</c:v>
                </c:pt>
                <c:pt idx="213">
                  <c:v>1077.6177732480901</c:v>
                </c:pt>
                <c:pt idx="214">
                  <c:v>1071.5547620868299</c:v>
                </c:pt>
                <c:pt idx="215">
                  <c:v>1060.8297858108399</c:v>
                </c:pt>
                <c:pt idx="216">
                  <c:v>1055.6419039113</c:v>
                </c:pt>
                <c:pt idx="217">
                  <c:v>1051.66761771605</c:v>
                </c:pt>
                <c:pt idx="218">
                  <c:v>1051.4385667343399</c:v>
                </c:pt>
                <c:pt idx="219">
                  <c:v>1049.9715904811601</c:v>
                </c:pt>
                <c:pt idx="220">
                  <c:v>1049.8874802658299</c:v>
                </c:pt>
                <c:pt idx="221">
                  <c:v>1042.7398996540901</c:v>
                </c:pt>
                <c:pt idx="222">
                  <c:v>1033.40233675684</c:v>
                </c:pt>
                <c:pt idx="223">
                  <c:v>1032.4586908506001</c:v>
                </c:pt>
                <c:pt idx="224">
                  <c:v>1031.70727368595</c:v>
                </c:pt>
                <c:pt idx="225">
                  <c:v>1029.9847505185001</c:v>
                </c:pt>
                <c:pt idx="226">
                  <c:v>1029.8176323566499</c:v>
                </c:pt>
                <c:pt idx="227">
                  <c:v>1024.8960104642899</c:v>
                </c:pt>
                <c:pt idx="228">
                  <c:v>1019.22886912507</c:v>
                </c:pt>
                <c:pt idx="229">
                  <c:v>1015.70338255145</c:v>
                </c:pt>
                <c:pt idx="230">
                  <c:v>1012.96365156192</c:v>
                </c:pt>
                <c:pt idx="231">
                  <c:v>1010.67683555643</c:v>
                </c:pt>
                <c:pt idx="232">
                  <c:v>1007.7548057153</c:v>
                </c:pt>
                <c:pt idx="233">
                  <c:v>1006.56866744182</c:v>
                </c:pt>
                <c:pt idx="234">
                  <c:v>1006.56866744182</c:v>
                </c:pt>
                <c:pt idx="235">
                  <c:v>1006.56866744182</c:v>
                </c:pt>
                <c:pt idx="236">
                  <c:v>1002.85006947846</c:v>
                </c:pt>
                <c:pt idx="237">
                  <c:v>999.23353260264196</c:v>
                </c:pt>
                <c:pt idx="238">
                  <c:v>996.17218901021704</c:v>
                </c:pt>
                <c:pt idx="239">
                  <c:v>994.121016439296</c:v>
                </c:pt>
                <c:pt idx="240">
                  <c:v>992.36056873993698</c:v>
                </c:pt>
                <c:pt idx="241">
                  <c:v>991.087117181076</c:v>
                </c:pt>
                <c:pt idx="242">
                  <c:v>990.33084295193601</c:v>
                </c:pt>
                <c:pt idx="243">
                  <c:v>989.19633303691501</c:v>
                </c:pt>
                <c:pt idx="244">
                  <c:v>986.49216031115895</c:v>
                </c:pt>
                <c:pt idx="245">
                  <c:v>979.87232603123698</c:v>
                </c:pt>
                <c:pt idx="246">
                  <c:v>979.87232603123698</c:v>
                </c:pt>
                <c:pt idx="247">
                  <c:v>978.78213659379003</c:v>
                </c:pt>
                <c:pt idx="248">
                  <c:v>977.32440995330705</c:v>
                </c:pt>
                <c:pt idx="249">
                  <c:v>972.97905910403301</c:v>
                </c:pt>
                <c:pt idx="250">
                  <c:v>971.93669207853998</c:v>
                </c:pt>
                <c:pt idx="251">
                  <c:v>969.61812540883705</c:v>
                </c:pt>
                <c:pt idx="252">
                  <c:v>963.73316196093594</c:v>
                </c:pt>
                <c:pt idx="253">
                  <c:v>960.202104118281</c:v>
                </c:pt>
                <c:pt idx="254">
                  <c:v>957.828071833894</c:v>
                </c:pt>
                <c:pt idx="255">
                  <c:v>957.02543040619605</c:v>
                </c:pt>
                <c:pt idx="256">
                  <c:v>955.14003677630001</c:v>
                </c:pt>
                <c:pt idx="257">
                  <c:v>954.90123651624799</c:v>
                </c:pt>
                <c:pt idx="258">
                  <c:v>950.94094321385899</c:v>
                </c:pt>
                <c:pt idx="259">
                  <c:v>950.70082710085501</c:v>
                </c:pt>
                <c:pt idx="260">
                  <c:v>949.86777343716403</c:v>
                </c:pt>
                <c:pt idx="261">
                  <c:v>944.11159867966103</c:v>
                </c:pt>
                <c:pt idx="262">
                  <c:v>939.02756876095395</c:v>
                </c:pt>
                <c:pt idx="263">
                  <c:v>939.02756876095395</c:v>
                </c:pt>
                <c:pt idx="264">
                  <c:v>938.611291692706</c:v>
                </c:pt>
                <c:pt idx="265">
                  <c:v>935.95335870809197</c:v>
                </c:pt>
                <c:pt idx="266">
                  <c:v>932.67895779590594</c:v>
                </c:pt>
                <c:pt idx="267">
                  <c:v>931.50067348263894</c:v>
                </c:pt>
                <c:pt idx="268">
                  <c:v>931.15018333453702</c:v>
                </c:pt>
                <c:pt idx="269">
                  <c:v>929.13160700822095</c:v>
                </c:pt>
                <c:pt idx="270">
                  <c:v>927.60219247998998</c:v>
                </c:pt>
                <c:pt idx="271">
                  <c:v>924.53802387006499</c:v>
                </c:pt>
                <c:pt idx="272">
                  <c:v>923.23486928522198</c:v>
                </c:pt>
                <c:pt idx="273">
                  <c:v>917.03792437592597</c:v>
                </c:pt>
                <c:pt idx="274">
                  <c:v>914.52160365007899</c:v>
                </c:pt>
                <c:pt idx="275">
                  <c:v>914.11068279449103</c:v>
                </c:pt>
                <c:pt idx="276">
                  <c:v>910.83037316858895</c:v>
                </c:pt>
                <c:pt idx="277">
                  <c:v>901.90409750694198</c:v>
                </c:pt>
                <c:pt idx="278">
                  <c:v>900.500013863135</c:v>
                </c:pt>
                <c:pt idx="279">
                  <c:v>899.17303461989604</c:v>
                </c:pt>
                <c:pt idx="280">
                  <c:v>899.159511888216</c:v>
                </c:pt>
                <c:pt idx="281">
                  <c:v>897.56800091217804</c:v>
                </c:pt>
                <c:pt idx="282">
                  <c:v>894.17700452397003</c:v>
                </c:pt>
                <c:pt idx="283">
                  <c:v>887.14282915615104</c:v>
                </c:pt>
                <c:pt idx="284">
                  <c:v>886.45497280465304</c:v>
                </c:pt>
                <c:pt idx="285">
                  <c:v>885.26232478034103</c:v>
                </c:pt>
                <c:pt idx="286">
                  <c:v>884.88464057912302</c:v>
                </c:pt>
                <c:pt idx="287">
                  <c:v>884.46455850217797</c:v>
                </c:pt>
                <c:pt idx="288">
                  <c:v>883.89779482245604</c:v>
                </c:pt>
                <c:pt idx="289">
                  <c:v>882.50462739351701</c:v>
                </c:pt>
                <c:pt idx="290">
                  <c:v>880.09920362232799</c:v>
                </c:pt>
                <c:pt idx="291">
                  <c:v>873.30468967873799</c:v>
                </c:pt>
                <c:pt idx="292">
                  <c:v>873.30468967873799</c:v>
                </c:pt>
                <c:pt idx="293">
                  <c:v>873.30468967873799</c:v>
                </c:pt>
                <c:pt idx="294">
                  <c:v>871.19275772214905</c:v>
                </c:pt>
                <c:pt idx="295">
                  <c:v>869.77857085663595</c:v>
                </c:pt>
                <c:pt idx="296">
                  <c:v>868.96189941526404</c:v>
                </c:pt>
                <c:pt idx="297">
                  <c:v>866.97207645603999</c:v>
                </c:pt>
                <c:pt idx="298">
                  <c:v>866.66633834609297</c:v>
                </c:pt>
                <c:pt idx="299">
                  <c:v>866.641705066741</c:v>
                </c:pt>
                <c:pt idx="300">
                  <c:v>866.32443042163402</c:v>
                </c:pt>
                <c:pt idx="301">
                  <c:v>866.01467996257099</c:v>
                </c:pt>
                <c:pt idx="302">
                  <c:v>865.44662396682304</c:v>
                </c:pt>
                <c:pt idx="303">
                  <c:v>864.37585510911197</c:v>
                </c:pt>
                <c:pt idx="304">
                  <c:v>864.02673058676396</c:v>
                </c:pt>
                <c:pt idx="305">
                  <c:v>862.22824479618896</c:v>
                </c:pt>
                <c:pt idx="306">
                  <c:v>862.22824479618896</c:v>
                </c:pt>
                <c:pt idx="307">
                  <c:v>862.22824479618896</c:v>
                </c:pt>
                <c:pt idx="308">
                  <c:v>862.22824479618896</c:v>
                </c:pt>
                <c:pt idx="309">
                  <c:v>862.22824479618896</c:v>
                </c:pt>
                <c:pt idx="310">
                  <c:v>857.01724912205702</c:v>
                </c:pt>
                <c:pt idx="311">
                  <c:v>854.60468798471504</c:v>
                </c:pt>
                <c:pt idx="312">
                  <c:v>854.37900897889494</c:v>
                </c:pt>
                <c:pt idx="313">
                  <c:v>853.03810451920003</c:v>
                </c:pt>
                <c:pt idx="314">
                  <c:v>852.84361664076403</c:v>
                </c:pt>
                <c:pt idx="315">
                  <c:v>852.78271166067805</c:v>
                </c:pt>
                <c:pt idx="316">
                  <c:v>852.41322982962902</c:v>
                </c:pt>
                <c:pt idx="317">
                  <c:v>851.80291332252705</c:v>
                </c:pt>
                <c:pt idx="318">
                  <c:v>849.46061690847796</c:v>
                </c:pt>
                <c:pt idx="319">
                  <c:v>847.52739179109005</c:v>
                </c:pt>
                <c:pt idx="320">
                  <c:v>845.13471562510597</c:v>
                </c:pt>
                <c:pt idx="321">
                  <c:v>845.13471562510597</c:v>
                </c:pt>
                <c:pt idx="322">
                  <c:v>841.58385328777797</c:v>
                </c:pt>
                <c:pt idx="323">
                  <c:v>840.73144144273601</c:v>
                </c:pt>
                <c:pt idx="324">
                  <c:v>839.41151477049402</c:v>
                </c:pt>
                <c:pt idx="325">
                  <c:v>838.39260838294103</c:v>
                </c:pt>
                <c:pt idx="326">
                  <c:v>837.97598856608897</c:v>
                </c:pt>
                <c:pt idx="327">
                  <c:v>837.82194780079203</c:v>
                </c:pt>
                <c:pt idx="328">
                  <c:v>833.32636950289304</c:v>
                </c:pt>
                <c:pt idx="329">
                  <c:v>833.16394461102198</c:v>
                </c:pt>
                <c:pt idx="330">
                  <c:v>832.32642250070603</c:v>
                </c:pt>
                <c:pt idx="331">
                  <c:v>832.31738286093196</c:v>
                </c:pt>
                <c:pt idx="332">
                  <c:v>831.23539831760195</c:v>
                </c:pt>
                <c:pt idx="333">
                  <c:v>831.02592330750701</c:v>
                </c:pt>
                <c:pt idx="334">
                  <c:v>830.54247497574602</c:v>
                </c:pt>
                <c:pt idx="335">
                  <c:v>830.36032385393503</c:v>
                </c:pt>
                <c:pt idx="336">
                  <c:v>827.80815878811597</c:v>
                </c:pt>
                <c:pt idx="337">
                  <c:v>827.45873646163204</c:v>
                </c:pt>
                <c:pt idx="338">
                  <c:v>826.64087226178299</c:v>
                </c:pt>
                <c:pt idx="339">
                  <c:v>826.09517051425905</c:v>
                </c:pt>
                <c:pt idx="340">
                  <c:v>825.56650992192101</c:v>
                </c:pt>
                <c:pt idx="341">
                  <c:v>824.93730540120498</c:v>
                </c:pt>
                <c:pt idx="342">
                  <c:v>824.93730540120498</c:v>
                </c:pt>
                <c:pt idx="343">
                  <c:v>824.93730540120498</c:v>
                </c:pt>
                <c:pt idx="344">
                  <c:v>823.82462360281602</c:v>
                </c:pt>
                <c:pt idx="345">
                  <c:v>822.21443619977902</c:v>
                </c:pt>
                <c:pt idx="346">
                  <c:v>822.21443619977902</c:v>
                </c:pt>
                <c:pt idx="347">
                  <c:v>821.69297921595603</c:v>
                </c:pt>
                <c:pt idx="348">
                  <c:v>820.316098879072</c:v>
                </c:pt>
                <c:pt idx="349">
                  <c:v>820.26331588397795</c:v>
                </c:pt>
                <c:pt idx="350">
                  <c:v>819.47946860559705</c:v>
                </c:pt>
                <c:pt idx="351">
                  <c:v>818.38402427078597</c:v>
                </c:pt>
                <c:pt idx="352">
                  <c:v>817.98685509674704</c:v>
                </c:pt>
                <c:pt idx="353">
                  <c:v>817.36261118668006</c:v>
                </c:pt>
                <c:pt idx="354">
                  <c:v>815.70769862344002</c:v>
                </c:pt>
                <c:pt idx="355">
                  <c:v>815.61401151454504</c:v>
                </c:pt>
                <c:pt idx="356">
                  <c:v>815.58253474619505</c:v>
                </c:pt>
                <c:pt idx="357">
                  <c:v>814.70348917003503</c:v>
                </c:pt>
                <c:pt idx="358">
                  <c:v>813.15164000762104</c:v>
                </c:pt>
                <c:pt idx="359">
                  <c:v>812.19041756745298</c:v>
                </c:pt>
                <c:pt idx="360">
                  <c:v>812.19041756745298</c:v>
                </c:pt>
                <c:pt idx="361">
                  <c:v>812.05806976889801</c:v>
                </c:pt>
                <c:pt idx="362">
                  <c:v>808.16542114524896</c:v>
                </c:pt>
                <c:pt idx="363">
                  <c:v>808.04872977415505</c:v>
                </c:pt>
                <c:pt idx="364">
                  <c:v>806.83830209672794</c:v>
                </c:pt>
                <c:pt idx="365">
                  <c:v>805.22443238611299</c:v>
                </c:pt>
                <c:pt idx="366">
                  <c:v>805.19986448814404</c:v>
                </c:pt>
                <c:pt idx="367">
                  <c:v>804.738332990407</c:v>
                </c:pt>
                <c:pt idx="368">
                  <c:v>802.68563679620797</c:v>
                </c:pt>
                <c:pt idx="369">
                  <c:v>801.51748694251501</c:v>
                </c:pt>
                <c:pt idx="370">
                  <c:v>800.58022104119902</c:v>
                </c:pt>
                <c:pt idx="371">
                  <c:v>799.46115594433797</c:v>
                </c:pt>
                <c:pt idx="372">
                  <c:v>798.19190003960603</c:v>
                </c:pt>
                <c:pt idx="373">
                  <c:v>798.09800604831798</c:v>
                </c:pt>
                <c:pt idx="374">
                  <c:v>796.94496432959704</c:v>
                </c:pt>
                <c:pt idx="375">
                  <c:v>792.62110923621401</c:v>
                </c:pt>
                <c:pt idx="376">
                  <c:v>792.52613382049901</c:v>
                </c:pt>
                <c:pt idx="377">
                  <c:v>790.80885572894704</c:v>
                </c:pt>
                <c:pt idx="378">
                  <c:v>788.90872710850601</c:v>
                </c:pt>
                <c:pt idx="379">
                  <c:v>788.31413148635704</c:v>
                </c:pt>
                <c:pt idx="380">
                  <c:v>787.81671016174596</c:v>
                </c:pt>
                <c:pt idx="381">
                  <c:v>787.79393690882398</c:v>
                </c:pt>
                <c:pt idx="382">
                  <c:v>787.59903395760102</c:v>
                </c:pt>
                <c:pt idx="383">
                  <c:v>786.99008053901798</c:v>
                </c:pt>
                <c:pt idx="384">
                  <c:v>786.85599499999796</c:v>
                </c:pt>
                <c:pt idx="385">
                  <c:v>786.37903128230403</c:v>
                </c:pt>
                <c:pt idx="386">
                  <c:v>785.76593873788397</c:v>
                </c:pt>
                <c:pt idx="387">
                  <c:v>785.41451753934496</c:v>
                </c:pt>
                <c:pt idx="388">
                  <c:v>784.92349292026199</c:v>
                </c:pt>
                <c:pt idx="389">
                  <c:v>784.57107883528101</c:v>
                </c:pt>
                <c:pt idx="390">
                  <c:v>784.57107883528101</c:v>
                </c:pt>
                <c:pt idx="391">
                  <c:v>781.02738015423495</c:v>
                </c:pt>
                <c:pt idx="392">
                  <c:v>777.71897434392395</c:v>
                </c:pt>
                <c:pt idx="393">
                  <c:v>775.36578277514695</c:v>
                </c:pt>
                <c:pt idx="394">
                  <c:v>774.624457188463</c:v>
                </c:pt>
                <c:pt idx="395">
                  <c:v>773.96932208817896</c:v>
                </c:pt>
                <c:pt idx="396">
                  <c:v>771.02096656030596</c:v>
                </c:pt>
                <c:pt idx="397">
                  <c:v>770.46497935376897</c:v>
                </c:pt>
                <c:pt idx="398">
                  <c:v>768.27657420481501</c:v>
                </c:pt>
                <c:pt idx="399">
                  <c:v>764.63512347990695</c:v>
                </c:pt>
                <c:pt idx="400">
                  <c:v>762.92845261134198</c:v>
                </c:pt>
                <c:pt idx="401">
                  <c:v>762.00468879869197</c:v>
                </c:pt>
                <c:pt idx="402">
                  <c:v>761.76451062733395</c:v>
                </c:pt>
                <c:pt idx="403">
                  <c:v>758.59115282081098</c:v>
                </c:pt>
                <c:pt idx="404">
                  <c:v>758.18041334015595</c:v>
                </c:pt>
                <c:pt idx="405">
                  <c:v>755.72497705855994</c:v>
                </c:pt>
                <c:pt idx="406">
                  <c:v>754.55039587808199</c:v>
                </c:pt>
                <c:pt idx="407">
                  <c:v>753.93873100428095</c:v>
                </c:pt>
                <c:pt idx="408">
                  <c:v>753.88625178387804</c:v>
                </c:pt>
                <c:pt idx="409">
                  <c:v>753.74712765219795</c:v>
                </c:pt>
                <c:pt idx="410">
                  <c:v>752.415359527997</c:v>
                </c:pt>
                <c:pt idx="411">
                  <c:v>751.95074523829601</c:v>
                </c:pt>
                <c:pt idx="412">
                  <c:v>751.58605930081001</c:v>
                </c:pt>
                <c:pt idx="413">
                  <c:v>750.41216308013702</c:v>
                </c:pt>
                <c:pt idx="414">
                  <c:v>750.37316337939296</c:v>
                </c:pt>
                <c:pt idx="415">
                  <c:v>749.248957514528</c:v>
                </c:pt>
                <c:pt idx="416">
                  <c:v>749.08701045791599</c:v>
                </c:pt>
                <c:pt idx="417">
                  <c:v>748.27717165368301</c:v>
                </c:pt>
                <c:pt idx="418">
                  <c:v>747.72076978595203</c:v>
                </c:pt>
                <c:pt idx="419">
                  <c:v>746.09169387666805</c:v>
                </c:pt>
                <c:pt idx="420">
                  <c:v>745.24958527543095</c:v>
                </c:pt>
                <c:pt idx="421">
                  <c:v>743.62292535178995</c:v>
                </c:pt>
                <c:pt idx="422">
                  <c:v>742.14162300789997</c:v>
                </c:pt>
                <c:pt idx="423">
                  <c:v>742.04185931101404</c:v>
                </c:pt>
                <c:pt idx="424">
                  <c:v>739.840201585621</c:v>
                </c:pt>
                <c:pt idx="425">
                  <c:v>739.61065722149397</c:v>
                </c:pt>
                <c:pt idx="426">
                  <c:v>739.16888542843901</c:v>
                </c:pt>
                <c:pt idx="427">
                  <c:v>735.48584661509301</c:v>
                </c:pt>
                <c:pt idx="428">
                  <c:v>735.43781949434106</c:v>
                </c:pt>
                <c:pt idx="429">
                  <c:v>733.79161738333005</c:v>
                </c:pt>
                <c:pt idx="430">
                  <c:v>732.911895793486</c:v>
                </c:pt>
                <c:pt idx="431">
                  <c:v>731.58407729424403</c:v>
                </c:pt>
                <c:pt idx="432">
                  <c:v>731.55770882325101</c:v>
                </c:pt>
                <c:pt idx="433">
                  <c:v>731.42369245055204</c:v>
                </c:pt>
                <c:pt idx="434">
                  <c:v>731.22043061624697</c:v>
                </c:pt>
                <c:pt idx="435">
                  <c:v>730.10897455184602</c:v>
                </c:pt>
                <c:pt idx="436">
                  <c:v>727.910033430201</c:v>
                </c:pt>
                <c:pt idx="437">
                  <c:v>727.73302384574299</c:v>
                </c:pt>
                <c:pt idx="438">
                  <c:v>727.50751984035196</c:v>
                </c:pt>
                <c:pt idx="439">
                  <c:v>726.99206068901196</c:v>
                </c:pt>
                <c:pt idx="440">
                  <c:v>726.03406248944998</c:v>
                </c:pt>
                <c:pt idx="441">
                  <c:v>725.54526421346804</c:v>
                </c:pt>
                <c:pt idx="442">
                  <c:v>724.94895991354497</c:v>
                </c:pt>
                <c:pt idx="443">
                  <c:v>723.36708563872901</c:v>
                </c:pt>
                <c:pt idx="444">
                  <c:v>723.32188546394195</c:v>
                </c:pt>
                <c:pt idx="445">
                  <c:v>723.11723259666405</c:v>
                </c:pt>
                <c:pt idx="446">
                  <c:v>721.46956825187897</c:v>
                </c:pt>
                <c:pt idx="447">
                  <c:v>720.82195603968103</c:v>
                </c:pt>
                <c:pt idx="448">
                  <c:v>719.666169679988</c:v>
                </c:pt>
                <c:pt idx="449">
                  <c:v>719.08266526510704</c:v>
                </c:pt>
                <c:pt idx="450">
                  <c:v>718.71832631491202</c:v>
                </c:pt>
                <c:pt idx="451">
                  <c:v>718.70510086389697</c:v>
                </c:pt>
                <c:pt idx="452">
                  <c:v>716.230282843645</c:v>
                </c:pt>
                <c:pt idx="453">
                  <c:v>715.70270358012306</c:v>
                </c:pt>
                <c:pt idx="454">
                  <c:v>714.75117656413602</c:v>
                </c:pt>
                <c:pt idx="455">
                  <c:v>714.183115043616</c:v>
                </c:pt>
                <c:pt idx="456">
                  <c:v>713.78793525132198</c:v>
                </c:pt>
                <c:pt idx="457">
                  <c:v>712.12267852481398</c:v>
                </c:pt>
                <c:pt idx="458">
                  <c:v>710.64750926128102</c:v>
                </c:pt>
                <c:pt idx="459">
                  <c:v>709.81229905591897</c:v>
                </c:pt>
                <c:pt idx="460">
                  <c:v>709.73779747602305</c:v>
                </c:pt>
                <c:pt idx="461">
                  <c:v>708.08999755366403</c:v>
                </c:pt>
                <c:pt idx="462">
                  <c:v>707.66647815114197</c:v>
                </c:pt>
                <c:pt idx="463">
                  <c:v>705.37379700221902</c:v>
                </c:pt>
                <c:pt idx="464">
                  <c:v>705.34987848872902</c:v>
                </c:pt>
                <c:pt idx="465">
                  <c:v>702.98729105922098</c:v>
                </c:pt>
                <c:pt idx="466">
                  <c:v>702.98729105922098</c:v>
                </c:pt>
                <c:pt idx="467">
                  <c:v>702.66165202773402</c:v>
                </c:pt>
                <c:pt idx="468">
                  <c:v>702.63923422981702</c:v>
                </c:pt>
                <c:pt idx="469">
                  <c:v>701.83744011052295</c:v>
                </c:pt>
                <c:pt idx="470">
                  <c:v>701.38548678015604</c:v>
                </c:pt>
                <c:pt idx="471">
                  <c:v>700.89515972362096</c:v>
                </c:pt>
                <c:pt idx="472">
                  <c:v>700.81895024981895</c:v>
                </c:pt>
                <c:pt idx="473">
                  <c:v>699.60990797815202</c:v>
                </c:pt>
                <c:pt idx="474">
                  <c:v>699.27312428205801</c:v>
                </c:pt>
                <c:pt idx="475">
                  <c:v>698.70707772774699</c:v>
                </c:pt>
                <c:pt idx="476">
                  <c:v>698.23446258850799</c:v>
                </c:pt>
                <c:pt idx="477">
                  <c:v>697.16997670132696</c:v>
                </c:pt>
                <c:pt idx="478">
                  <c:v>696.40599660256896</c:v>
                </c:pt>
                <c:pt idx="479">
                  <c:v>696.23431875704296</c:v>
                </c:pt>
                <c:pt idx="480">
                  <c:v>696.23431875704296</c:v>
                </c:pt>
                <c:pt idx="481">
                  <c:v>695.29041695685601</c:v>
                </c:pt>
                <c:pt idx="482">
                  <c:v>695.29041695685601</c:v>
                </c:pt>
                <c:pt idx="483">
                  <c:v>694.46443672323198</c:v>
                </c:pt>
                <c:pt idx="484">
                  <c:v>694.19567068854599</c:v>
                </c:pt>
                <c:pt idx="485">
                  <c:v>694.034319488915</c:v>
                </c:pt>
                <c:pt idx="486">
                  <c:v>693.29817208868599</c:v>
                </c:pt>
                <c:pt idx="487">
                  <c:v>690.71287050338799</c:v>
                </c:pt>
                <c:pt idx="488">
                  <c:v>690.27118316198903</c:v>
                </c:pt>
                <c:pt idx="489">
                  <c:v>689.98699480962603</c:v>
                </c:pt>
                <c:pt idx="490">
                  <c:v>689.17150919476705</c:v>
                </c:pt>
                <c:pt idx="491">
                  <c:v>685.08180006279395</c:v>
                </c:pt>
                <c:pt idx="492">
                  <c:v>683.58999895678198</c:v>
                </c:pt>
                <c:pt idx="493">
                  <c:v>682.62242479072802</c:v>
                </c:pt>
                <c:pt idx="494">
                  <c:v>682.46816495062603</c:v>
                </c:pt>
                <c:pt idx="495">
                  <c:v>681.99272110993502</c:v>
                </c:pt>
                <c:pt idx="496">
                  <c:v>680.59998253046103</c:v>
                </c:pt>
                <c:pt idx="497">
                  <c:v>680.38862880674696</c:v>
                </c:pt>
                <c:pt idx="498">
                  <c:v>679.07117915241201</c:v>
                </c:pt>
                <c:pt idx="499">
                  <c:v>678.957262263443</c:v>
                </c:pt>
                <c:pt idx="500">
                  <c:v>675.88162092711502</c:v>
                </c:pt>
                <c:pt idx="501">
                  <c:v>674.50437502762497</c:v>
                </c:pt>
                <c:pt idx="502">
                  <c:v>673.84300632961401</c:v>
                </c:pt>
                <c:pt idx="503">
                  <c:v>673.57214319497302</c:v>
                </c:pt>
                <c:pt idx="504">
                  <c:v>673.08576864187205</c:v>
                </c:pt>
                <c:pt idx="505">
                  <c:v>672.41204356343201</c:v>
                </c:pt>
                <c:pt idx="506">
                  <c:v>671.54054443741404</c:v>
                </c:pt>
                <c:pt idx="507">
                  <c:v>671.36154005584001</c:v>
                </c:pt>
                <c:pt idx="508">
                  <c:v>670.809478509104</c:v>
                </c:pt>
                <c:pt idx="509">
                  <c:v>670.77453062271195</c:v>
                </c:pt>
                <c:pt idx="510">
                  <c:v>670.77453062271195</c:v>
                </c:pt>
                <c:pt idx="511">
                  <c:v>668.26490070823502</c:v>
                </c:pt>
                <c:pt idx="512">
                  <c:v>666.38328100192996</c:v>
                </c:pt>
                <c:pt idx="513">
                  <c:v>665.46811795796896</c:v>
                </c:pt>
                <c:pt idx="514">
                  <c:v>664.68911713248497</c:v>
                </c:pt>
                <c:pt idx="515">
                  <c:v>664.38813052403805</c:v>
                </c:pt>
                <c:pt idx="516">
                  <c:v>664.16157391635704</c:v>
                </c:pt>
                <c:pt idx="517">
                  <c:v>663.77760198223598</c:v>
                </c:pt>
                <c:pt idx="518">
                  <c:v>663.77760198223598</c:v>
                </c:pt>
                <c:pt idx="519">
                  <c:v>661.92170470577696</c:v>
                </c:pt>
                <c:pt idx="520">
                  <c:v>661.23451612991596</c:v>
                </c:pt>
                <c:pt idx="521">
                  <c:v>660.89475146935695</c:v>
                </c:pt>
                <c:pt idx="522">
                  <c:v>660.72361501969999</c:v>
                </c:pt>
                <c:pt idx="523">
                  <c:v>660.72361501969999</c:v>
                </c:pt>
                <c:pt idx="524">
                  <c:v>660.72361501969999</c:v>
                </c:pt>
                <c:pt idx="525">
                  <c:v>658.58790789655802</c:v>
                </c:pt>
                <c:pt idx="526">
                  <c:v>658.47198960665003</c:v>
                </c:pt>
                <c:pt idx="527">
                  <c:v>656.30827688130898</c:v>
                </c:pt>
                <c:pt idx="528">
                  <c:v>655.43961843029103</c:v>
                </c:pt>
                <c:pt idx="529">
                  <c:v>654.402099810241</c:v>
                </c:pt>
                <c:pt idx="530">
                  <c:v>653.75616376474102</c:v>
                </c:pt>
                <c:pt idx="531">
                  <c:v>653.74625667167902</c:v>
                </c:pt>
                <c:pt idx="532">
                  <c:v>653.69285243778904</c:v>
                </c:pt>
                <c:pt idx="533">
                  <c:v>653.25166391778203</c:v>
                </c:pt>
                <c:pt idx="534">
                  <c:v>652.71805751104</c:v>
                </c:pt>
                <c:pt idx="535">
                  <c:v>651.94961700103602</c:v>
                </c:pt>
                <c:pt idx="536">
                  <c:v>651.33272337808501</c:v>
                </c:pt>
                <c:pt idx="537">
                  <c:v>651.32871809586197</c:v>
                </c:pt>
                <c:pt idx="538">
                  <c:v>650.78464392446597</c:v>
                </c:pt>
                <c:pt idx="539">
                  <c:v>650.13524570095603</c:v>
                </c:pt>
                <c:pt idx="540">
                  <c:v>649.83610970679194</c:v>
                </c:pt>
                <c:pt idx="541">
                  <c:v>649.32118918788501</c:v>
                </c:pt>
                <c:pt idx="542">
                  <c:v>648.73955401861201</c:v>
                </c:pt>
                <c:pt idx="543">
                  <c:v>648.64815738438199</c:v>
                </c:pt>
                <c:pt idx="544">
                  <c:v>648.38131769079496</c:v>
                </c:pt>
                <c:pt idx="545">
                  <c:v>648.16398432835103</c:v>
                </c:pt>
                <c:pt idx="546">
                  <c:v>647.38763538044395</c:v>
                </c:pt>
                <c:pt idx="547">
                  <c:v>647.381911539935</c:v>
                </c:pt>
                <c:pt idx="548">
                  <c:v>646.85092897976403</c:v>
                </c:pt>
                <c:pt idx="549">
                  <c:v>646.80643164530102</c:v>
                </c:pt>
                <c:pt idx="550">
                  <c:v>645.83066317851399</c:v>
                </c:pt>
                <c:pt idx="551">
                  <c:v>645.73988927987602</c:v>
                </c:pt>
                <c:pt idx="552">
                  <c:v>645.47497292085097</c:v>
                </c:pt>
                <c:pt idx="553">
                  <c:v>644.53453469191004</c:v>
                </c:pt>
                <c:pt idx="554">
                  <c:v>643.87132532455905</c:v>
                </c:pt>
                <c:pt idx="555">
                  <c:v>643.64399130886204</c:v>
                </c:pt>
                <c:pt idx="556">
                  <c:v>640.91984126795603</c:v>
                </c:pt>
                <c:pt idx="557">
                  <c:v>640.42986077128705</c:v>
                </c:pt>
                <c:pt idx="558">
                  <c:v>640.11772126813401</c:v>
                </c:pt>
                <c:pt idx="559">
                  <c:v>639.94348293795099</c:v>
                </c:pt>
                <c:pt idx="560">
                  <c:v>639.80173297621297</c:v>
                </c:pt>
                <c:pt idx="561">
                  <c:v>639.69942862370704</c:v>
                </c:pt>
                <c:pt idx="562">
                  <c:v>639.63193872612999</c:v>
                </c:pt>
                <c:pt idx="563">
                  <c:v>639.52307906170495</c:v>
                </c:pt>
                <c:pt idx="564">
                  <c:v>638.99033382194796</c:v>
                </c:pt>
                <c:pt idx="565">
                  <c:v>638.77409424113705</c:v>
                </c:pt>
                <c:pt idx="566">
                  <c:v>638.63678448863004</c:v>
                </c:pt>
                <c:pt idx="567">
                  <c:v>637.30637362779498</c:v>
                </c:pt>
                <c:pt idx="568">
                  <c:v>636.32861320102404</c:v>
                </c:pt>
                <c:pt idx="569">
                  <c:v>635.65124712782199</c:v>
                </c:pt>
                <c:pt idx="570">
                  <c:v>635.39452699693504</c:v>
                </c:pt>
                <c:pt idx="571">
                  <c:v>635.13807262439298</c:v>
                </c:pt>
                <c:pt idx="572">
                  <c:v>634.56370133279597</c:v>
                </c:pt>
                <c:pt idx="573">
                  <c:v>633.92409373538305</c:v>
                </c:pt>
                <c:pt idx="574">
                  <c:v>633.22832529247603</c:v>
                </c:pt>
                <c:pt idx="575">
                  <c:v>632.98295108245202</c:v>
                </c:pt>
                <c:pt idx="576">
                  <c:v>632.37561893315001</c:v>
                </c:pt>
                <c:pt idx="577">
                  <c:v>631.221683934059</c:v>
                </c:pt>
                <c:pt idx="578">
                  <c:v>630.57307489073401</c:v>
                </c:pt>
                <c:pt idx="579">
                  <c:v>629.04365253383196</c:v>
                </c:pt>
                <c:pt idx="580">
                  <c:v>628.95604601978698</c:v>
                </c:pt>
                <c:pt idx="581">
                  <c:v>628.84042893622495</c:v>
                </c:pt>
                <c:pt idx="582">
                  <c:v>628.83991216411505</c:v>
                </c:pt>
                <c:pt idx="583">
                  <c:v>628.51271015815496</c:v>
                </c:pt>
                <c:pt idx="584">
                  <c:v>628.50214662730502</c:v>
                </c:pt>
                <c:pt idx="585">
                  <c:v>627.06394218975299</c:v>
                </c:pt>
                <c:pt idx="586">
                  <c:v>625.77523353777804</c:v>
                </c:pt>
                <c:pt idx="587">
                  <c:v>625.58601990238003</c:v>
                </c:pt>
                <c:pt idx="588">
                  <c:v>625.36368748651398</c:v>
                </c:pt>
                <c:pt idx="589">
                  <c:v>624.46650486592796</c:v>
                </c:pt>
                <c:pt idx="590">
                  <c:v>624.28782600985005</c:v>
                </c:pt>
                <c:pt idx="591">
                  <c:v>624.09302673522905</c:v>
                </c:pt>
                <c:pt idx="592">
                  <c:v>623.90185609197897</c:v>
                </c:pt>
                <c:pt idx="593">
                  <c:v>623.55468423960804</c:v>
                </c:pt>
                <c:pt idx="594">
                  <c:v>623.55468423960804</c:v>
                </c:pt>
                <c:pt idx="595">
                  <c:v>623.38952941849902</c:v>
                </c:pt>
                <c:pt idx="596">
                  <c:v>622.54904068587496</c:v>
                </c:pt>
                <c:pt idx="597">
                  <c:v>621.769236528335</c:v>
                </c:pt>
                <c:pt idx="598">
                  <c:v>621.48291139615503</c:v>
                </c:pt>
                <c:pt idx="599">
                  <c:v>619.75869439374605</c:v>
                </c:pt>
                <c:pt idx="600">
                  <c:v>619.09892174141498</c:v>
                </c:pt>
                <c:pt idx="601">
                  <c:v>618.80636483860201</c:v>
                </c:pt>
                <c:pt idx="602">
                  <c:v>618.19394671554301</c:v>
                </c:pt>
                <c:pt idx="603">
                  <c:v>617.67379477065595</c:v>
                </c:pt>
                <c:pt idx="604">
                  <c:v>617.36338236254699</c:v>
                </c:pt>
                <c:pt idx="605">
                  <c:v>616.97602142377502</c:v>
                </c:pt>
                <c:pt idx="606">
                  <c:v>616.83875446631305</c:v>
                </c:pt>
                <c:pt idx="607">
                  <c:v>616.39579766633904</c:v>
                </c:pt>
                <c:pt idx="608">
                  <c:v>616.09784007672101</c:v>
                </c:pt>
                <c:pt idx="609">
                  <c:v>615.32361351500003</c:v>
                </c:pt>
                <c:pt idx="610">
                  <c:v>615.22924815531496</c:v>
                </c:pt>
                <c:pt idx="611">
                  <c:v>615.22924815531496</c:v>
                </c:pt>
                <c:pt idx="612">
                  <c:v>615.11212959463705</c:v>
                </c:pt>
                <c:pt idx="613">
                  <c:v>613.62497920600197</c:v>
                </c:pt>
                <c:pt idx="614">
                  <c:v>613.58055123520103</c:v>
                </c:pt>
                <c:pt idx="615">
                  <c:v>613.05891455021197</c:v>
                </c:pt>
                <c:pt idx="616">
                  <c:v>612.498509264566</c:v>
                </c:pt>
                <c:pt idx="617">
                  <c:v>609.34955241482305</c:v>
                </c:pt>
                <c:pt idx="618">
                  <c:v>609.17459698248297</c:v>
                </c:pt>
                <c:pt idx="619">
                  <c:v>608.9003617587</c:v>
                </c:pt>
                <c:pt idx="620">
                  <c:v>607.38355711997599</c:v>
                </c:pt>
                <c:pt idx="621">
                  <c:v>606.50347506924595</c:v>
                </c:pt>
                <c:pt idx="622">
                  <c:v>606.40459626519896</c:v>
                </c:pt>
                <c:pt idx="623">
                  <c:v>606.40459626519896</c:v>
                </c:pt>
                <c:pt idx="624">
                  <c:v>605.72542003930596</c:v>
                </c:pt>
                <c:pt idx="625">
                  <c:v>605.30141286534194</c:v>
                </c:pt>
                <c:pt idx="626">
                  <c:v>605.02054327898804</c:v>
                </c:pt>
                <c:pt idx="627">
                  <c:v>603.83257879103098</c:v>
                </c:pt>
                <c:pt idx="628">
                  <c:v>603.45228387367695</c:v>
                </c:pt>
                <c:pt idx="629">
                  <c:v>601.92399258895705</c:v>
                </c:pt>
                <c:pt idx="630">
                  <c:v>601.08317872008695</c:v>
                </c:pt>
                <c:pt idx="631">
                  <c:v>599.92022745435202</c:v>
                </c:pt>
                <c:pt idx="632">
                  <c:v>598.910800625001</c:v>
                </c:pt>
                <c:pt idx="633">
                  <c:v>598.81149718478503</c:v>
                </c:pt>
                <c:pt idx="634">
                  <c:v>598.13165238462898</c:v>
                </c:pt>
                <c:pt idx="635">
                  <c:v>597.40893138747401</c:v>
                </c:pt>
                <c:pt idx="636">
                  <c:v>597.19259223370796</c:v>
                </c:pt>
                <c:pt idx="637">
                  <c:v>596.11998559960296</c:v>
                </c:pt>
                <c:pt idx="638">
                  <c:v>596.08519424373003</c:v>
                </c:pt>
                <c:pt idx="639">
                  <c:v>595.56693742138395</c:v>
                </c:pt>
                <c:pt idx="640">
                  <c:v>595.40846760986096</c:v>
                </c:pt>
                <c:pt idx="641">
                  <c:v>593.33107489685005</c:v>
                </c:pt>
                <c:pt idx="642">
                  <c:v>592.51691648822896</c:v>
                </c:pt>
                <c:pt idx="643">
                  <c:v>591.18660779746995</c:v>
                </c:pt>
                <c:pt idx="644">
                  <c:v>591.18660779746995</c:v>
                </c:pt>
                <c:pt idx="645">
                  <c:v>590.58344714605005</c:v>
                </c:pt>
                <c:pt idx="646">
                  <c:v>590.10401755015801</c:v>
                </c:pt>
                <c:pt idx="647">
                  <c:v>589.87448625670902</c:v>
                </c:pt>
                <c:pt idx="648">
                  <c:v>589.74867433924703</c:v>
                </c:pt>
                <c:pt idx="649">
                  <c:v>589.25337682684994</c:v>
                </c:pt>
                <c:pt idx="650">
                  <c:v>588.01215259666299</c:v>
                </c:pt>
                <c:pt idx="651">
                  <c:v>587.75867556192804</c:v>
                </c:pt>
                <c:pt idx="652">
                  <c:v>586.73991851335597</c:v>
                </c:pt>
                <c:pt idx="653">
                  <c:v>585.95218144738396</c:v>
                </c:pt>
                <c:pt idx="654">
                  <c:v>584.75813548810197</c:v>
                </c:pt>
                <c:pt idx="655">
                  <c:v>584.57397494240001</c:v>
                </c:pt>
                <c:pt idx="656">
                  <c:v>584.30630761136604</c:v>
                </c:pt>
                <c:pt idx="657">
                  <c:v>583.592118637353</c:v>
                </c:pt>
                <c:pt idx="658">
                  <c:v>583.02766685585902</c:v>
                </c:pt>
                <c:pt idx="659">
                  <c:v>582.40305291732795</c:v>
                </c:pt>
                <c:pt idx="660">
                  <c:v>581.83685805353002</c:v>
                </c:pt>
                <c:pt idx="661">
                  <c:v>580.44772947350498</c:v>
                </c:pt>
                <c:pt idx="662">
                  <c:v>580.44772947350498</c:v>
                </c:pt>
                <c:pt idx="663">
                  <c:v>579.78866934515099</c:v>
                </c:pt>
                <c:pt idx="664">
                  <c:v>579.59102321223304</c:v>
                </c:pt>
                <c:pt idx="665">
                  <c:v>579.54203921806402</c:v>
                </c:pt>
                <c:pt idx="666">
                  <c:v>579.28865032916997</c:v>
                </c:pt>
                <c:pt idx="667">
                  <c:v>579.262377354808</c:v>
                </c:pt>
                <c:pt idx="668">
                  <c:v>579.10805021805197</c:v>
                </c:pt>
                <c:pt idx="669">
                  <c:v>578.97144059917105</c:v>
                </c:pt>
                <c:pt idx="670">
                  <c:v>577.76151490871598</c:v>
                </c:pt>
                <c:pt idx="671">
                  <c:v>577.40969916645895</c:v>
                </c:pt>
                <c:pt idx="672">
                  <c:v>577.38935196933403</c:v>
                </c:pt>
                <c:pt idx="673">
                  <c:v>577.38935196933403</c:v>
                </c:pt>
                <c:pt idx="674">
                  <c:v>577.33290291746505</c:v>
                </c:pt>
                <c:pt idx="675">
                  <c:v>577.288543426454</c:v>
                </c:pt>
                <c:pt idx="676">
                  <c:v>577.288543426454</c:v>
                </c:pt>
                <c:pt idx="677">
                  <c:v>577.19104063733403</c:v>
                </c:pt>
                <c:pt idx="678">
                  <c:v>577.06007793568494</c:v>
                </c:pt>
                <c:pt idx="679">
                  <c:v>576.88713598398203</c:v>
                </c:pt>
                <c:pt idx="680">
                  <c:v>576.36375445905605</c:v>
                </c:pt>
                <c:pt idx="681">
                  <c:v>576.26023668245296</c:v>
                </c:pt>
                <c:pt idx="682">
                  <c:v>576.24802602887303</c:v>
                </c:pt>
                <c:pt idx="683">
                  <c:v>576.10822341061305</c:v>
                </c:pt>
                <c:pt idx="684">
                  <c:v>576.03139468649704</c:v>
                </c:pt>
                <c:pt idx="685">
                  <c:v>575.70952874590603</c:v>
                </c:pt>
                <c:pt idx="686">
                  <c:v>575.39767223026502</c:v>
                </c:pt>
                <c:pt idx="687">
                  <c:v>573.90774028319697</c:v>
                </c:pt>
                <c:pt idx="688">
                  <c:v>571.63824718827505</c:v>
                </c:pt>
                <c:pt idx="689">
                  <c:v>571.18046604081701</c:v>
                </c:pt>
                <c:pt idx="690">
                  <c:v>571.12049510118902</c:v>
                </c:pt>
                <c:pt idx="691">
                  <c:v>571.12049510118902</c:v>
                </c:pt>
                <c:pt idx="692">
                  <c:v>571.12049510118902</c:v>
                </c:pt>
                <c:pt idx="693">
                  <c:v>571.12049510118902</c:v>
                </c:pt>
                <c:pt idx="694">
                  <c:v>571.12049510118902</c:v>
                </c:pt>
                <c:pt idx="695">
                  <c:v>570.75171992794799</c:v>
                </c:pt>
                <c:pt idx="696">
                  <c:v>570.63950410402595</c:v>
                </c:pt>
                <c:pt idx="697">
                  <c:v>570.45547743377404</c:v>
                </c:pt>
                <c:pt idx="698">
                  <c:v>569.75246056103299</c:v>
                </c:pt>
                <c:pt idx="699">
                  <c:v>568.89430166621798</c:v>
                </c:pt>
                <c:pt idx="700">
                  <c:v>568.5504626764</c:v>
                </c:pt>
                <c:pt idx="701">
                  <c:v>567.95024219798097</c:v>
                </c:pt>
                <c:pt idx="702">
                  <c:v>567.47925795158699</c:v>
                </c:pt>
                <c:pt idx="703">
                  <c:v>566.786031289775</c:v>
                </c:pt>
                <c:pt idx="704">
                  <c:v>565.99945378906204</c:v>
                </c:pt>
                <c:pt idx="705">
                  <c:v>565.71645600645104</c:v>
                </c:pt>
                <c:pt idx="706">
                  <c:v>565.71462100430904</c:v>
                </c:pt>
                <c:pt idx="707">
                  <c:v>565.35071020294299</c:v>
                </c:pt>
                <c:pt idx="708">
                  <c:v>565.15358918122502</c:v>
                </c:pt>
                <c:pt idx="709">
                  <c:v>565.00960355402901</c:v>
                </c:pt>
                <c:pt idx="710">
                  <c:v>564.71384949166202</c:v>
                </c:pt>
                <c:pt idx="711">
                  <c:v>564.71384949166202</c:v>
                </c:pt>
                <c:pt idx="712">
                  <c:v>564.604486583773</c:v>
                </c:pt>
                <c:pt idx="713">
                  <c:v>563.81401707245504</c:v>
                </c:pt>
                <c:pt idx="714">
                  <c:v>562.87530898463001</c:v>
                </c:pt>
                <c:pt idx="715">
                  <c:v>562.428981131829</c:v>
                </c:pt>
                <c:pt idx="716">
                  <c:v>561.84293096252895</c:v>
                </c:pt>
                <c:pt idx="717">
                  <c:v>560.787026865087</c:v>
                </c:pt>
                <c:pt idx="718">
                  <c:v>559.934650396748</c:v>
                </c:pt>
                <c:pt idx="719">
                  <c:v>559.72538933253497</c:v>
                </c:pt>
                <c:pt idx="720">
                  <c:v>559.42822934071103</c:v>
                </c:pt>
                <c:pt idx="721">
                  <c:v>559.20841556609901</c:v>
                </c:pt>
                <c:pt idx="722">
                  <c:v>558.56957760816499</c:v>
                </c:pt>
                <c:pt idx="723">
                  <c:v>558.25456565768297</c:v>
                </c:pt>
                <c:pt idx="724">
                  <c:v>558.15972174344495</c:v>
                </c:pt>
                <c:pt idx="725">
                  <c:v>558.11503521474197</c:v>
                </c:pt>
                <c:pt idx="726">
                  <c:v>558.00410400126395</c:v>
                </c:pt>
                <c:pt idx="727">
                  <c:v>557.31951597827697</c:v>
                </c:pt>
                <c:pt idx="728">
                  <c:v>556.92972212431903</c:v>
                </c:pt>
                <c:pt idx="729">
                  <c:v>555.71837696551199</c:v>
                </c:pt>
                <c:pt idx="730">
                  <c:v>554.73594888970797</c:v>
                </c:pt>
                <c:pt idx="731">
                  <c:v>554.32650726462202</c:v>
                </c:pt>
                <c:pt idx="732">
                  <c:v>553.83054004477196</c:v>
                </c:pt>
                <c:pt idx="733">
                  <c:v>553.27940981076597</c:v>
                </c:pt>
                <c:pt idx="734">
                  <c:v>553.22303793175001</c:v>
                </c:pt>
                <c:pt idx="735">
                  <c:v>552.51827176196696</c:v>
                </c:pt>
                <c:pt idx="736">
                  <c:v>552.51827176196696</c:v>
                </c:pt>
                <c:pt idx="737">
                  <c:v>551.64855375153002</c:v>
                </c:pt>
                <c:pt idx="738">
                  <c:v>549.85680189952598</c:v>
                </c:pt>
                <c:pt idx="739">
                  <c:v>548.718081408334</c:v>
                </c:pt>
                <c:pt idx="740">
                  <c:v>547.43275396608101</c:v>
                </c:pt>
                <c:pt idx="741">
                  <c:v>546.76940212678596</c:v>
                </c:pt>
                <c:pt idx="742">
                  <c:v>546.39436863241303</c:v>
                </c:pt>
                <c:pt idx="743">
                  <c:v>546.32121796879505</c:v>
                </c:pt>
                <c:pt idx="744">
                  <c:v>546.03715513995803</c:v>
                </c:pt>
                <c:pt idx="745">
                  <c:v>544.81544289764702</c:v>
                </c:pt>
                <c:pt idx="746">
                  <c:v>544.73875773389</c:v>
                </c:pt>
                <c:pt idx="747">
                  <c:v>544.59158742466104</c:v>
                </c:pt>
                <c:pt idx="748">
                  <c:v>544.58368086693395</c:v>
                </c:pt>
                <c:pt idx="749">
                  <c:v>544.31507149569404</c:v>
                </c:pt>
                <c:pt idx="750">
                  <c:v>543.74490055809997</c:v>
                </c:pt>
                <c:pt idx="751">
                  <c:v>543.63191709088198</c:v>
                </c:pt>
                <c:pt idx="752">
                  <c:v>543.20253177396603</c:v>
                </c:pt>
                <c:pt idx="753">
                  <c:v>543.061402895024</c:v>
                </c:pt>
                <c:pt idx="754">
                  <c:v>542.86219111920298</c:v>
                </c:pt>
                <c:pt idx="755">
                  <c:v>542.75969305827596</c:v>
                </c:pt>
                <c:pt idx="756">
                  <c:v>542.61586213733301</c:v>
                </c:pt>
                <c:pt idx="757">
                  <c:v>542.096700788509</c:v>
                </c:pt>
                <c:pt idx="758">
                  <c:v>540.95842381483999</c:v>
                </c:pt>
                <c:pt idx="759">
                  <c:v>540.741502035861</c:v>
                </c:pt>
                <c:pt idx="760">
                  <c:v>540.56555741475904</c:v>
                </c:pt>
                <c:pt idx="761">
                  <c:v>539.42513720233103</c:v>
                </c:pt>
                <c:pt idx="762">
                  <c:v>538.59408610855201</c:v>
                </c:pt>
                <c:pt idx="763">
                  <c:v>538.42229335700097</c:v>
                </c:pt>
                <c:pt idx="764">
                  <c:v>537.79263605189999</c:v>
                </c:pt>
                <c:pt idx="765">
                  <c:v>537.75360945280704</c:v>
                </c:pt>
                <c:pt idx="766">
                  <c:v>537.64719092788505</c:v>
                </c:pt>
                <c:pt idx="767">
                  <c:v>536.74054546434797</c:v>
                </c:pt>
                <c:pt idx="768">
                  <c:v>536.73637460247198</c:v>
                </c:pt>
                <c:pt idx="769">
                  <c:v>535.98428235322103</c:v>
                </c:pt>
                <c:pt idx="770">
                  <c:v>535.65250009386602</c:v>
                </c:pt>
                <c:pt idx="771">
                  <c:v>535.65250009386602</c:v>
                </c:pt>
                <c:pt idx="772">
                  <c:v>534.97443162718196</c:v>
                </c:pt>
                <c:pt idx="773">
                  <c:v>534.91012305469303</c:v>
                </c:pt>
                <c:pt idx="774">
                  <c:v>534.54515920057395</c:v>
                </c:pt>
                <c:pt idx="775">
                  <c:v>533.04681215108303</c:v>
                </c:pt>
                <c:pt idx="776">
                  <c:v>532.76059364613502</c:v>
                </c:pt>
                <c:pt idx="777">
                  <c:v>532.68021579046604</c:v>
                </c:pt>
                <c:pt idx="778">
                  <c:v>532.566359588816</c:v>
                </c:pt>
                <c:pt idx="779">
                  <c:v>532.362067529966</c:v>
                </c:pt>
                <c:pt idx="780">
                  <c:v>531.66380916256503</c:v>
                </c:pt>
                <c:pt idx="781">
                  <c:v>531.54965033920098</c:v>
                </c:pt>
                <c:pt idx="782">
                  <c:v>529.75741365478598</c:v>
                </c:pt>
                <c:pt idx="783">
                  <c:v>529.70711884112302</c:v>
                </c:pt>
                <c:pt idx="784">
                  <c:v>529.03676969408798</c:v>
                </c:pt>
                <c:pt idx="785">
                  <c:v>528.38410642076997</c:v>
                </c:pt>
                <c:pt idx="786">
                  <c:v>528.01527289575495</c:v>
                </c:pt>
                <c:pt idx="787">
                  <c:v>527.94292690697796</c:v>
                </c:pt>
                <c:pt idx="788">
                  <c:v>527.18846925869605</c:v>
                </c:pt>
                <c:pt idx="789">
                  <c:v>526.88455738564005</c:v>
                </c:pt>
                <c:pt idx="790">
                  <c:v>526.51844518896905</c:v>
                </c:pt>
                <c:pt idx="791">
                  <c:v>526.51844518896905</c:v>
                </c:pt>
                <c:pt idx="792">
                  <c:v>526.12301453720295</c:v>
                </c:pt>
                <c:pt idx="793">
                  <c:v>525.910358005533</c:v>
                </c:pt>
                <c:pt idx="794">
                  <c:v>525.49814261592405</c:v>
                </c:pt>
                <c:pt idx="795">
                  <c:v>525.46554687093703</c:v>
                </c:pt>
                <c:pt idx="796">
                  <c:v>525.46554687093703</c:v>
                </c:pt>
                <c:pt idx="797">
                  <c:v>524.68842214620304</c:v>
                </c:pt>
                <c:pt idx="798">
                  <c:v>524.59351500338698</c:v>
                </c:pt>
                <c:pt idx="799">
                  <c:v>524.18233916532301</c:v>
                </c:pt>
                <c:pt idx="800">
                  <c:v>523.670923342592</c:v>
                </c:pt>
                <c:pt idx="801">
                  <c:v>521.75026276525102</c:v>
                </c:pt>
                <c:pt idx="802">
                  <c:v>521.70467232767999</c:v>
                </c:pt>
                <c:pt idx="803">
                  <c:v>520.68148150146601</c:v>
                </c:pt>
                <c:pt idx="804">
                  <c:v>520.64902631634004</c:v>
                </c:pt>
                <c:pt idx="805">
                  <c:v>520.45456489953403</c:v>
                </c:pt>
                <c:pt idx="806">
                  <c:v>518.68014326473997</c:v>
                </c:pt>
                <c:pt idx="807">
                  <c:v>518.58728714731501</c:v>
                </c:pt>
                <c:pt idx="808">
                  <c:v>517.80483405346104</c:v>
                </c:pt>
                <c:pt idx="809">
                  <c:v>517.57467675445196</c:v>
                </c:pt>
                <c:pt idx="810">
                  <c:v>517.021301562914</c:v>
                </c:pt>
                <c:pt idx="811">
                  <c:v>516.60591611644497</c:v>
                </c:pt>
                <c:pt idx="812">
                  <c:v>515.88685698203301</c:v>
                </c:pt>
                <c:pt idx="813">
                  <c:v>515.83638223294804</c:v>
                </c:pt>
                <c:pt idx="814">
                  <c:v>513.77011516047696</c:v>
                </c:pt>
                <c:pt idx="815">
                  <c:v>513.70325753875602</c:v>
                </c:pt>
                <c:pt idx="816">
                  <c:v>513.56429587467801</c:v>
                </c:pt>
                <c:pt idx="817">
                  <c:v>513.35092084177597</c:v>
                </c:pt>
                <c:pt idx="818">
                  <c:v>512.97446344488696</c:v>
                </c:pt>
                <c:pt idx="819">
                  <c:v>512.39487468727305</c:v>
                </c:pt>
                <c:pt idx="820">
                  <c:v>512.08606124125595</c:v>
                </c:pt>
                <c:pt idx="821">
                  <c:v>511.77074691271702</c:v>
                </c:pt>
                <c:pt idx="822">
                  <c:v>511.77074691271702</c:v>
                </c:pt>
                <c:pt idx="823">
                  <c:v>511.57835420449402</c:v>
                </c:pt>
                <c:pt idx="824">
                  <c:v>511.30864798964501</c:v>
                </c:pt>
                <c:pt idx="825">
                  <c:v>510.91608344446001</c:v>
                </c:pt>
                <c:pt idx="826">
                  <c:v>509.69491401458401</c:v>
                </c:pt>
                <c:pt idx="827">
                  <c:v>509.38598773870899</c:v>
                </c:pt>
                <c:pt idx="828">
                  <c:v>509.06689087899701</c:v>
                </c:pt>
                <c:pt idx="829">
                  <c:v>508.24789222455598</c:v>
                </c:pt>
                <c:pt idx="830">
                  <c:v>508.24789222455598</c:v>
                </c:pt>
                <c:pt idx="831">
                  <c:v>508.23458925007901</c:v>
                </c:pt>
                <c:pt idx="832">
                  <c:v>504.66129522723099</c:v>
                </c:pt>
                <c:pt idx="833">
                  <c:v>503.64610962160498</c:v>
                </c:pt>
                <c:pt idx="834">
                  <c:v>503.64610962160498</c:v>
                </c:pt>
                <c:pt idx="835">
                  <c:v>503.41864192651798</c:v>
                </c:pt>
                <c:pt idx="836">
                  <c:v>502.85499318136903</c:v>
                </c:pt>
                <c:pt idx="837">
                  <c:v>502.85499318136903</c:v>
                </c:pt>
                <c:pt idx="838">
                  <c:v>502.85499318136903</c:v>
                </c:pt>
                <c:pt idx="839">
                  <c:v>502.85499318136903</c:v>
                </c:pt>
                <c:pt idx="840">
                  <c:v>502.47617839240098</c:v>
                </c:pt>
                <c:pt idx="841">
                  <c:v>502.25324018642499</c:v>
                </c:pt>
                <c:pt idx="842">
                  <c:v>501.72604793471601</c:v>
                </c:pt>
                <c:pt idx="843">
                  <c:v>501.72604793471601</c:v>
                </c:pt>
                <c:pt idx="844">
                  <c:v>501.72604793471601</c:v>
                </c:pt>
                <c:pt idx="845">
                  <c:v>501.72604793471601</c:v>
                </c:pt>
                <c:pt idx="846">
                  <c:v>501.65349149340898</c:v>
                </c:pt>
                <c:pt idx="847">
                  <c:v>501.65054043280202</c:v>
                </c:pt>
                <c:pt idx="848">
                  <c:v>501.47479506512298</c:v>
                </c:pt>
                <c:pt idx="849">
                  <c:v>501.39225537848898</c:v>
                </c:pt>
                <c:pt idx="850">
                  <c:v>501.16824062036801</c:v>
                </c:pt>
                <c:pt idx="851">
                  <c:v>500.81328557789402</c:v>
                </c:pt>
                <c:pt idx="852">
                  <c:v>499.83748484868897</c:v>
                </c:pt>
                <c:pt idx="853">
                  <c:v>499.60844573081403</c:v>
                </c:pt>
                <c:pt idx="854">
                  <c:v>499.47162608284998</c:v>
                </c:pt>
                <c:pt idx="855">
                  <c:v>499.390779797785</c:v>
                </c:pt>
                <c:pt idx="856">
                  <c:v>499.323895044246</c:v>
                </c:pt>
                <c:pt idx="857">
                  <c:v>498.72301280742403</c:v>
                </c:pt>
                <c:pt idx="858">
                  <c:v>498.47081670394101</c:v>
                </c:pt>
                <c:pt idx="859">
                  <c:v>498.23751677207099</c:v>
                </c:pt>
                <c:pt idx="860">
                  <c:v>498.13817718415902</c:v>
                </c:pt>
                <c:pt idx="861">
                  <c:v>498.09364233805098</c:v>
                </c:pt>
                <c:pt idx="862">
                  <c:v>498.04226148529398</c:v>
                </c:pt>
                <c:pt idx="863">
                  <c:v>497.552254995429</c:v>
                </c:pt>
                <c:pt idx="864">
                  <c:v>497.20136335235202</c:v>
                </c:pt>
                <c:pt idx="865">
                  <c:v>496.57475430646798</c:v>
                </c:pt>
                <c:pt idx="866">
                  <c:v>496.47292745647098</c:v>
                </c:pt>
                <c:pt idx="867">
                  <c:v>496.11594131209603</c:v>
                </c:pt>
                <c:pt idx="868">
                  <c:v>496.042355003566</c:v>
                </c:pt>
                <c:pt idx="869">
                  <c:v>495.48155589740998</c:v>
                </c:pt>
                <c:pt idx="870">
                  <c:v>495.37220632577697</c:v>
                </c:pt>
                <c:pt idx="871">
                  <c:v>494.79938247891801</c:v>
                </c:pt>
                <c:pt idx="872">
                  <c:v>494.614103490118</c:v>
                </c:pt>
                <c:pt idx="873">
                  <c:v>493.835315225241</c:v>
                </c:pt>
                <c:pt idx="874">
                  <c:v>492.10777975801102</c:v>
                </c:pt>
                <c:pt idx="875">
                  <c:v>492.061680976905</c:v>
                </c:pt>
                <c:pt idx="876">
                  <c:v>491.80334332875901</c:v>
                </c:pt>
                <c:pt idx="877">
                  <c:v>491.76031822061202</c:v>
                </c:pt>
                <c:pt idx="878">
                  <c:v>491.70811034668401</c:v>
                </c:pt>
                <c:pt idx="879">
                  <c:v>491.52849788843702</c:v>
                </c:pt>
                <c:pt idx="880">
                  <c:v>490.82373614719199</c:v>
                </c:pt>
                <c:pt idx="881">
                  <c:v>490.61748090208903</c:v>
                </c:pt>
                <c:pt idx="882">
                  <c:v>490.52962709058397</c:v>
                </c:pt>
                <c:pt idx="883">
                  <c:v>490.30586875729301</c:v>
                </c:pt>
                <c:pt idx="884">
                  <c:v>490.11339338009998</c:v>
                </c:pt>
                <c:pt idx="885">
                  <c:v>489.64876562538097</c:v>
                </c:pt>
                <c:pt idx="886">
                  <c:v>488.30576813266998</c:v>
                </c:pt>
                <c:pt idx="887">
                  <c:v>487.69914010501202</c:v>
                </c:pt>
                <c:pt idx="888">
                  <c:v>487.46192556188601</c:v>
                </c:pt>
                <c:pt idx="889">
                  <c:v>487.36415877127399</c:v>
                </c:pt>
                <c:pt idx="890">
                  <c:v>487.05845314676498</c:v>
                </c:pt>
                <c:pt idx="891">
                  <c:v>487.006111933417</c:v>
                </c:pt>
                <c:pt idx="892">
                  <c:v>486.87673605260699</c:v>
                </c:pt>
                <c:pt idx="893">
                  <c:v>485.514432319143</c:v>
                </c:pt>
                <c:pt idx="894">
                  <c:v>484.86054464013802</c:v>
                </c:pt>
                <c:pt idx="895">
                  <c:v>484.81937042002698</c:v>
                </c:pt>
                <c:pt idx="896">
                  <c:v>484.680014936269</c:v>
                </c:pt>
                <c:pt idx="897">
                  <c:v>484.40177070205101</c:v>
                </c:pt>
                <c:pt idx="898">
                  <c:v>483.88154483639499</c:v>
                </c:pt>
                <c:pt idx="899">
                  <c:v>483.80771161074301</c:v>
                </c:pt>
                <c:pt idx="900">
                  <c:v>483.246556016478</c:v>
                </c:pt>
                <c:pt idx="901">
                  <c:v>483.04550278430798</c:v>
                </c:pt>
                <c:pt idx="902">
                  <c:v>482.82778292457101</c:v>
                </c:pt>
                <c:pt idx="903">
                  <c:v>482.82778292457101</c:v>
                </c:pt>
                <c:pt idx="904">
                  <c:v>482.67172236380497</c:v>
                </c:pt>
                <c:pt idx="905">
                  <c:v>481.97372215187301</c:v>
                </c:pt>
                <c:pt idx="906">
                  <c:v>481.36068015425599</c:v>
                </c:pt>
                <c:pt idx="907">
                  <c:v>481.30514051906499</c:v>
                </c:pt>
                <c:pt idx="908">
                  <c:v>481.04416001631103</c:v>
                </c:pt>
                <c:pt idx="909">
                  <c:v>481.00364436471398</c:v>
                </c:pt>
                <c:pt idx="910">
                  <c:v>480.52164228176298</c:v>
                </c:pt>
                <c:pt idx="911">
                  <c:v>480.30042909534399</c:v>
                </c:pt>
                <c:pt idx="912">
                  <c:v>480.097549832504</c:v>
                </c:pt>
                <c:pt idx="913">
                  <c:v>479.73589541056799</c:v>
                </c:pt>
                <c:pt idx="914">
                  <c:v>479.72439850294501</c:v>
                </c:pt>
                <c:pt idx="915">
                  <c:v>478.938625312863</c:v>
                </c:pt>
                <c:pt idx="916">
                  <c:v>478.33503567504698</c:v>
                </c:pt>
                <c:pt idx="917">
                  <c:v>478.282211645149</c:v>
                </c:pt>
                <c:pt idx="918">
                  <c:v>478.12095752526301</c:v>
                </c:pt>
                <c:pt idx="919">
                  <c:v>478.05787570910599</c:v>
                </c:pt>
                <c:pt idx="920">
                  <c:v>477.81254028988201</c:v>
                </c:pt>
                <c:pt idx="921">
                  <c:v>477.678047683947</c:v>
                </c:pt>
                <c:pt idx="922">
                  <c:v>477.60297194849198</c:v>
                </c:pt>
                <c:pt idx="923">
                  <c:v>476.90272989709098</c:v>
                </c:pt>
                <c:pt idx="924">
                  <c:v>476.24782221600401</c:v>
                </c:pt>
                <c:pt idx="925">
                  <c:v>476.16102334795301</c:v>
                </c:pt>
                <c:pt idx="926">
                  <c:v>475.94658373863899</c:v>
                </c:pt>
                <c:pt idx="927">
                  <c:v>474.84979864366602</c:v>
                </c:pt>
                <c:pt idx="928">
                  <c:v>474.76006328133599</c:v>
                </c:pt>
                <c:pt idx="929">
                  <c:v>474.72842371974099</c:v>
                </c:pt>
                <c:pt idx="930">
                  <c:v>474.47743816103099</c:v>
                </c:pt>
                <c:pt idx="931">
                  <c:v>474.47743816103099</c:v>
                </c:pt>
                <c:pt idx="932">
                  <c:v>474.40452932828703</c:v>
                </c:pt>
                <c:pt idx="933">
                  <c:v>474.22880381887001</c:v>
                </c:pt>
                <c:pt idx="934">
                  <c:v>474.16245329079999</c:v>
                </c:pt>
                <c:pt idx="935">
                  <c:v>473.75142707718101</c:v>
                </c:pt>
                <c:pt idx="936">
                  <c:v>473.30195849423097</c:v>
                </c:pt>
                <c:pt idx="937">
                  <c:v>473.24962175506499</c:v>
                </c:pt>
                <c:pt idx="938">
                  <c:v>471.556800300681</c:v>
                </c:pt>
                <c:pt idx="939">
                  <c:v>471.13553050780303</c:v>
                </c:pt>
                <c:pt idx="940">
                  <c:v>470.46055496314602</c:v>
                </c:pt>
                <c:pt idx="941">
                  <c:v>469.84252936653502</c:v>
                </c:pt>
                <c:pt idx="942">
                  <c:v>469.76592277155299</c:v>
                </c:pt>
                <c:pt idx="943">
                  <c:v>469.73636815491699</c:v>
                </c:pt>
                <c:pt idx="944">
                  <c:v>468.82878178543098</c:v>
                </c:pt>
                <c:pt idx="945">
                  <c:v>468.69582319636299</c:v>
                </c:pt>
                <c:pt idx="946">
                  <c:v>468.65207312453202</c:v>
                </c:pt>
                <c:pt idx="947">
                  <c:v>468.34757775688399</c:v>
                </c:pt>
                <c:pt idx="948">
                  <c:v>467.69878483992198</c:v>
                </c:pt>
                <c:pt idx="949">
                  <c:v>467.55665299387999</c:v>
                </c:pt>
                <c:pt idx="950">
                  <c:v>467.55665299387999</c:v>
                </c:pt>
                <c:pt idx="951">
                  <c:v>467.311203488567</c:v>
                </c:pt>
                <c:pt idx="952">
                  <c:v>466.19270879880798</c:v>
                </c:pt>
                <c:pt idx="953">
                  <c:v>466.04320290635798</c:v>
                </c:pt>
                <c:pt idx="954">
                  <c:v>465.82051095441102</c:v>
                </c:pt>
                <c:pt idx="955">
                  <c:v>465.17341350084803</c:v>
                </c:pt>
                <c:pt idx="956">
                  <c:v>465.06896206544201</c:v>
                </c:pt>
                <c:pt idx="957">
                  <c:v>464.94718888888701</c:v>
                </c:pt>
                <c:pt idx="958">
                  <c:v>464.94283995039098</c:v>
                </c:pt>
                <c:pt idx="959">
                  <c:v>464.71219084686101</c:v>
                </c:pt>
                <c:pt idx="960">
                  <c:v>464.48747123137701</c:v>
                </c:pt>
                <c:pt idx="961">
                  <c:v>464.288861582072</c:v>
                </c:pt>
                <c:pt idx="962">
                  <c:v>463.19337361818901</c:v>
                </c:pt>
                <c:pt idx="963">
                  <c:v>463.11982858661003</c:v>
                </c:pt>
                <c:pt idx="964">
                  <c:v>462.69040895369898</c:v>
                </c:pt>
                <c:pt idx="965">
                  <c:v>462.27964900222202</c:v>
                </c:pt>
                <c:pt idx="966">
                  <c:v>462.23241115189097</c:v>
                </c:pt>
                <c:pt idx="967">
                  <c:v>461.82164453882399</c:v>
                </c:pt>
                <c:pt idx="968">
                  <c:v>461.64219501349999</c:v>
                </c:pt>
                <c:pt idx="969">
                  <c:v>461.44464950960401</c:v>
                </c:pt>
                <c:pt idx="970">
                  <c:v>461.19381376168201</c:v>
                </c:pt>
                <c:pt idx="971">
                  <c:v>461.17226358500199</c:v>
                </c:pt>
                <c:pt idx="972">
                  <c:v>460.884155894044</c:v>
                </c:pt>
                <c:pt idx="973">
                  <c:v>460.852337388953</c:v>
                </c:pt>
                <c:pt idx="974">
                  <c:v>460.648780164941</c:v>
                </c:pt>
                <c:pt idx="975">
                  <c:v>460.648780164941</c:v>
                </c:pt>
                <c:pt idx="976">
                  <c:v>460.61699439388701</c:v>
                </c:pt>
                <c:pt idx="977">
                  <c:v>460.39639322663101</c:v>
                </c:pt>
                <c:pt idx="978">
                  <c:v>460.14623175537798</c:v>
                </c:pt>
                <c:pt idx="979">
                  <c:v>459.97683393661299</c:v>
                </c:pt>
                <c:pt idx="980">
                  <c:v>459.60059416863402</c:v>
                </c:pt>
                <c:pt idx="981">
                  <c:v>459.35358566976998</c:v>
                </c:pt>
                <c:pt idx="982">
                  <c:v>459.10117488056602</c:v>
                </c:pt>
                <c:pt idx="983">
                  <c:v>459.08410791799298</c:v>
                </c:pt>
                <c:pt idx="984">
                  <c:v>458.10056497864002</c:v>
                </c:pt>
                <c:pt idx="985">
                  <c:v>458.06962711414502</c:v>
                </c:pt>
                <c:pt idx="986">
                  <c:v>457.929966899524</c:v>
                </c:pt>
                <c:pt idx="987">
                  <c:v>457.81715910009399</c:v>
                </c:pt>
                <c:pt idx="988">
                  <c:v>457.70195684668602</c:v>
                </c:pt>
                <c:pt idx="989">
                  <c:v>457.68617886142601</c:v>
                </c:pt>
                <c:pt idx="990">
                  <c:v>457.540936680946</c:v>
                </c:pt>
                <c:pt idx="991">
                  <c:v>457.271772554199</c:v>
                </c:pt>
                <c:pt idx="992">
                  <c:v>457.05656807346901</c:v>
                </c:pt>
                <c:pt idx="993">
                  <c:v>457.05440544440597</c:v>
                </c:pt>
                <c:pt idx="994">
                  <c:v>456.40207853875398</c:v>
                </c:pt>
                <c:pt idx="995">
                  <c:v>455.84670185472697</c:v>
                </c:pt>
                <c:pt idx="996">
                  <c:v>455.59169431403302</c:v>
                </c:pt>
                <c:pt idx="997">
                  <c:v>455.56123995750698</c:v>
                </c:pt>
                <c:pt idx="998">
                  <c:v>455.44250400510799</c:v>
                </c:pt>
                <c:pt idx="999">
                  <c:v>455.122526802604</c:v>
                </c:pt>
                <c:pt idx="1000">
                  <c:v>455.01144330620798</c:v>
                </c:pt>
                <c:pt idx="1001">
                  <c:v>454.36341495997601</c:v>
                </c:pt>
                <c:pt idx="1002">
                  <c:v>453.41875778689899</c:v>
                </c:pt>
                <c:pt idx="1003">
                  <c:v>453.04271048013902</c:v>
                </c:pt>
                <c:pt idx="1004">
                  <c:v>452.21111581585802</c:v>
                </c:pt>
                <c:pt idx="1005">
                  <c:v>452.14963985312801</c:v>
                </c:pt>
                <c:pt idx="1006">
                  <c:v>452.10253157183701</c:v>
                </c:pt>
                <c:pt idx="1007">
                  <c:v>452.10253157183701</c:v>
                </c:pt>
                <c:pt idx="1008">
                  <c:v>452.048419372502</c:v>
                </c:pt>
                <c:pt idx="1009">
                  <c:v>451.893624713382</c:v>
                </c:pt>
                <c:pt idx="1010">
                  <c:v>451.86876434982702</c:v>
                </c:pt>
                <c:pt idx="1011">
                  <c:v>451.74291336691601</c:v>
                </c:pt>
                <c:pt idx="1012">
                  <c:v>450.75119223550701</c:v>
                </c:pt>
                <c:pt idx="1013">
                  <c:v>450.71563419949803</c:v>
                </c:pt>
                <c:pt idx="1014">
                  <c:v>450.59398868165198</c:v>
                </c:pt>
                <c:pt idx="1015">
                  <c:v>450.28915977993699</c:v>
                </c:pt>
                <c:pt idx="1016">
                  <c:v>450.04257659817</c:v>
                </c:pt>
                <c:pt idx="1017">
                  <c:v>449.98414444103298</c:v>
                </c:pt>
                <c:pt idx="1018">
                  <c:v>449.94674026696902</c:v>
                </c:pt>
                <c:pt idx="1019">
                  <c:v>449.87726998798399</c:v>
                </c:pt>
                <c:pt idx="1020">
                  <c:v>449.74811202896501</c:v>
                </c:pt>
                <c:pt idx="1021">
                  <c:v>449.68980219772902</c:v>
                </c:pt>
                <c:pt idx="1022">
                  <c:v>449.509234631597</c:v>
                </c:pt>
                <c:pt idx="1023">
                  <c:v>449.01507623985401</c:v>
                </c:pt>
                <c:pt idx="1024">
                  <c:v>448.55894298014999</c:v>
                </c:pt>
                <c:pt idx="1025">
                  <c:v>448.356106163606</c:v>
                </c:pt>
                <c:pt idx="1026">
                  <c:v>448.312374625215</c:v>
                </c:pt>
                <c:pt idx="1027">
                  <c:v>447.93268530829801</c:v>
                </c:pt>
                <c:pt idx="1028">
                  <c:v>447.93268530829801</c:v>
                </c:pt>
                <c:pt idx="1029">
                  <c:v>447.01715882395303</c:v>
                </c:pt>
                <c:pt idx="1030">
                  <c:v>446.83659202869001</c:v>
                </c:pt>
                <c:pt idx="1031">
                  <c:v>446.76210211854197</c:v>
                </c:pt>
                <c:pt idx="1032">
                  <c:v>446.56200683870702</c:v>
                </c:pt>
                <c:pt idx="1033">
                  <c:v>446.41263986000899</c:v>
                </c:pt>
                <c:pt idx="1034">
                  <c:v>446.30113803402298</c:v>
                </c:pt>
                <c:pt idx="1035">
                  <c:v>445.80707843140499</c:v>
                </c:pt>
                <c:pt idx="1036">
                  <c:v>445.63781049260598</c:v>
                </c:pt>
                <c:pt idx="1037">
                  <c:v>445.40936494875098</c:v>
                </c:pt>
                <c:pt idx="1038">
                  <c:v>445.19377917022302</c:v>
                </c:pt>
                <c:pt idx="1039">
                  <c:v>444.78482202404098</c:v>
                </c:pt>
                <c:pt idx="1040">
                  <c:v>444.65936156205697</c:v>
                </c:pt>
                <c:pt idx="1041">
                  <c:v>444.62249409922299</c:v>
                </c:pt>
                <c:pt idx="1042">
                  <c:v>444.42962094451201</c:v>
                </c:pt>
                <c:pt idx="1043">
                  <c:v>444.27295398296002</c:v>
                </c:pt>
                <c:pt idx="1044">
                  <c:v>443.97182643555601</c:v>
                </c:pt>
                <c:pt idx="1045">
                  <c:v>443.687991611619</c:v>
                </c:pt>
                <c:pt idx="1046">
                  <c:v>443.43765629595902</c:v>
                </c:pt>
                <c:pt idx="1047">
                  <c:v>443.071321095798</c:v>
                </c:pt>
                <c:pt idx="1048">
                  <c:v>442.76075241535301</c:v>
                </c:pt>
                <c:pt idx="1049">
                  <c:v>442.70211357578597</c:v>
                </c:pt>
                <c:pt idx="1050">
                  <c:v>442.49501105374702</c:v>
                </c:pt>
                <c:pt idx="1051">
                  <c:v>442.49501105374702</c:v>
                </c:pt>
                <c:pt idx="1052">
                  <c:v>442.48278113270698</c:v>
                </c:pt>
                <c:pt idx="1053">
                  <c:v>442.28534200179098</c:v>
                </c:pt>
                <c:pt idx="1054">
                  <c:v>441.69601021808302</c:v>
                </c:pt>
                <c:pt idx="1055">
                  <c:v>441.12952654364398</c:v>
                </c:pt>
                <c:pt idx="1056">
                  <c:v>441.10576828369801</c:v>
                </c:pt>
                <c:pt idx="1057">
                  <c:v>440.401146012781</c:v>
                </c:pt>
                <c:pt idx="1058">
                  <c:v>440.08947244030003</c:v>
                </c:pt>
                <c:pt idx="1059">
                  <c:v>439.812275771592</c:v>
                </c:pt>
                <c:pt idx="1060">
                  <c:v>439.01317297516403</c:v>
                </c:pt>
                <c:pt idx="1061">
                  <c:v>438.83305654493199</c:v>
                </c:pt>
                <c:pt idx="1062">
                  <c:v>438.63337778745603</c:v>
                </c:pt>
                <c:pt idx="1063">
                  <c:v>438.62673055327002</c:v>
                </c:pt>
                <c:pt idx="1064">
                  <c:v>438.49394998306298</c:v>
                </c:pt>
                <c:pt idx="1065">
                  <c:v>438.49394998306298</c:v>
                </c:pt>
                <c:pt idx="1066">
                  <c:v>438.17332839558202</c:v>
                </c:pt>
                <c:pt idx="1067">
                  <c:v>438.159051584461</c:v>
                </c:pt>
                <c:pt idx="1068">
                  <c:v>438.15087259563398</c:v>
                </c:pt>
                <c:pt idx="1069">
                  <c:v>438.03128122624099</c:v>
                </c:pt>
                <c:pt idx="1070">
                  <c:v>437.84179269788302</c:v>
                </c:pt>
                <c:pt idx="1071">
                  <c:v>437.39465568546098</c:v>
                </c:pt>
                <c:pt idx="1072">
                  <c:v>437.21378989934402</c:v>
                </c:pt>
                <c:pt idx="1073">
                  <c:v>437.10977160804498</c:v>
                </c:pt>
                <c:pt idx="1074">
                  <c:v>437.10379303051701</c:v>
                </c:pt>
                <c:pt idx="1075">
                  <c:v>436.97479485455699</c:v>
                </c:pt>
                <c:pt idx="1076">
                  <c:v>436.40630930647899</c:v>
                </c:pt>
                <c:pt idx="1077">
                  <c:v>435.69053373327398</c:v>
                </c:pt>
                <c:pt idx="1078">
                  <c:v>435.56885759639601</c:v>
                </c:pt>
                <c:pt idx="1079">
                  <c:v>434.93265412027802</c:v>
                </c:pt>
                <c:pt idx="1080">
                  <c:v>434.05596701988998</c:v>
                </c:pt>
                <c:pt idx="1081">
                  <c:v>433.559248570286</c:v>
                </c:pt>
                <c:pt idx="1082">
                  <c:v>432.51302241418</c:v>
                </c:pt>
                <c:pt idx="1083">
                  <c:v>432.05571164648001</c:v>
                </c:pt>
                <c:pt idx="1084">
                  <c:v>431.95611453374102</c:v>
                </c:pt>
                <c:pt idx="1085">
                  <c:v>431.56764082468101</c:v>
                </c:pt>
                <c:pt idx="1086">
                  <c:v>431.00604524835398</c:v>
                </c:pt>
                <c:pt idx="1087">
                  <c:v>430.73022266346902</c:v>
                </c:pt>
                <c:pt idx="1088">
                  <c:v>430.62128428203698</c:v>
                </c:pt>
                <c:pt idx="1089">
                  <c:v>430.43544380023701</c:v>
                </c:pt>
                <c:pt idx="1090">
                  <c:v>429.98589535900601</c:v>
                </c:pt>
                <c:pt idx="1091">
                  <c:v>429.48587790819101</c:v>
                </c:pt>
                <c:pt idx="1092">
                  <c:v>429.36209655620797</c:v>
                </c:pt>
                <c:pt idx="1093">
                  <c:v>429.26770992557601</c:v>
                </c:pt>
                <c:pt idx="1094">
                  <c:v>429.11221794665499</c:v>
                </c:pt>
                <c:pt idx="1095">
                  <c:v>428.61277134759803</c:v>
                </c:pt>
                <c:pt idx="1096">
                  <c:v>428.41206903078802</c:v>
                </c:pt>
                <c:pt idx="1097">
                  <c:v>428.286133124598</c:v>
                </c:pt>
                <c:pt idx="1098">
                  <c:v>428.15145284549999</c:v>
                </c:pt>
                <c:pt idx="1099">
                  <c:v>428.10718608396797</c:v>
                </c:pt>
                <c:pt idx="1100">
                  <c:v>428.04054010905401</c:v>
                </c:pt>
                <c:pt idx="1101">
                  <c:v>427.72594826608298</c:v>
                </c:pt>
                <c:pt idx="1102">
                  <c:v>427.09746434807101</c:v>
                </c:pt>
                <c:pt idx="1103">
                  <c:v>426.90908552451998</c:v>
                </c:pt>
                <c:pt idx="1104">
                  <c:v>426.682121459933</c:v>
                </c:pt>
                <c:pt idx="1105">
                  <c:v>426.63631638380298</c:v>
                </c:pt>
                <c:pt idx="1106">
                  <c:v>426.56236201337799</c:v>
                </c:pt>
                <c:pt idx="1107">
                  <c:v>426.271339751114</c:v>
                </c:pt>
                <c:pt idx="1108">
                  <c:v>426.00327959079198</c:v>
                </c:pt>
                <c:pt idx="1109">
                  <c:v>425.94572459795302</c:v>
                </c:pt>
                <c:pt idx="1110">
                  <c:v>425.926884031969</c:v>
                </c:pt>
                <c:pt idx="1111">
                  <c:v>425.74903380168797</c:v>
                </c:pt>
                <c:pt idx="1112">
                  <c:v>425.69636400676899</c:v>
                </c:pt>
                <c:pt idx="1113">
                  <c:v>425.65557436419999</c:v>
                </c:pt>
                <c:pt idx="1114">
                  <c:v>425.322844885221</c:v>
                </c:pt>
                <c:pt idx="1115">
                  <c:v>425.19841420396</c:v>
                </c:pt>
                <c:pt idx="1116">
                  <c:v>425.03244996349201</c:v>
                </c:pt>
                <c:pt idx="1117">
                  <c:v>424.78280825850902</c:v>
                </c:pt>
                <c:pt idx="1118">
                  <c:v>424.49446811168099</c:v>
                </c:pt>
                <c:pt idx="1119">
                  <c:v>424.17712928115401</c:v>
                </c:pt>
                <c:pt idx="1120">
                  <c:v>424.07012615786903</c:v>
                </c:pt>
                <c:pt idx="1121">
                  <c:v>423.945019054162</c:v>
                </c:pt>
                <c:pt idx="1122">
                  <c:v>423.59915112950301</c:v>
                </c:pt>
                <c:pt idx="1123">
                  <c:v>423.24991876087</c:v>
                </c:pt>
                <c:pt idx="1124">
                  <c:v>423.21999521999402</c:v>
                </c:pt>
                <c:pt idx="1125">
                  <c:v>422.96049093156</c:v>
                </c:pt>
                <c:pt idx="1126">
                  <c:v>422.78145689248697</c:v>
                </c:pt>
                <c:pt idx="1127">
                  <c:v>422.35080941099</c:v>
                </c:pt>
                <c:pt idx="1128">
                  <c:v>421.64630527991801</c:v>
                </c:pt>
                <c:pt idx="1129">
                  <c:v>421.50231847304099</c:v>
                </c:pt>
                <c:pt idx="1130">
                  <c:v>421.50231847304099</c:v>
                </c:pt>
                <c:pt idx="1131">
                  <c:v>420.60007425285397</c:v>
                </c:pt>
                <c:pt idx="1132">
                  <c:v>419.72034443295502</c:v>
                </c:pt>
                <c:pt idx="1133">
                  <c:v>419.62250911962701</c:v>
                </c:pt>
                <c:pt idx="1134">
                  <c:v>419.02309386990498</c:v>
                </c:pt>
                <c:pt idx="1135">
                  <c:v>418.998566858728</c:v>
                </c:pt>
                <c:pt idx="1136">
                  <c:v>418.81595329182898</c:v>
                </c:pt>
                <c:pt idx="1137">
                  <c:v>417.98949587723899</c:v>
                </c:pt>
                <c:pt idx="1138">
                  <c:v>417.83652566372899</c:v>
                </c:pt>
                <c:pt idx="1139">
                  <c:v>417.716067033939</c:v>
                </c:pt>
                <c:pt idx="1140">
                  <c:v>417.32645071762602</c:v>
                </c:pt>
                <c:pt idx="1141">
                  <c:v>416.974898095615</c:v>
                </c:pt>
                <c:pt idx="1142">
                  <c:v>416.91475434676698</c:v>
                </c:pt>
                <c:pt idx="1143">
                  <c:v>416.82638488667499</c:v>
                </c:pt>
                <c:pt idx="1144">
                  <c:v>416.51672740753298</c:v>
                </c:pt>
                <c:pt idx="1145">
                  <c:v>416.46160034164001</c:v>
                </c:pt>
                <c:pt idx="1146">
                  <c:v>416.214517168425</c:v>
                </c:pt>
                <c:pt idx="1147">
                  <c:v>416.11490308177002</c:v>
                </c:pt>
                <c:pt idx="1148">
                  <c:v>415.92390487542201</c:v>
                </c:pt>
                <c:pt idx="1149">
                  <c:v>415.92127878484001</c:v>
                </c:pt>
                <c:pt idx="1150">
                  <c:v>415.673613841357</c:v>
                </c:pt>
                <c:pt idx="1151">
                  <c:v>415.54883538537501</c:v>
                </c:pt>
                <c:pt idx="1152">
                  <c:v>415.521594165924</c:v>
                </c:pt>
                <c:pt idx="1153">
                  <c:v>414.36395145098402</c:v>
                </c:pt>
                <c:pt idx="1154">
                  <c:v>414.24117554644602</c:v>
                </c:pt>
                <c:pt idx="1155">
                  <c:v>414.24117554644602</c:v>
                </c:pt>
                <c:pt idx="1156">
                  <c:v>414.153151044693</c:v>
                </c:pt>
                <c:pt idx="1157">
                  <c:v>414.153151044693</c:v>
                </c:pt>
                <c:pt idx="1158">
                  <c:v>414.13098396675701</c:v>
                </c:pt>
                <c:pt idx="1159">
                  <c:v>413.82433753662201</c:v>
                </c:pt>
                <c:pt idx="1160">
                  <c:v>413.78236667298398</c:v>
                </c:pt>
                <c:pt idx="1161">
                  <c:v>413.78236667298398</c:v>
                </c:pt>
                <c:pt idx="1162">
                  <c:v>413.72387522484098</c:v>
                </c:pt>
                <c:pt idx="1163">
                  <c:v>413.65334068871499</c:v>
                </c:pt>
                <c:pt idx="1164">
                  <c:v>413.61052314131399</c:v>
                </c:pt>
                <c:pt idx="1165">
                  <c:v>413.46343226822199</c:v>
                </c:pt>
                <c:pt idx="1166">
                  <c:v>413.15519794997903</c:v>
                </c:pt>
                <c:pt idx="1167">
                  <c:v>412.74742200063298</c:v>
                </c:pt>
                <c:pt idx="1168">
                  <c:v>411.71040192866099</c:v>
                </c:pt>
                <c:pt idx="1169">
                  <c:v>411.58161465933699</c:v>
                </c:pt>
                <c:pt idx="1170">
                  <c:v>411.276228000635</c:v>
                </c:pt>
                <c:pt idx="1171">
                  <c:v>411.20412112442301</c:v>
                </c:pt>
                <c:pt idx="1172">
                  <c:v>410.92180586202198</c:v>
                </c:pt>
                <c:pt idx="1173">
                  <c:v>410.548971627404</c:v>
                </c:pt>
                <c:pt idx="1174">
                  <c:v>410.44782858878199</c:v>
                </c:pt>
                <c:pt idx="1175">
                  <c:v>409.64917781050701</c:v>
                </c:pt>
                <c:pt idx="1176">
                  <c:v>409.43876097534002</c:v>
                </c:pt>
                <c:pt idx="1177">
                  <c:v>409.284315231665</c:v>
                </c:pt>
                <c:pt idx="1178">
                  <c:v>408.57946250552999</c:v>
                </c:pt>
                <c:pt idx="1179">
                  <c:v>408.42356463227298</c:v>
                </c:pt>
                <c:pt idx="1180">
                  <c:v>408.39678752203901</c:v>
                </c:pt>
                <c:pt idx="1181">
                  <c:v>408.33445183087701</c:v>
                </c:pt>
                <c:pt idx="1182">
                  <c:v>408.13224849051898</c:v>
                </c:pt>
                <c:pt idx="1183">
                  <c:v>407.92675841055001</c:v>
                </c:pt>
                <c:pt idx="1184">
                  <c:v>407.54410759255802</c:v>
                </c:pt>
                <c:pt idx="1185">
                  <c:v>407.523485967184</c:v>
                </c:pt>
                <c:pt idx="1186">
                  <c:v>407.29670107438699</c:v>
                </c:pt>
                <c:pt idx="1187">
                  <c:v>407.29670107438699</c:v>
                </c:pt>
                <c:pt idx="1188">
                  <c:v>407.10712011020399</c:v>
                </c:pt>
                <c:pt idx="1189">
                  <c:v>407.05320243247797</c:v>
                </c:pt>
                <c:pt idx="1190">
                  <c:v>406.93302335662901</c:v>
                </c:pt>
                <c:pt idx="1191">
                  <c:v>406.90467291099299</c:v>
                </c:pt>
                <c:pt idx="1192">
                  <c:v>406.68095010083903</c:v>
                </c:pt>
                <c:pt idx="1193">
                  <c:v>406.45378394235399</c:v>
                </c:pt>
                <c:pt idx="1194">
                  <c:v>406.438026472324</c:v>
                </c:pt>
                <c:pt idx="1195">
                  <c:v>405.62597297659499</c:v>
                </c:pt>
                <c:pt idx="1196">
                  <c:v>405.43189257799401</c:v>
                </c:pt>
                <c:pt idx="1197">
                  <c:v>405.40158904323602</c:v>
                </c:pt>
                <c:pt idx="1198">
                  <c:v>405.19113853245898</c:v>
                </c:pt>
                <c:pt idx="1199">
                  <c:v>404.80049422257503</c:v>
                </c:pt>
                <c:pt idx="1200">
                  <c:v>404.47689897644699</c:v>
                </c:pt>
                <c:pt idx="1201">
                  <c:v>404.25087239673502</c:v>
                </c:pt>
                <c:pt idx="1202">
                  <c:v>403.82810350851003</c:v>
                </c:pt>
                <c:pt idx="1203">
                  <c:v>403.72472893783902</c:v>
                </c:pt>
                <c:pt idx="1204">
                  <c:v>403.55420589797399</c:v>
                </c:pt>
                <c:pt idx="1205">
                  <c:v>403.31678494107302</c:v>
                </c:pt>
                <c:pt idx="1206">
                  <c:v>403.25228729020102</c:v>
                </c:pt>
                <c:pt idx="1207">
                  <c:v>402.92179181799003</c:v>
                </c:pt>
                <c:pt idx="1208">
                  <c:v>402.71654578463102</c:v>
                </c:pt>
                <c:pt idx="1209">
                  <c:v>402.693816405105</c:v>
                </c:pt>
                <c:pt idx="1210">
                  <c:v>401.87173759602803</c:v>
                </c:pt>
                <c:pt idx="1211">
                  <c:v>401.44366371804898</c:v>
                </c:pt>
                <c:pt idx="1212">
                  <c:v>400.70238036699197</c:v>
                </c:pt>
                <c:pt idx="1213">
                  <c:v>400.58882517434398</c:v>
                </c:pt>
                <c:pt idx="1214">
                  <c:v>400.411116547446</c:v>
                </c:pt>
                <c:pt idx="1215">
                  <c:v>400.38783920475402</c:v>
                </c:pt>
                <c:pt idx="1216">
                  <c:v>400.37873080109301</c:v>
                </c:pt>
                <c:pt idx="1217">
                  <c:v>400.08731033229901</c:v>
                </c:pt>
                <c:pt idx="1218">
                  <c:v>399.93509912173101</c:v>
                </c:pt>
                <c:pt idx="1219">
                  <c:v>399.91005601374201</c:v>
                </c:pt>
                <c:pt idx="1220">
                  <c:v>399.623274545485</c:v>
                </c:pt>
                <c:pt idx="1221">
                  <c:v>399.621049578824</c:v>
                </c:pt>
                <c:pt idx="1222">
                  <c:v>399.56368182083901</c:v>
                </c:pt>
                <c:pt idx="1223">
                  <c:v>398.81015603626901</c:v>
                </c:pt>
                <c:pt idx="1224">
                  <c:v>398.66297076658901</c:v>
                </c:pt>
                <c:pt idx="1225">
                  <c:v>398.27801508580302</c:v>
                </c:pt>
                <c:pt idx="1226">
                  <c:v>398.20174097298701</c:v>
                </c:pt>
                <c:pt idx="1227">
                  <c:v>398.20174097298701</c:v>
                </c:pt>
                <c:pt idx="1228">
                  <c:v>397.95611385907102</c:v>
                </c:pt>
                <c:pt idx="1229">
                  <c:v>397.80299642346603</c:v>
                </c:pt>
                <c:pt idx="1230">
                  <c:v>397.77685462021799</c:v>
                </c:pt>
                <c:pt idx="1231">
                  <c:v>397.536130858609</c:v>
                </c:pt>
                <c:pt idx="1232">
                  <c:v>397.36850632123299</c:v>
                </c:pt>
                <c:pt idx="1233">
                  <c:v>397.262746457714</c:v>
                </c:pt>
                <c:pt idx="1234">
                  <c:v>397.25286198147597</c:v>
                </c:pt>
                <c:pt idx="1235">
                  <c:v>397.25286198147597</c:v>
                </c:pt>
                <c:pt idx="1236">
                  <c:v>397.25286198147597</c:v>
                </c:pt>
                <c:pt idx="1237">
                  <c:v>396.74887081989499</c:v>
                </c:pt>
                <c:pt idx="1238">
                  <c:v>396.53000367867298</c:v>
                </c:pt>
                <c:pt idx="1239">
                  <c:v>396.20833404869899</c:v>
                </c:pt>
                <c:pt idx="1240">
                  <c:v>396.089946651133</c:v>
                </c:pt>
                <c:pt idx="1241">
                  <c:v>395.750128344058</c:v>
                </c:pt>
                <c:pt idx="1242">
                  <c:v>395.63883654643598</c:v>
                </c:pt>
                <c:pt idx="1243">
                  <c:v>395.60503332147601</c:v>
                </c:pt>
                <c:pt idx="1244">
                  <c:v>395.498413881913</c:v>
                </c:pt>
                <c:pt idx="1245">
                  <c:v>394.98330553972698</c:v>
                </c:pt>
                <c:pt idx="1246">
                  <c:v>394.97795771826299</c:v>
                </c:pt>
                <c:pt idx="1247">
                  <c:v>394.115302111125</c:v>
                </c:pt>
                <c:pt idx="1248">
                  <c:v>394.031647399186</c:v>
                </c:pt>
                <c:pt idx="1249">
                  <c:v>393.99069547076903</c:v>
                </c:pt>
                <c:pt idx="1250">
                  <c:v>393.99069547076903</c:v>
                </c:pt>
                <c:pt idx="1251">
                  <c:v>393.99069547076903</c:v>
                </c:pt>
                <c:pt idx="1252">
                  <c:v>393.897034152326</c:v>
                </c:pt>
                <c:pt idx="1253">
                  <c:v>393.73905983139201</c:v>
                </c:pt>
                <c:pt idx="1254">
                  <c:v>393.668487269933</c:v>
                </c:pt>
                <c:pt idx="1255">
                  <c:v>393.55356770105698</c:v>
                </c:pt>
                <c:pt idx="1256">
                  <c:v>393.55356770105698</c:v>
                </c:pt>
                <c:pt idx="1257">
                  <c:v>393.524161613952</c:v>
                </c:pt>
                <c:pt idx="1258">
                  <c:v>393.48601300202398</c:v>
                </c:pt>
                <c:pt idx="1259">
                  <c:v>393.14531012228503</c:v>
                </c:pt>
                <c:pt idx="1260">
                  <c:v>393.06177048560698</c:v>
                </c:pt>
                <c:pt idx="1261">
                  <c:v>393.05887682108101</c:v>
                </c:pt>
                <c:pt idx="1262">
                  <c:v>392.66959957209298</c:v>
                </c:pt>
                <c:pt idx="1263">
                  <c:v>392.31832846502499</c:v>
                </c:pt>
                <c:pt idx="1264">
                  <c:v>392.31733907563802</c:v>
                </c:pt>
                <c:pt idx="1265">
                  <c:v>392.27508061595802</c:v>
                </c:pt>
                <c:pt idx="1266">
                  <c:v>392.10095949616499</c:v>
                </c:pt>
                <c:pt idx="1267">
                  <c:v>392.04915706468501</c:v>
                </c:pt>
                <c:pt idx="1268">
                  <c:v>391.86869300958301</c:v>
                </c:pt>
                <c:pt idx="1269">
                  <c:v>391.37081149120098</c:v>
                </c:pt>
                <c:pt idx="1270">
                  <c:v>391.00344854635398</c:v>
                </c:pt>
                <c:pt idx="1271">
                  <c:v>390.93519918543899</c:v>
                </c:pt>
                <c:pt idx="1272">
                  <c:v>390.851718358742</c:v>
                </c:pt>
                <c:pt idx="1273">
                  <c:v>390.70457319012098</c:v>
                </c:pt>
                <c:pt idx="1274">
                  <c:v>390.41374653306701</c:v>
                </c:pt>
                <c:pt idx="1275">
                  <c:v>390.29104577706698</c:v>
                </c:pt>
                <c:pt idx="1276">
                  <c:v>390.14158364934298</c:v>
                </c:pt>
                <c:pt idx="1277">
                  <c:v>388.63008549781</c:v>
                </c:pt>
                <c:pt idx="1278">
                  <c:v>388.263605136872</c:v>
                </c:pt>
                <c:pt idx="1279">
                  <c:v>387.69070295876901</c:v>
                </c:pt>
                <c:pt idx="1280">
                  <c:v>387.58421210535403</c:v>
                </c:pt>
                <c:pt idx="1281">
                  <c:v>387.50232721991802</c:v>
                </c:pt>
                <c:pt idx="1282">
                  <c:v>387.33537100270399</c:v>
                </c:pt>
                <c:pt idx="1283">
                  <c:v>387.237640678444</c:v>
                </c:pt>
                <c:pt idx="1284">
                  <c:v>387.11977442162799</c:v>
                </c:pt>
                <c:pt idx="1285">
                  <c:v>387.090928968426</c:v>
                </c:pt>
                <c:pt idx="1286">
                  <c:v>386.58528309910997</c:v>
                </c:pt>
                <c:pt idx="1287">
                  <c:v>386.11306279375799</c:v>
                </c:pt>
                <c:pt idx="1288">
                  <c:v>386.02700750435997</c:v>
                </c:pt>
                <c:pt idx="1289">
                  <c:v>385.978353987091</c:v>
                </c:pt>
                <c:pt idx="1290">
                  <c:v>385.94951678020601</c:v>
                </c:pt>
                <c:pt idx="1291">
                  <c:v>385.81255155745299</c:v>
                </c:pt>
                <c:pt idx="1292">
                  <c:v>385.61353199344398</c:v>
                </c:pt>
                <c:pt idx="1293">
                  <c:v>385.49925528024897</c:v>
                </c:pt>
                <c:pt idx="1294">
                  <c:v>385.48662212409602</c:v>
                </c:pt>
                <c:pt idx="1295">
                  <c:v>385.43800578332201</c:v>
                </c:pt>
                <c:pt idx="1296">
                  <c:v>385.37253030309103</c:v>
                </c:pt>
                <c:pt idx="1297">
                  <c:v>385.37180416671902</c:v>
                </c:pt>
                <c:pt idx="1298">
                  <c:v>385.27680904676299</c:v>
                </c:pt>
                <c:pt idx="1299">
                  <c:v>385.23871071242399</c:v>
                </c:pt>
                <c:pt idx="1300">
                  <c:v>385.027648918897</c:v>
                </c:pt>
                <c:pt idx="1301">
                  <c:v>384.75791679115298</c:v>
                </c:pt>
                <c:pt idx="1302">
                  <c:v>384.71934472875301</c:v>
                </c:pt>
                <c:pt idx="1303">
                  <c:v>384.32199631090299</c:v>
                </c:pt>
                <c:pt idx="1304">
                  <c:v>383.864158549965</c:v>
                </c:pt>
                <c:pt idx="1305">
                  <c:v>383.81447826243601</c:v>
                </c:pt>
                <c:pt idx="1306">
                  <c:v>383.411247984927</c:v>
                </c:pt>
                <c:pt idx="1307">
                  <c:v>383.411247984927</c:v>
                </c:pt>
                <c:pt idx="1308">
                  <c:v>382.44357580020397</c:v>
                </c:pt>
                <c:pt idx="1309">
                  <c:v>382.151505442001</c:v>
                </c:pt>
                <c:pt idx="1310">
                  <c:v>381.88975237082502</c:v>
                </c:pt>
                <c:pt idx="1311">
                  <c:v>381.88975237082502</c:v>
                </c:pt>
                <c:pt idx="1312">
                  <c:v>381.88975237082502</c:v>
                </c:pt>
                <c:pt idx="1313">
                  <c:v>381.88975237082502</c:v>
                </c:pt>
                <c:pt idx="1314">
                  <c:v>381.67277074175098</c:v>
                </c:pt>
                <c:pt idx="1315">
                  <c:v>381.48727981804399</c:v>
                </c:pt>
                <c:pt idx="1316">
                  <c:v>381.28268811810801</c:v>
                </c:pt>
                <c:pt idx="1317">
                  <c:v>381.23141648571499</c:v>
                </c:pt>
                <c:pt idx="1318">
                  <c:v>381.05458240682702</c:v>
                </c:pt>
                <c:pt idx="1319">
                  <c:v>381.05181076507398</c:v>
                </c:pt>
                <c:pt idx="1320">
                  <c:v>381.04901541365598</c:v>
                </c:pt>
                <c:pt idx="1321">
                  <c:v>380.99618415352597</c:v>
                </c:pt>
                <c:pt idx="1322">
                  <c:v>380.396509699212</c:v>
                </c:pt>
                <c:pt idx="1323">
                  <c:v>380.26874889509702</c:v>
                </c:pt>
                <c:pt idx="1324">
                  <c:v>380.215559931408</c:v>
                </c:pt>
                <c:pt idx="1325">
                  <c:v>379.804991304824</c:v>
                </c:pt>
                <c:pt idx="1326">
                  <c:v>379.38215314445</c:v>
                </c:pt>
                <c:pt idx="1327">
                  <c:v>378.99850168854999</c:v>
                </c:pt>
                <c:pt idx="1328">
                  <c:v>378.96115373527198</c:v>
                </c:pt>
                <c:pt idx="1329">
                  <c:v>378.88130061014601</c:v>
                </c:pt>
                <c:pt idx="1330">
                  <c:v>378.860357819608</c:v>
                </c:pt>
                <c:pt idx="1331">
                  <c:v>378.84108180497202</c:v>
                </c:pt>
                <c:pt idx="1332">
                  <c:v>378.71065105533398</c:v>
                </c:pt>
                <c:pt idx="1333">
                  <c:v>378.442188882023</c:v>
                </c:pt>
                <c:pt idx="1334">
                  <c:v>378.40563287467</c:v>
                </c:pt>
                <c:pt idx="1335">
                  <c:v>378.402555568369</c:v>
                </c:pt>
                <c:pt idx="1336">
                  <c:v>378.35739500906197</c:v>
                </c:pt>
                <c:pt idx="1337">
                  <c:v>378.28527723440101</c:v>
                </c:pt>
                <c:pt idx="1338">
                  <c:v>377.62296422051998</c:v>
                </c:pt>
                <c:pt idx="1339">
                  <c:v>377.47852991941699</c:v>
                </c:pt>
                <c:pt idx="1340">
                  <c:v>377.10485071963302</c:v>
                </c:pt>
                <c:pt idx="1341">
                  <c:v>377.05909184068599</c:v>
                </c:pt>
                <c:pt idx="1342">
                  <c:v>376.57348773825498</c:v>
                </c:pt>
                <c:pt idx="1343">
                  <c:v>376.56901711043997</c:v>
                </c:pt>
                <c:pt idx="1344">
                  <c:v>376.56901711043997</c:v>
                </c:pt>
                <c:pt idx="1345">
                  <c:v>376.528922914823</c:v>
                </c:pt>
                <c:pt idx="1346">
                  <c:v>376.48268642994401</c:v>
                </c:pt>
                <c:pt idx="1347">
                  <c:v>376.39827851262601</c:v>
                </c:pt>
                <c:pt idx="1348">
                  <c:v>376.39827851262601</c:v>
                </c:pt>
                <c:pt idx="1349">
                  <c:v>376.06835453949998</c:v>
                </c:pt>
                <c:pt idx="1350">
                  <c:v>374.99559542946599</c:v>
                </c:pt>
                <c:pt idx="1351">
                  <c:v>374.869557763491</c:v>
                </c:pt>
                <c:pt idx="1352">
                  <c:v>374.869557763491</c:v>
                </c:pt>
                <c:pt idx="1353">
                  <c:v>374.702862949657</c:v>
                </c:pt>
                <c:pt idx="1354">
                  <c:v>374.419906936019</c:v>
                </c:pt>
                <c:pt idx="1355">
                  <c:v>373.94748374718199</c:v>
                </c:pt>
                <c:pt idx="1356">
                  <c:v>373.83309383839401</c:v>
                </c:pt>
                <c:pt idx="1357">
                  <c:v>373.633636577978</c:v>
                </c:pt>
                <c:pt idx="1358">
                  <c:v>373.41011699480998</c:v>
                </c:pt>
                <c:pt idx="1359">
                  <c:v>373.08545031169302</c:v>
                </c:pt>
                <c:pt idx="1360">
                  <c:v>372.52740707167999</c:v>
                </c:pt>
                <c:pt idx="1361">
                  <c:v>372.52203977660298</c:v>
                </c:pt>
                <c:pt idx="1362">
                  <c:v>372.49007672045002</c:v>
                </c:pt>
                <c:pt idx="1363">
                  <c:v>371.76672142184401</c:v>
                </c:pt>
                <c:pt idx="1364">
                  <c:v>371.48880663471499</c:v>
                </c:pt>
                <c:pt idx="1365">
                  <c:v>371.21294528815503</c:v>
                </c:pt>
                <c:pt idx="1366">
                  <c:v>371.21294528815503</c:v>
                </c:pt>
                <c:pt idx="1367">
                  <c:v>370.97757735509498</c:v>
                </c:pt>
                <c:pt idx="1368">
                  <c:v>370.94152680136199</c:v>
                </c:pt>
                <c:pt idx="1369">
                  <c:v>370.67037227533001</c:v>
                </c:pt>
                <c:pt idx="1370">
                  <c:v>370.242490079905</c:v>
                </c:pt>
                <c:pt idx="1371">
                  <c:v>369.72942764158603</c:v>
                </c:pt>
                <c:pt idx="1372">
                  <c:v>369.72942764158603</c:v>
                </c:pt>
                <c:pt idx="1373">
                  <c:v>369.54095853718502</c:v>
                </c:pt>
                <c:pt idx="1374">
                  <c:v>369.54095853718502</c:v>
                </c:pt>
                <c:pt idx="1375">
                  <c:v>369.54095853718502</c:v>
                </c:pt>
                <c:pt idx="1376">
                  <c:v>369.54095853718502</c:v>
                </c:pt>
                <c:pt idx="1377">
                  <c:v>369.54095853718502</c:v>
                </c:pt>
                <c:pt idx="1378">
                  <c:v>369.54095853718502</c:v>
                </c:pt>
                <c:pt idx="1379">
                  <c:v>368.74995206315901</c:v>
                </c:pt>
                <c:pt idx="1380">
                  <c:v>368.73758964219502</c:v>
                </c:pt>
                <c:pt idx="1381">
                  <c:v>368.49507998094998</c:v>
                </c:pt>
                <c:pt idx="1382">
                  <c:v>368.40777613788703</c:v>
                </c:pt>
                <c:pt idx="1383">
                  <c:v>368.12585428555002</c:v>
                </c:pt>
                <c:pt idx="1384">
                  <c:v>368.00331405209897</c:v>
                </c:pt>
                <c:pt idx="1385">
                  <c:v>366.94681694690701</c:v>
                </c:pt>
                <c:pt idx="1386">
                  <c:v>366.854740189187</c:v>
                </c:pt>
                <c:pt idx="1387">
                  <c:v>366.82912434932098</c:v>
                </c:pt>
                <c:pt idx="1388">
                  <c:v>366.82905052587199</c:v>
                </c:pt>
                <c:pt idx="1389">
                  <c:v>366.56248790849901</c:v>
                </c:pt>
                <c:pt idx="1390">
                  <c:v>366.56188457802102</c:v>
                </c:pt>
                <c:pt idx="1391">
                  <c:v>366.49295061069898</c:v>
                </c:pt>
                <c:pt idx="1392">
                  <c:v>366.29117220372899</c:v>
                </c:pt>
                <c:pt idx="1393">
                  <c:v>366.00129388891401</c:v>
                </c:pt>
                <c:pt idx="1394">
                  <c:v>365.91485054158397</c:v>
                </c:pt>
                <c:pt idx="1395">
                  <c:v>365.71070448468902</c:v>
                </c:pt>
                <c:pt idx="1396">
                  <c:v>365.662433556152</c:v>
                </c:pt>
                <c:pt idx="1397">
                  <c:v>365.583280621283</c:v>
                </c:pt>
                <c:pt idx="1398">
                  <c:v>365.551278812421</c:v>
                </c:pt>
                <c:pt idx="1399">
                  <c:v>365.360234426886</c:v>
                </c:pt>
                <c:pt idx="1400">
                  <c:v>365.24806092975598</c:v>
                </c:pt>
                <c:pt idx="1401">
                  <c:v>365.18246319492198</c:v>
                </c:pt>
                <c:pt idx="1402">
                  <c:v>365.13970957241003</c:v>
                </c:pt>
                <c:pt idx="1403">
                  <c:v>365.13970957241003</c:v>
                </c:pt>
                <c:pt idx="1404">
                  <c:v>364.87222203142699</c:v>
                </c:pt>
                <c:pt idx="1405">
                  <c:v>364.86270945746702</c:v>
                </c:pt>
                <c:pt idx="1406">
                  <c:v>364.59437496936903</c:v>
                </c:pt>
                <c:pt idx="1407">
                  <c:v>364.480269276098</c:v>
                </c:pt>
                <c:pt idx="1408">
                  <c:v>363.93784068049803</c:v>
                </c:pt>
                <c:pt idx="1409">
                  <c:v>363.71057140584099</c:v>
                </c:pt>
                <c:pt idx="1410">
                  <c:v>363.71057140584099</c:v>
                </c:pt>
                <c:pt idx="1411">
                  <c:v>363.62350901680901</c:v>
                </c:pt>
                <c:pt idx="1412">
                  <c:v>363.53957926226798</c:v>
                </c:pt>
                <c:pt idx="1413">
                  <c:v>363.53190656249899</c:v>
                </c:pt>
                <c:pt idx="1414">
                  <c:v>363.389199593858</c:v>
                </c:pt>
                <c:pt idx="1415">
                  <c:v>363.21527267175497</c:v>
                </c:pt>
                <c:pt idx="1416">
                  <c:v>362.58635371874402</c:v>
                </c:pt>
                <c:pt idx="1417">
                  <c:v>362.51214431215698</c:v>
                </c:pt>
                <c:pt idx="1418">
                  <c:v>362.43163090273902</c:v>
                </c:pt>
                <c:pt idx="1419">
                  <c:v>362.40525407804301</c:v>
                </c:pt>
                <c:pt idx="1420">
                  <c:v>362.282560420202</c:v>
                </c:pt>
                <c:pt idx="1421">
                  <c:v>362.282560420202</c:v>
                </c:pt>
                <c:pt idx="1422">
                  <c:v>362.282560420202</c:v>
                </c:pt>
                <c:pt idx="1423">
                  <c:v>362.23003234267901</c:v>
                </c:pt>
                <c:pt idx="1424">
                  <c:v>362.07270155973902</c:v>
                </c:pt>
                <c:pt idx="1425">
                  <c:v>362.06398804307901</c:v>
                </c:pt>
                <c:pt idx="1426">
                  <c:v>362.06398804307901</c:v>
                </c:pt>
                <c:pt idx="1427">
                  <c:v>361.94844867733298</c:v>
                </c:pt>
                <c:pt idx="1428">
                  <c:v>361.90215775143997</c:v>
                </c:pt>
                <c:pt idx="1429">
                  <c:v>361.46525737757997</c:v>
                </c:pt>
                <c:pt idx="1430">
                  <c:v>361.35182481353002</c:v>
                </c:pt>
                <c:pt idx="1431">
                  <c:v>361.18785101604198</c:v>
                </c:pt>
                <c:pt idx="1432">
                  <c:v>361.063556137788</c:v>
                </c:pt>
                <c:pt idx="1433">
                  <c:v>361.06051853283702</c:v>
                </c:pt>
                <c:pt idx="1434">
                  <c:v>360.65836649525602</c:v>
                </c:pt>
                <c:pt idx="1435">
                  <c:v>360.24868691691302</c:v>
                </c:pt>
                <c:pt idx="1436">
                  <c:v>360.22528262965801</c:v>
                </c:pt>
                <c:pt idx="1437">
                  <c:v>360.21004647348599</c:v>
                </c:pt>
                <c:pt idx="1438">
                  <c:v>360.13739021353302</c:v>
                </c:pt>
                <c:pt idx="1439">
                  <c:v>360.11099574536797</c:v>
                </c:pt>
                <c:pt idx="1440">
                  <c:v>360.10711035641498</c:v>
                </c:pt>
                <c:pt idx="1441">
                  <c:v>359.99047903742201</c:v>
                </c:pt>
                <c:pt idx="1442">
                  <c:v>359.75618712302497</c:v>
                </c:pt>
                <c:pt idx="1443">
                  <c:v>359.31337383163202</c:v>
                </c:pt>
                <c:pt idx="1444">
                  <c:v>359.18350453956702</c:v>
                </c:pt>
                <c:pt idx="1445">
                  <c:v>359.17599010702202</c:v>
                </c:pt>
                <c:pt idx="1446">
                  <c:v>359.04818298017898</c:v>
                </c:pt>
                <c:pt idx="1447">
                  <c:v>358.78678390372698</c:v>
                </c:pt>
                <c:pt idx="1448">
                  <c:v>358.78565172861403</c:v>
                </c:pt>
                <c:pt idx="1449">
                  <c:v>358.49074940634398</c:v>
                </c:pt>
                <c:pt idx="1450">
                  <c:v>358.10580211591298</c:v>
                </c:pt>
                <c:pt idx="1451">
                  <c:v>358.025003761498</c:v>
                </c:pt>
                <c:pt idx="1452">
                  <c:v>357.96479019814802</c:v>
                </c:pt>
                <c:pt idx="1453">
                  <c:v>357.91054393208799</c:v>
                </c:pt>
                <c:pt idx="1454">
                  <c:v>357.78690183063298</c:v>
                </c:pt>
                <c:pt idx="1455">
                  <c:v>357.74457647434701</c:v>
                </c:pt>
                <c:pt idx="1456">
                  <c:v>357.53033713745202</c:v>
                </c:pt>
                <c:pt idx="1457">
                  <c:v>357.02761513333502</c:v>
                </c:pt>
                <c:pt idx="1458">
                  <c:v>356.72862781662002</c:v>
                </c:pt>
                <c:pt idx="1459">
                  <c:v>356.62982511148698</c:v>
                </c:pt>
                <c:pt idx="1460">
                  <c:v>356.32600741298802</c:v>
                </c:pt>
                <c:pt idx="1461">
                  <c:v>356.093144941069</c:v>
                </c:pt>
                <c:pt idx="1462">
                  <c:v>356.03739653489998</c:v>
                </c:pt>
                <c:pt idx="1463">
                  <c:v>355.90162697619201</c:v>
                </c:pt>
                <c:pt idx="1464">
                  <c:v>355.88175422500302</c:v>
                </c:pt>
                <c:pt idx="1465">
                  <c:v>355.826518127437</c:v>
                </c:pt>
                <c:pt idx="1466">
                  <c:v>355.74695293017498</c:v>
                </c:pt>
                <c:pt idx="1467">
                  <c:v>355.68747038125503</c:v>
                </c:pt>
                <c:pt idx="1468">
                  <c:v>355.59061231870697</c:v>
                </c:pt>
                <c:pt idx="1469">
                  <c:v>355.49281373615298</c:v>
                </c:pt>
                <c:pt idx="1470">
                  <c:v>355.49281373615298</c:v>
                </c:pt>
                <c:pt idx="1471">
                  <c:v>355.42916165495399</c:v>
                </c:pt>
                <c:pt idx="1472">
                  <c:v>355.42916165495399</c:v>
                </c:pt>
                <c:pt idx="1473">
                  <c:v>355.40301439943102</c:v>
                </c:pt>
                <c:pt idx="1474">
                  <c:v>355.212293320291</c:v>
                </c:pt>
                <c:pt idx="1475">
                  <c:v>355.19580016932002</c:v>
                </c:pt>
                <c:pt idx="1476">
                  <c:v>355.19580016932002</c:v>
                </c:pt>
                <c:pt idx="1477">
                  <c:v>355.02668212582898</c:v>
                </c:pt>
                <c:pt idx="1478">
                  <c:v>354.96419254697599</c:v>
                </c:pt>
                <c:pt idx="1479">
                  <c:v>354.65025594669299</c:v>
                </c:pt>
                <c:pt idx="1480">
                  <c:v>354.63791109541899</c:v>
                </c:pt>
                <c:pt idx="1481">
                  <c:v>354.63241304396399</c:v>
                </c:pt>
                <c:pt idx="1482">
                  <c:v>354.255185702738</c:v>
                </c:pt>
                <c:pt idx="1483">
                  <c:v>354.08026473986001</c:v>
                </c:pt>
                <c:pt idx="1484">
                  <c:v>353.66577285681501</c:v>
                </c:pt>
                <c:pt idx="1485">
                  <c:v>353.43807911032599</c:v>
                </c:pt>
                <c:pt idx="1486">
                  <c:v>353.21196365138297</c:v>
                </c:pt>
                <c:pt idx="1487">
                  <c:v>353.15951781236703</c:v>
                </c:pt>
                <c:pt idx="1488">
                  <c:v>352.86144840234601</c:v>
                </c:pt>
                <c:pt idx="1489">
                  <c:v>352.71723940137099</c:v>
                </c:pt>
                <c:pt idx="1490">
                  <c:v>352.41284061006002</c:v>
                </c:pt>
                <c:pt idx="1491">
                  <c:v>352.20109914394999</c:v>
                </c:pt>
                <c:pt idx="1492">
                  <c:v>351.82295831852201</c:v>
                </c:pt>
                <c:pt idx="1493">
                  <c:v>351.58996327922102</c:v>
                </c:pt>
                <c:pt idx="1494">
                  <c:v>351.38129682426501</c:v>
                </c:pt>
                <c:pt idx="1495">
                  <c:v>351.33528364696099</c:v>
                </c:pt>
                <c:pt idx="1496">
                  <c:v>351.03212943426502</c:v>
                </c:pt>
                <c:pt idx="1497">
                  <c:v>350.99100841455299</c:v>
                </c:pt>
                <c:pt idx="1498">
                  <c:v>350.91649483132198</c:v>
                </c:pt>
                <c:pt idx="1499">
                  <c:v>350.86005254325897</c:v>
                </c:pt>
                <c:pt idx="1500">
                  <c:v>350.723128117545</c:v>
                </c:pt>
                <c:pt idx="1501">
                  <c:v>350.701456169734</c:v>
                </c:pt>
                <c:pt idx="1502">
                  <c:v>350.65875182111699</c:v>
                </c:pt>
                <c:pt idx="1503">
                  <c:v>350.55468484920902</c:v>
                </c:pt>
                <c:pt idx="1504">
                  <c:v>350.532049668637</c:v>
                </c:pt>
                <c:pt idx="1505">
                  <c:v>350.49228649503198</c:v>
                </c:pt>
                <c:pt idx="1506">
                  <c:v>350.48631132780099</c:v>
                </c:pt>
                <c:pt idx="1507">
                  <c:v>350.04371119064399</c:v>
                </c:pt>
                <c:pt idx="1508">
                  <c:v>349.936262658109</c:v>
                </c:pt>
                <c:pt idx="1509">
                  <c:v>349.66571559644098</c:v>
                </c:pt>
                <c:pt idx="1510">
                  <c:v>349.40610696813701</c:v>
                </c:pt>
                <c:pt idx="1511">
                  <c:v>348.86401956652298</c:v>
                </c:pt>
                <c:pt idx="1512">
                  <c:v>348.54773522188901</c:v>
                </c:pt>
                <c:pt idx="1513">
                  <c:v>348.01008210071302</c:v>
                </c:pt>
                <c:pt idx="1514">
                  <c:v>347.88057296344903</c:v>
                </c:pt>
                <c:pt idx="1515">
                  <c:v>347.81167376012201</c:v>
                </c:pt>
                <c:pt idx="1516">
                  <c:v>347.76427979424398</c:v>
                </c:pt>
                <c:pt idx="1517">
                  <c:v>347.75762180027601</c:v>
                </c:pt>
                <c:pt idx="1518">
                  <c:v>347.06156700364198</c:v>
                </c:pt>
                <c:pt idx="1519">
                  <c:v>347.033657796211</c:v>
                </c:pt>
                <c:pt idx="1520">
                  <c:v>346.99631629207499</c:v>
                </c:pt>
                <c:pt idx="1521">
                  <c:v>346.98882409565698</c:v>
                </c:pt>
                <c:pt idx="1522">
                  <c:v>346.76600038288302</c:v>
                </c:pt>
                <c:pt idx="1523">
                  <c:v>346.30006068598698</c:v>
                </c:pt>
                <c:pt idx="1524">
                  <c:v>346.00240867185698</c:v>
                </c:pt>
                <c:pt idx="1525">
                  <c:v>345.72732107621999</c:v>
                </c:pt>
                <c:pt idx="1526">
                  <c:v>345.40952348259202</c:v>
                </c:pt>
                <c:pt idx="1527">
                  <c:v>344.79988504799502</c:v>
                </c:pt>
                <c:pt idx="1528">
                  <c:v>344.45678245176998</c:v>
                </c:pt>
                <c:pt idx="1529">
                  <c:v>344.37128760105202</c:v>
                </c:pt>
                <c:pt idx="1530">
                  <c:v>344.17371907417902</c:v>
                </c:pt>
                <c:pt idx="1531">
                  <c:v>344.07474797568801</c:v>
                </c:pt>
                <c:pt idx="1532">
                  <c:v>344.05499231827901</c:v>
                </c:pt>
                <c:pt idx="1533">
                  <c:v>343.85613948277802</c:v>
                </c:pt>
                <c:pt idx="1534">
                  <c:v>343.52406375673598</c:v>
                </c:pt>
                <c:pt idx="1535">
                  <c:v>342.99655052285999</c:v>
                </c:pt>
                <c:pt idx="1536">
                  <c:v>342.97373236219698</c:v>
                </c:pt>
                <c:pt idx="1537">
                  <c:v>342.61479796295703</c:v>
                </c:pt>
                <c:pt idx="1538">
                  <c:v>342.485792069328</c:v>
                </c:pt>
                <c:pt idx="1539">
                  <c:v>342.38338021181198</c:v>
                </c:pt>
                <c:pt idx="1540">
                  <c:v>342.38148194232201</c:v>
                </c:pt>
                <c:pt idx="1541">
                  <c:v>342.33721236768901</c:v>
                </c:pt>
                <c:pt idx="1542">
                  <c:v>342.26376867233398</c:v>
                </c:pt>
                <c:pt idx="1543">
                  <c:v>342.22868946173298</c:v>
                </c:pt>
                <c:pt idx="1544">
                  <c:v>341.85662852532801</c:v>
                </c:pt>
                <c:pt idx="1545">
                  <c:v>341.73152322894498</c:v>
                </c:pt>
                <c:pt idx="1546">
                  <c:v>341.581346961262</c:v>
                </c:pt>
                <c:pt idx="1547">
                  <c:v>341.57927246015299</c:v>
                </c:pt>
                <c:pt idx="1548">
                  <c:v>341.38753151736501</c:v>
                </c:pt>
                <c:pt idx="1549">
                  <c:v>341.21630508485998</c:v>
                </c:pt>
                <c:pt idx="1550">
                  <c:v>341.04454272524703</c:v>
                </c:pt>
                <c:pt idx="1551">
                  <c:v>340.88291557025201</c:v>
                </c:pt>
                <c:pt idx="1552">
                  <c:v>340.78978300630303</c:v>
                </c:pt>
                <c:pt idx="1553">
                  <c:v>340.69760530878301</c:v>
                </c:pt>
                <c:pt idx="1554">
                  <c:v>340.52882860550602</c:v>
                </c:pt>
                <c:pt idx="1555">
                  <c:v>340.46396971144299</c:v>
                </c:pt>
                <c:pt idx="1556">
                  <c:v>340.45225057993599</c:v>
                </c:pt>
                <c:pt idx="1557">
                  <c:v>340.34588499264299</c:v>
                </c:pt>
                <c:pt idx="1558">
                  <c:v>340.34588499264299</c:v>
                </c:pt>
                <c:pt idx="1559">
                  <c:v>340.06899561349297</c:v>
                </c:pt>
                <c:pt idx="1560">
                  <c:v>339.96273581191099</c:v>
                </c:pt>
                <c:pt idx="1561">
                  <c:v>339.79763206254802</c:v>
                </c:pt>
                <c:pt idx="1562">
                  <c:v>339.660141541543</c:v>
                </c:pt>
                <c:pt idx="1563">
                  <c:v>339.39760047970901</c:v>
                </c:pt>
                <c:pt idx="1564">
                  <c:v>339.39760047970901</c:v>
                </c:pt>
                <c:pt idx="1565">
                  <c:v>339.220020919722</c:v>
                </c:pt>
                <c:pt idx="1566">
                  <c:v>339.20269694887298</c:v>
                </c:pt>
                <c:pt idx="1567">
                  <c:v>339.00161028223602</c:v>
                </c:pt>
                <c:pt idx="1568">
                  <c:v>338.93743123941198</c:v>
                </c:pt>
                <c:pt idx="1569">
                  <c:v>338.93743123941198</c:v>
                </c:pt>
                <c:pt idx="1570">
                  <c:v>338.93743123941198</c:v>
                </c:pt>
                <c:pt idx="1571">
                  <c:v>338.93743123941198</c:v>
                </c:pt>
                <c:pt idx="1572">
                  <c:v>338.93743123941198</c:v>
                </c:pt>
                <c:pt idx="1573">
                  <c:v>338.769043295632</c:v>
                </c:pt>
                <c:pt idx="1574">
                  <c:v>338.67846120178302</c:v>
                </c:pt>
                <c:pt idx="1575">
                  <c:v>338.562499954587</c:v>
                </c:pt>
                <c:pt idx="1576">
                  <c:v>338.21407072759399</c:v>
                </c:pt>
                <c:pt idx="1577">
                  <c:v>338.16734702127599</c:v>
                </c:pt>
                <c:pt idx="1578">
                  <c:v>338.05246546949598</c:v>
                </c:pt>
                <c:pt idx="1579">
                  <c:v>337.97317630042397</c:v>
                </c:pt>
                <c:pt idx="1580">
                  <c:v>337.76102837686898</c:v>
                </c:pt>
                <c:pt idx="1581">
                  <c:v>337.58907224621402</c:v>
                </c:pt>
                <c:pt idx="1582">
                  <c:v>337.36274260891201</c:v>
                </c:pt>
                <c:pt idx="1583">
                  <c:v>337.25364948071399</c:v>
                </c:pt>
                <c:pt idx="1584">
                  <c:v>336.45044177357403</c:v>
                </c:pt>
                <c:pt idx="1585">
                  <c:v>336.36170426932</c:v>
                </c:pt>
                <c:pt idx="1586">
                  <c:v>336.36170426932</c:v>
                </c:pt>
                <c:pt idx="1587">
                  <c:v>336.30459076678198</c:v>
                </c:pt>
                <c:pt idx="1588">
                  <c:v>335.982474739135</c:v>
                </c:pt>
                <c:pt idx="1589">
                  <c:v>335.85242641170203</c:v>
                </c:pt>
                <c:pt idx="1590">
                  <c:v>335.51019595140201</c:v>
                </c:pt>
                <c:pt idx="1591">
                  <c:v>335.18755888591699</c:v>
                </c:pt>
                <c:pt idx="1592">
                  <c:v>335.16826242573097</c:v>
                </c:pt>
                <c:pt idx="1593">
                  <c:v>334.88432924929998</c:v>
                </c:pt>
                <c:pt idx="1594">
                  <c:v>334.88432924929998</c:v>
                </c:pt>
                <c:pt idx="1595">
                  <c:v>334.68333164204</c:v>
                </c:pt>
                <c:pt idx="1596">
                  <c:v>334.50413993455402</c:v>
                </c:pt>
                <c:pt idx="1597">
                  <c:v>334.47875882392998</c:v>
                </c:pt>
                <c:pt idx="1598">
                  <c:v>333.86280120077998</c:v>
                </c:pt>
                <c:pt idx="1599">
                  <c:v>333.721770111647</c:v>
                </c:pt>
                <c:pt idx="1600">
                  <c:v>333.70436358250601</c:v>
                </c:pt>
                <c:pt idx="1601">
                  <c:v>333.50934026875399</c:v>
                </c:pt>
                <c:pt idx="1602">
                  <c:v>333.26446277973798</c:v>
                </c:pt>
                <c:pt idx="1603">
                  <c:v>333.14523515330899</c:v>
                </c:pt>
                <c:pt idx="1604">
                  <c:v>333.02662892795399</c:v>
                </c:pt>
                <c:pt idx="1605">
                  <c:v>332.91600644557201</c:v>
                </c:pt>
                <c:pt idx="1606">
                  <c:v>332.357059140903</c:v>
                </c:pt>
                <c:pt idx="1607">
                  <c:v>332.13772299115402</c:v>
                </c:pt>
                <c:pt idx="1608">
                  <c:v>331.91378172004801</c:v>
                </c:pt>
                <c:pt idx="1609">
                  <c:v>331.91378172004801</c:v>
                </c:pt>
                <c:pt idx="1610">
                  <c:v>331.89213267279899</c:v>
                </c:pt>
                <c:pt idx="1611">
                  <c:v>331.85236654756898</c:v>
                </c:pt>
                <c:pt idx="1612">
                  <c:v>331.72599178788198</c:v>
                </c:pt>
                <c:pt idx="1613">
                  <c:v>331.066047735192</c:v>
                </c:pt>
                <c:pt idx="1614">
                  <c:v>330.29004632960402</c:v>
                </c:pt>
                <c:pt idx="1615">
                  <c:v>330.28995067420999</c:v>
                </c:pt>
                <c:pt idx="1616">
                  <c:v>330.17238291901702</c:v>
                </c:pt>
                <c:pt idx="1617">
                  <c:v>330.01233766808002</c:v>
                </c:pt>
                <c:pt idx="1618">
                  <c:v>329.93809298379199</c:v>
                </c:pt>
                <c:pt idx="1619">
                  <c:v>329.92781942086401</c:v>
                </c:pt>
                <c:pt idx="1620">
                  <c:v>329.917162484269</c:v>
                </c:pt>
                <c:pt idx="1621">
                  <c:v>329.68842733185397</c:v>
                </c:pt>
                <c:pt idx="1622">
                  <c:v>328.95211036216</c:v>
                </c:pt>
                <c:pt idx="1623">
                  <c:v>328.77565684898798</c:v>
                </c:pt>
                <c:pt idx="1624">
                  <c:v>328.69752153034699</c:v>
                </c:pt>
                <c:pt idx="1625">
                  <c:v>328.56314740760803</c:v>
                </c:pt>
                <c:pt idx="1626">
                  <c:v>327.97527385602802</c:v>
                </c:pt>
                <c:pt idx="1627">
                  <c:v>327.79156143772798</c:v>
                </c:pt>
                <c:pt idx="1628">
                  <c:v>327.70370209232101</c:v>
                </c:pt>
                <c:pt idx="1629">
                  <c:v>327.55450758722202</c:v>
                </c:pt>
                <c:pt idx="1630">
                  <c:v>326.83681833917899</c:v>
                </c:pt>
                <c:pt idx="1631">
                  <c:v>326.72350610191597</c:v>
                </c:pt>
                <c:pt idx="1632">
                  <c:v>326.33669991354901</c:v>
                </c:pt>
                <c:pt idx="1633">
                  <c:v>325.89851519579702</c:v>
                </c:pt>
                <c:pt idx="1634">
                  <c:v>325.72292937498798</c:v>
                </c:pt>
                <c:pt idx="1635">
                  <c:v>325.61943140591001</c:v>
                </c:pt>
                <c:pt idx="1636">
                  <c:v>325.42795382943001</c:v>
                </c:pt>
                <c:pt idx="1637">
                  <c:v>325.39602532207601</c:v>
                </c:pt>
                <c:pt idx="1638">
                  <c:v>325.34841801093501</c:v>
                </c:pt>
                <c:pt idx="1639">
                  <c:v>325.34231400569303</c:v>
                </c:pt>
                <c:pt idx="1640">
                  <c:v>325.185734869405</c:v>
                </c:pt>
                <c:pt idx="1641">
                  <c:v>325.14681428428202</c:v>
                </c:pt>
                <c:pt idx="1642">
                  <c:v>324.82327663367897</c:v>
                </c:pt>
                <c:pt idx="1643">
                  <c:v>324.44842235365502</c:v>
                </c:pt>
                <c:pt idx="1644">
                  <c:v>324.43917134649899</c:v>
                </c:pt>
                <c:pt idx="1645">
                  <c:v>324.43517872507999</c:v>
                </c:pt>
                <c:pt idx="1646">
                  <c:v>324.31122999428101</c:v>
                </c:pt>
                <c:pt idx="1647">
                  <c:v>324.29400032106099</c:v>
                </c:pt>
                <c:pt idx="1648">
                  <c:v>324.28747284712603</c:v>
                </c:pt>
                <c:pt idx="1649">
                  <c:v>323.97036330295902</c:v>
                </c:pt>
                <c:pt idx="1650">
                  <c:v>323.45026860688199</c:v>
                </c:pt>
                <c:pt idx="1651">
                  <c:v>323.36265340496698</c:v>
                </c:pt>
                <c:pt idx="1652">
                  <c:v>323.31192677911702</c:v>
                </c:pt>
                <c:pt idx="1653">
                  <c:v>323.26148539884599</c:v>
                </c:pt>
                <c:pt idx="1654">
                  <c:v>323.021037238877</c:v>
                </c:pt>
                <c:pt idx="1655">
                  <c:v>322.57433296158803</c:v>
                </c:pt>
                <c:pt idx="1656">
                  <c:v>322.42836430195803</c:v>
                </c:pt>
                <c:pt idx="1657">
                  <c:v>322.37529258536301</c:v>
                </c:pt>
                <c:pt idx="1658">
                  <c:v>321.23212286741199</c:v>
                </c:pt>
                <c:pt idx="1659">
                  <c:v>321.22803418260997</c:v>
                </c:pt>
                <c:pt idx="1660">
                  <c:v>321.20660637513203</c:v>
                </c:pt>
                <c:pt idx="1661">
                  <c:v>321.039462568722</c:v>
                </c:pt>
                <c:pt idx="1662">
                  <c:v>320.97388560167502</c:v>
                </c:pt>
                <c:pt idx="1663">
                  <c:v>320.89715591558303</c:v>
                </c:pt>
                <c:pt idx="1664">
                  <c:v>320.88113543485503</c:v>
                </c:pt>
                <c:pt idx="1665">
                  <c:v>320.82963661917199</c:v>
                </c:pt>
                <c:pt idx="1666">
                  <c:v>320.718620889975</c:v>
                </c:pt>
                <c:pt idx="1667">
                  <c:v>320.66665964525902</c:v>
                </c:pt>
                <c:pt idx="1668">
                  <c:v>320.48274321572302</c:v>
                </c:pt>
                <c:pt idx="1669">
                  <c:v>320.23657243525599</c:v>
                </c:pt>
                <c:pt idx="1670">
                  <c:v>320.13025743549798</c:v>
                </c:pt>
                <c:pt idx="1671">
                  <c:v>319.98969039199199</c:v>
                </c:pt>
                <c:pt idx="1672">
                  <c:v>319.97976036890202</c:v>
                </c:pt>
                <c:pt idx="1673">
                  <c:v>319.95894017236401</c:v>
                </c:pt>
                <c:pt idx="1674">
                  <c:v>319.71636120850297</c:v>
                </c:pt>
                <c:pt idx="1675">
                  <c:v>319.59522863819802</c:v>
                </c:pt>
                <c:pt idx="1676">
                  <c:v>319.45980910668499</c:v>
                </c:pt>
                <c:pt idx="1677">
                  <c:v>319.092798762423</c:v>
                </c:pt>
                <c:pt idx="1678">
                  <c:v>318.78223082641301</c:v>
                </c:pt>
                <c:pt idx="1679">
                  <c:v>318.726810214642</c:v>
                </c:pt>
                <c:pt idx="1680">
                  <c:v>318.71359790036001</c:v>
                </c:pt>
                <c:pt idx="1681">
                  <c:v>318.688842808137</c:v>
                </c:pt>
                <c:pt idx="1682">
                  <c:v>318.45202859836002</c:v>
                </c:pt>
                <c:pt idx="1683">
                  <c:v>318.41112259517899</c:v>
                </c:pt>
                <c:pt idx="1684">
                  <c:v>318.26713021227499</c:v>
                </c:pt>
                <c:pt idx="1685">
                  <c:v>318.15717803155599</c:v>
                </c:pt>
                <c:pt idx="1686">
                  <c:v>317.78996993602499</c:v>
                </c:pt>
                <c:pt idx="1687">
                  <c:v>317.67851709909701</c:v>
                </c:pt>
                <c:pt idx="1688">
                  <c:v>317.65430652210898</c:v>
                </c:pt>
                <c:pt idx="1689">
                  <c:v>317.52779613641599</c:v>
                </c:pt>
                <c:pt idx="1690">
                  <c:v>317.28341534798898</c:v>
                </c:pt>
                <c:pt idx="1691">
                  <c:v>316.99008341803602</c:v>
                </c:pt>
                <c:pt idx="1692">
                  <c:v>316.97953258850401</c:v>
                </c:pt>
                <c:pt idx="1693">
                  <c:v>316.96994968190802</c:v>
                </c:pt>
                <c:pt idx="1694">
                  <c:v>316.72244514703101</c:v>
                </c:pt>
                <c:pt idx="1695">
                  <c:v>316.52716829079799</c:v>
                </c:pt>
                <c:pt idx="1696">
                  <c:v>316.50999972095701</c:v>
                </c:pt>
                <c:pt idx="1697">
                  <c:v>316.38405889786901</c:v>
                </c:pt>
                <c:pt idx="1698">
                  <c:v>316.28442601816897</c:v>
                </c:pt>
                <c:pt idx="1699">
                  <c:v>316.05190807854302</c:v>
                </c:pt>
                <c:pt idx="1700">
                  <c:v>316.05190807854302</c:v>
                </c:pt>
                <c:pt idx="1701">
                  <c:v>316.03065773468398</c:v>
                </c:pt>
                <c:pt idx="1702">
                  <c:v>316.03065773468398</c:v>
                </c:pt>
                <c:pt idx="1703">
                  <c:v>316.012176771295</c:v>
                </c:pt>
                <c:pt idx="1704">
                  <c:v>315.877750227251</c:v>
                </c:pt>
                <c:pt idx="1705">
                  <c:v>315.78471814148003</c:v>
                </c:pt>
                <c:pt idx="1706">
                  <c:v>315.689914405727</c:v>
                </c:pt>
                <c:pt idx="1707">
                  <c:v>315.58773121876698</c:v>
                </c:pt>
                <c:pt idx="1708">
                  <c:v>315.442163858588</c:v>
                </c:pt>
                <c:pt idx="1709">
                  <c:v>315.42927184456198</c:v>
                </c:pt>
                <c:pt idx="1710">
                  <c:v>315.30643503239298</c:v>
                </c:pt>
                <c:pt idx="1711">
                  <c:v>315.28658029499201</c:v>
                </c:pt>
                <c:pt idx="1712">
                  <c:v>315.25163463807002</c:v>
                </c:pt>
                <c:pt idx="1713">
                  <c:v>314.91097998853098</c:v>
                </c:pt>
                <c:pt idx="1714">
                  <c:v>314.66960145813601</c:v>
                </c:pt>
                <c:pt idx="1715">
                  <c:v>314.59411744290702</c:v>
                </c:pt>
                <c:pt idx="1716">
                  <c:v>314.487588467546</c:v>
                </c:pt>
                <c:pt idx="1717">
                  <c:v>314.40410790253998</c:v>
                </c:pt>
                <c:pt idx="1718">
                  <c:v>314.27333071620899</c:v>
                </c:pt>
                <c:pt idx="1719">
                  <c:v>314.19545310088301</c:v>
                </c:pt>
                <c:pt idx="1720">
                  <c:v>313.10422815441802</c:v>
                </c:pt>
                <c:pt idx="1721">
                  <c:v>313.09742414929599</c:v>
                </c:pt>
                <c:pt idx="1722">
                  <c:v>312.72260064117</c:v>
                </c:pt>
                <c:pt idx="1723">
                  <c:v>312.72219652531601</c:v>
                </c:pt>
                <c:pt idx="1724">
                  <c:v>312.68518884551702</c:v>
                </c:pt>
                <c:pt idx="1725">
                  <c:v>312.54937469917098</c:v>
                </c:pt>
                <c:pt idx="1726">
                  <c:v>312.44535547650401</c:v>
                </c:pt>
                <c:pt idx="1727">
                  <c:v>312.39602017682802</c:v>
                </c:pt>
                <c:pt idx="1728">
                  <c:v>312.270241310899</c:v>
                </c:pt>
                <c:pt idx="1729">
                  <c:v>312.263650396461</c:v>
                </c:pt>
                <c:pt idx="1730">
                  <c:v>312.141606619539</c:v>
                </c:pt>
                <c:pt idx="1731">
                  <c:v>312.07948215217198</c:v>
                </c:pt>
                <c:pt idx="1732">
                  <c:v>312.07916397828598</c:v>
                </c:pt>
                <c:pt idx="1733">
                  <c:v>311.71035588130098</c:v>
                </c:pt>
                <c:pt idx="1734">
                  <c:v>311.64928955983601</c:v>
                </c:pt>
                <c:pt idx="1735">
                  <c:v>311.41725297144899</c:v>
                </c:pt>
                <c:pt idx="1736">
                  <c:v>311.37877115742202</c:v>
                </c:pt>
                <c:pt idx="1737">
                  <c:v>311.31774127898501</c:v>
                </c:pt>
                <c:pt idx="1738">
                  <c:v>311.18389754493103</c:v>
                </c:pt>
                <c:pt idx="1739">
                  <c:v>311.07225423528098</c:v>
                </c:pt>
                <c:pt idx="1740">
                  <c:v>310.95162979358901</c:v>
                </c:pt>
                <c:pt idx="1741">
                  <c:v>310.760322639202</c:v>
                </c:pt>
                <c:pt idx="1742">
                  <c:v>310.74055507211801</c:v>
                </c:pt>
                <c:pt idx="1743">
                  <c:v>310.63565408711702</c:v>
                </c:pt>
                <c:pt idx="1744">
                  <c:v>310.57069970192299</c:v>
                </c:pt>
                <c:pt idx="1745">
                  <c:v>310.48535194898398</c:v>
                </c:pt>
                <c:pt idx="1746">
                  <c:v>310.33893288842</c:v>
                </c:pt>
                <c:pt idx="1747">
                  <c:v>310.33756579121803</c:v>
                </c:pt>
                <c:pt idx="1748">
                  <c:v>309.79595418524798</c:v>
                </c:pt>
                <c:pt idx="1749">
                  <c:v>309.744229755052</c:v>
                </c:pt>
                <c:pt idx="1750">
                  <c:v>309.465439333782</c:v>
                </c:pt>
                <c:pt idx="1751">
                  <c:v>309.46120976922799</c:v>
                </c:pt>
                <c:pt idx="1752">
                  <c:v>309.44265734111599</c:v>
                </c:pt>
                <c:pt idx="1753">
                  <c:v>309.36869910812402</c:v>
                </c:pt>
                <c:pt idx="1754">
                  <c:v>309.18998856011501</c:v>
                </c:pt>
                <c:pt idx="1755">
                  <c:v>309.10006887368701</c:v>
                </c:pt>
                <c:pt idx="1756">
                  <c:v>309.03508383059898</c:v>
                </c:pt>
                <c:pt idx="1757">
                  <c:v>308.87595151051698</c:v>
                </c:pt>
                <c:pt idx="1758">
                  <c:v>308.84511772243502</c:v>
                </c:pt>
                <c:pt idx="1759">
                  <c:v>308.440281206554</c:v>
                </c:pt>
                <c:pt idx="1760">
                  <c:v>308.32237457558898</c:v>
                </c:pt>
                <c:pt idx="1761">
                  <c:v>308.32237457558898</c:v>
                </c:pt>
                <c:pt idx="1762">
                  <c:v>308.27186700575498</c:v>
                </c:pt>
                <c:pt idx="1763">
                  <c:v>308.14838873495103</c:v>
                </c:pt>
                <c:pt idx="1764">
                  <c:v>307.96913126706198</c:v>
                </c:pt>
                <c:pt idx="1765">
                  <c:v>307.88458692936302</c:v>
                </c:pt>
                <c:pt idx="1766">
                  <c:v>307.79367000044198</c:v>
                </c:pt>
                <c:pt idx="1767">
                  <c:v>307.40518550020698</c:v>
                </c:pt>
                <c:pt idx="1768">
                  <c:v>307.177598195374</c:v>
                </c:pt>
                <c:pt idx="1769">
                  <c:v>306.997729773255</c:v>
                </c:pt>
                <c:pt idx="1770">
                  <c:v>306.96389897607298</c:v>
                </c:pt>
                <c:pt idx="1771">
                  <c:v>306.95107729118098</c:v>
                </c:pt>
                <c:pt idx="1772">
                  <c:v>306.84504260181802</c:v>
                </c:pt>
                <c:pt idx="1773">
                  <c:v>306.80503109051398</c:v>
                </c:pt>
                <c:pt idx="1774">
                  <c:v>306.778196918677</c:v>
                </c:pt>
                <c:pt idx="1775">
                  <c:v>306.75475923318299</c:v>
                </c:pt>
                <c:pt idx="1776">
                  <c:v>306.66862911641999</c:v>
                </c:pt>
                <c:pt idx="1777">
                  <c:v>306.62691655319998</c:v>
                </c:pt>
                <c:pt idx="1778">
                  <c:v>306.55766764547798</c:v>
                </c:pt>
                <c:pt idx="1779">
                  <c:v>306.352110598097</c:v>
                </c:pt>
                <c:pt idx="1780">
                  <c:v>306.02755137801</c:v>
                </c:pt>
                <c:pt idx="1781">
                  <c:v>306.02755137801</c:v>
                </c:pt>
                <c:pt idx="1782">
                  <c:v>305.94416704183101</c:v>
                </c:pt>
                <c:pt idx="1783">
                  <c:v>305.75109959032898</c:v>
                </c:pt>
                <c:pt idx="1784">
                  <c:v>305.71654030300999</c:v>
                </c:pt>
                <c:pt idx="1785">
                  <c:v>305.630900287435</c:v>
                </c:pt>
                <c:pt idx="1786">
                  <c:v>305.56906213799903</c:v>
                </c:pt>
                <c:pt idx="1787">
                  <c:v>305.48768019126697</c:v>
                </c:pt>
                <c:pt idx="1788">
                  <c:v>305.36845616310802</c:v>
                </c:pt>
                <c:pt idx="1789">
                  <c:v>305.25789443098398</c:v>
                </c:pt>
                <c:pt idx="1790">
                  <c:v>305.21621088362701</c:v>
                </c:pt>
                <c:pt idx="1791">
                  <c:v>305.0043633848</c:v>
                </c:pt>
                <c:pt idx="1792">
                  <c:v>304.85782873642398</c:v>
                </c:pt>
                <c:pt idx="1793">
                  <c:v>304.83369557103799</c:v>
                </c:pt>
                <c:pt idx="1794">
                  <c:v>304.82530033492901</c:v>
                </c:pt>
                <c:pt idx="1795">
                  <c:v>304.72433209968398</c:v>
                </c:pt>
                <c:pt idx="1796">
                  <c:v>304.68324216495103</c:v>
                </c:pt>
                <c:pt idx="1797">
                  <c:v>304.37345247173198</c:v>
                </c:pt>
                <c:pt idx="1798">
                  <c:v>304.15043763569099</c:v>
                </c:pt>
                <c:pt idx="1799">
                  <c:v>303.96075973868199</c:v>
                </c:pt>
                <c:pt idx="1800">
                  <c:v>303.84935899707398</c:v>
                </c:pt>
                <c:pt idx="1801">
                  <c:v>303.647884448431</c:v>
                </c:pt>
                <c:pt idx="1802">
                  <c:v>303.30809582872399</c:v>
                </c:pt>
                <c:pt idx="1803">
                  <c:v>303.30697977549897</c:v>
                </c:pt>
                <c:pt idx="1804">
                  <c:v>303.24051512157399</c:v>
                </c:pt>
                <c:pt idx="1805">
                  <c:v>303.19812253029698</c:v>
                </c:pt>
                <c:pt idx="1806">
                  <c:v>303.16039885763598</c:v>
                </c:pt>
                <c:pt idx="1807">
                  <c:v>302.97510658198001</c:v>
                </c:pt>
                <c:pt idx="1808">
                  <c:v>302.95766164928801</c:v>
                </c:pt>
                <c:pt idx="1809">
                  <c:v>302.952104683519</c:v>
                </c:pt>
                <c:pt idx="1810">
                  <c:v>302.57318607753803</c:v>
                </c:pt>
                <c:pt idx="1811">
                  <c:v>302.461915933608</c:v>
                </c:pt>
                <c:pt idx="1812">
                  <c:v>302.43463671511103</c:v>
                </c:pt>
                <c:pt idx="1813">
                  <c:v>302.299905757879</c:v>
                </c:pt>
                <c:pt idx="1814">
                  <c:v>301.98958421289899</c:v>
                </c:pt>
                <c:pt idx="1815">
                  <c:v>301.98958421289899</c:v>
                </c:pt>
                <c:pt idx="1816">
                  <c:v>301.94413106277699</c:v>
                </c:pt>
                <c:pt idx="1817">
                  <c:v>301.85003430294699</c:v>
                </c:pt>
                <c:pt idx="1818">
                  <c:v>301.75559409894402</c:v>
                </c:pt>
                <c:pt idx="1819">
                  <c:v>301.73273856779798</c:v>
                </c:pt>
                <c:pt idx="1820">
                  <c:v>301.71472814695801</c:v>
                </c:pt>
                <c:pt idx="1821">
                  <c:v>301.67475433544001</c:v>
                </c:pt>
                <c:pt idx="1822">
                  <c:v>301.41346263756401</c:v>
                </c:pt>
                <c:pt idx="1823">
                  <c:v>301.29252154994799</c:v>
                </c:pt>
                <c:pt idx="1824">
                  <c:v>301.18017883740401</c:v>
                </c:pt>
                <c:pt idx="1825">
                  <c:v>300.930081578814</c:v>
                </c:pt>
                <c:pt idx="1826">
                  <c:v>300.85334063105302</c:v>
                </c:pt>
                <c:pt idx="1827">
                  <c:v>300.66791756339398</c:v>
                </c:pt>
                <c:pt idx="1828">
                  <c:v>300.47369803070001</c:v>
                </c:pt>
                <c:pt idx="1829">
                  <c:v>300.43632332585503</c:v>
                </c:pt>
                <c:pt idx="1830">
                  <c:v>300.38959840547</c:v>
                </c:pt>
                <c:pt idx="1831">
                  <c:v>300.33957515433201</c:v>
                </c:pt>
                <c:pt idx="1832">
                  <c:v>300.31298986817501</c:v>
                </c:pt>
                <c:pt idx="1833">
                  <c:v>300.14960925924498</c:v>
                </c:pt>
              </c:numCache>
            </c:numRef>
          </c:val>
          <c:smooth val="0"/>
          <c:extLst>
            <c:ext xmlns:c16="http://schemas.microsoft.com/office/drawing/2014/chart" uri="{C3380CC4-5D6E-409C-BE32-E72D297353CC}">
              <c16:uniqueId val="{00000000-2F62-47A1-9781-C1FFDEA9EA1A}"/>
            </c:ext>
          </c:extLst>
        </c:ser>
        <c:dLbls>
          <c:showLegendKey val="0"/>
          <c:showVal val="0"/>
          <c:showCatName val="0"/>
          <c:showSerName val="0"/>
          <c:showPercent val="0"/>
          <c:showBubbleSize val="0"/>
        </c:dLbls>
        <c:smooth val="0"/>
        <c:axId val="2031470928"/>
        <c:axId val="2031474256"/>
      </c:lineChart>
      <c:catAx>
        <c:axId val="20314709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1474256"/>
        <c:crosses val="autoZero"/>
        <c:auto val="1"/>
        <c:lblAlgn val="ctr"/>
        <c:lblOffset val="100"/>
        <c:noMultiLvlLbl val="0"/>
      </c:catAx>
      <c:valAx>
        <c:axId val="2031474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1470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val>
            <c:numRef>
              <c:f>dist!$A$40:$A$1384</c:f>
              <c:numCache>
                <c:formatCode>General</c:formatCode>
                <c:ptCount val="1345"/>
                <c:pt idx="0">
                  <c:v>4996.16124615851</c:v>
                </c:pt>
                <c:pt idx="1">
                  <c:v>4753.4072966879903</c:v>
                </c:pt>
                <c:pt idx="2">
                  <c:v>3930.1509027908301</c:v>
                </c:pt>
                <c:pt idx="3">
                  <c:v>3923.9463868235898</c:v>
                </c:pt>
                <c:pt idx="4">
                  <c:v>3558.5645487997799</c:v>
                </c:pt>
                <c:pt idx="5">
                  <c:v>3539.0591197691401</c:v>
                </c:pt>
                <c:pt idx="6">
                  <c:v>3471.9510642630398</c:v>
                </c:pt>
                <c:pt idx="7">
                  <c:v>3465.6715114121598</c:v>
                </c:pt>
                <c:pt idx="8">
                  <c:v>3428.1598208708701</c:v>
                </c:pt>
                <c:pt idx="9">
                  <c:v>3358.1805839593098</c:v>
                </c:pt>
                <c:pt idx="10">
                  <c:v>3338.28814631459</c:v>
                </c:pt>
                <c:pt idx="11">
                  <c:v>3252.89415946491</c:v>
                </c:pt>
                <c:pt idx="12">
                  <c:v>3210.93545317091</c:v>
                </c:pt>
                <c:pt idx="13">
                  <c:v>3111.7495233587201</c:v>
                </c:pt>
                <c:pt idx="14">
                  <c:v>3051.6202522175199</c:v>
                </c:pt>
                <c:pt idx="15">
                  <c:v>2926.0959375123798</c:v>
                </c:pt>
                <c:pt idx="16">
                  <c:v>2758.4968346983701</c:v>
                </c:pt>
                <c:pt idx="17">
                  <c:v>2709.9988091341202</c:v>
                </c:pt>
                <c:pt idx="18">
                  <c:v>2709.3932535446702</c:v>
                </c:pt>
                <c:pt idx="19">
                  <c:v>2706.83309816564</c:v>
                </c:pt>
                <c:pt idx="20">
                  <c:v>2688.2941540076399</c:v>
                </c:pt>
                <c:pt idx="21">
                  <c:v>2688.2941540076399</c:v>
                </c:pt>
                <c:pt idx="22">
                  <c:v>2620.2569572093998</c:v>
                </c:pt>
                <c:pt idx="23">
                  <c:v>2464.6759468248802</c:v>
                </c:pt>
                <c:pt idx="24">
                  <c:v>2464.0236965371701</c:v>
                </c:pt>
                <c:pt idx="25">
                  <c:v>2426.3643027344401</c:v>
                </c:pt>
                <c:pt idx="26">
                  <c:v>2405.5929315712201</c:v>
                </c:pt>
                <c:pt idx="27">
                  <c:v>2275.8062600471599</c:v>
                </c:pt>
                <c:pt idx="28">
                  <c:v>2225.9156403420502</c:v>
                </c:pt>
                <c:pt idx="29">
                  <c:v>2209.5649005957998</c:v>
                </c:pt>
                <c:pt idx="30">
                  <c:v>2193.10294342008</c:v>
                </c:pt>
                <c:pt idx="31">
                  <c:v>2176.38402981027</c:v>
                </c:pt>
                <c:pt idx="32">
                  <c:v>2174.27044118201</c:v>
                </c:pt>
                <c:pt idx="33">
                  <c:v>2145.6311065697</c:v>
                </c:pt>
                <c:pt idx="34">
                  <c:v>2080.40920034898</c:v>
                </c:pt>
                <c:pt idx="35">
                  <c:v>2066.3277963466098</c:v>
                </c:pt>
                <c:pt idx="36">
                  <c:v>2010.6326877071299</c:v>
                </c:pt>
                <c:pt idx="37">
                  <c:v>2004.4487532668199</c:v>
                </c:pt>
                <c:pt idx="38">
                  <c:v>1910.2657962959299</c:v>
                </c:pt>
                <c:pt idx="39">
                  <c:v>1907.74609650095</c:v>
                </c:pt>
                <c:pt idx="40">
                  <c:v>1904.2726847332699</c:v>
                </c:pt>
                <c:pt idx="41">
                  <c:v>1898.2282275365401</c:v>
                </c:pt>
                <c:pt idx="42">
                  <c:v>1890.4800930793799</c:v>
                </c:pt>
                <c:pt idx="43">
                  <c:v>1840.5411857384399</c:v>
                </c:pt>
                <c:pt idx="44">
                  <c:v>1825.2043502481899</c:v>
                </c:pt>
                <c:pt idx="45">
                  <c:v>1791.42639887928</c:v>
                </c:pt>
                <c:pt idx="46">
                  <c:v>1771.7682855017199</c:v>
                </c:pt>
                <c:pt idx="47">
                  <c:v>1764.6492594895501</c:v>
                </c:pt>
                <c:pt idx="48">
                  <c:v>1761.2921912491599</c:v>
                </c:pt>
                <c:pt idx="49">
                  <c:v>1757.89193014127</c:v>
                </c:pt>
                <c:pt idx="50">
                  <c:v>1756.3592711869901</c:v>
                </c:pt>
                <c:pt idx="51">
                  <c:v>1752.08199225611</c:v>
                </c:pt>
                <c:pt idx="52">
                  <c:v>1735.5122671993599</c:v>
                </c:pt>
                <c:pt idx="53">
                  <c:v>1723.9140185158401</c:v>
                </c:pt>
                <c:pt idx="54">
                  <c:v>1716.5075296492801</c:v>
                </c:pt>
                <c:pt idx="55">
                  <c:v>1710.6823043115901</c:v>
                </c:pt>
                <c:pt idx="56">
                  <c:v>1679.6888536914901</c:v>
                </c:pt>
                <c:pt idx="57">
                  <c:v>1679.4847345942501</c:v>
                </c:pt>
                <c:pt idx="58">
                  <c:v>1675.2642918573399</c:v>
                </c:pt>
                <c:pt idx="59">
                  <c:v>1674.9977992946101</c:v>
                </c:pt>
                <c:pt idx="60">
                  <c:v>1646.4227860371</c:v>
                </c:pt>
                <c:pt idx="61">
                  <c:v>1640.8236728013801</c:v>
                </c:pt>
                <c:pt idx="62">
                  <c:v>1629.46044148187</c:v>
                </c:pt>
                <c:pt idx="63">
                  <c:v>1626.1009757243</c:v>
                </c:pt>
                <c:pt idx="64">
                  <c:v>1620.6202931610001</c:v>
                </c:pt>
                <c:pt idx="65">
                  <c:v>1608.8197210614501</c:v>
                </c:pt>
                <c:pt idx="66">
                  <c:v>1608.8016511839601</c:v>
                </c:pt>
                <c:pt idx="67">
                  <c:v>1590.37227380334</c:v>
                </c:pt>
                <c:pt idx="68">
                  <c:v>1568.80663087074</c:v>
                </c:pt>
                <c:pt idx="69">
                  <c:v>1546.1432357572901</c:v>
                </c:pt>
                <c:pt idx="70">
                  <c:v>1527.2016688835299</c:v>
                </c:pt>
                <c:pt idx="71">
                  <c:v>1525.4995557582799</c:v>
                </c:pt>
                <c:pt idx="72">
                  <c:v>1525.4995557582799</c:v>
                </c:pt>
                <c:pt idx="73">
                  <c:v>1517.98032055013</c:v>
                </c:pt>
                <c:pt idx="74">
                  <c:v>1509.44967973081</c:v>
                </c:pt>
                <c:pt idx="75">
                  <c:v>1504.5753160199099</c:v>
                </c:pt>
                <c:pt idx="76">
                  <c:v>1500.4609455918301</c:v>
                </c:pt>
                <c:pt idx="77">
                  <c:v>1500.01920852382</c:v>
                </c:pt>
                <c:pt idx="78">
                  <c:v>1474.89452680415</c:v>
                </c:pt>
                <c:pt idx="79">
                  <c:v>1471.4793313325499</c:v>
                </c:pt>
                <c:pt idx="80">
                  <c:v>1465.3228112372101</c:v>
                </c:pt>
                <c:pt idx="81">
                  <c:v>1457.7094172841801</c:v>
                </c:pt>
                <c:pt idx="82">
                  <c:v>1453.5386333040301</c:v>
                </c:pt>
                <c:pt idx="83">
                  <c:v>1442.29370606627</c:v>
                </c:pt>
                <c:pt idx="84">
                  <c:v>1432.88822849496</c:v>
                </c:pt>
                <c:pt idx="85">
                  <c:v>1425.74441301101</c:v>
                </c:pt>
                <c:pt idx="86">
                  <c:v>1425.6460586891401</c:v>
                </c:pt>
                <c:pt idx="87">
                  <c:v>1423.7530843586501</c:v>
                </c:pt>
                <c:pt idx="88">
                  <c:v>1422.54583177009</c:v>
                </c:pt>
                <c:pt idx="89">
                  <c:v>1416.1194261773401</c:v>
                </c:pt>
                <c:pt idx="90">
                  <c:v>1411.842128859</c:v>
                </c:pt>
                <c:pt idx="91">
                  <c:v>1402.1552019201499</c:v>
                </c:pt>
                <c:pt idx="92">
                  <c:v>1400.5813784337199</c:v>
                </c:pt>
                <c:pt idx="93">
                  <c:v>1398.1081758468399</c:v>
                </c:pt>
                <c:pt idx="94">
                  <c:v>1397.3087734193</c:v>
                </c:pt>
                <c:pt idx="95">
                  <c:v>1393.7623157308001</c:v>
                </c:pt>
                <c:pt idx="96">
                  <c:v>1389.7147518686199</c:v>
                </c:pt>
                <c:pt idx="97">
                  <c:v>1385.84184320553</c:v>
                </c:pt>
                <c:pt idx="98">
                  <c:v>1379.4041111941201</c:v>
                </c:pt>
                <c:pt idx="99">
                  <c:v>1377.7801112544801</c:v>
                </c:pt>
                <c:pt idx="100">
                  <c:v>1366.7464544708801</c:v>
                </c:pt>
                <c:pt idx="101">
                  <c:v>1366.6052136359599</c:v>
                </c:pt>
                <c:pt idx="102">
                  <c:v>1364.2338647757899</c:v>
                </c:pt>
                <c:pt idx="103">
                  <c:v>1362.8713840743101</c:v>
                </c:pt>
                <c:pt idx="104">
                  <c:v>1359.4471150065699</c:v>
                </c:pt>
                <c:pt idx="105">
                  <c:v>1355.8693134703201</c:v>
                </c:pt>
                <c:pt idx="106">
                  <c:v>1354.5987104985099</c:v>
                </c:pt>
                <c:pt idx="107">
                  <c:v>1332.58605045033</c:v>
                </c:pt>
                <c:pt idx="108">
                  <c:v>1328.32268412998</c:v>
                </c:pt>
                <c:pt idx="109">
                  <c:v>1277.5352773234499</c:v>
                </c:pt>
                <c:pt idx="110">
                  <c:v>1268.2444381827199</c:v>
                </c:pt>
                <c:pt idx="111">
                  <c:v>1262.22641033224</c:v>
                </c:pt>
                <c:pt idx="112">
                  <c:v>1262.22641033224</c:v>
                </c:pt>
                <c:pt idx="113">
                  <c:v>1260.3862435047099</c:v>
                </c:pt>
                <c:pt idx="114">
                  <c:v>1258.22741712579</c:v>
                </c:pt>
                <c:pt idx="115">
                  <c:v>1242.25350964364</c:v>
                </c:pt>
                <c:pt idx="116">
                  <c:v>1215.53720745959</c:v>
                </c:pt>
                <c:pt idx="117">
                  <c:v>1212.2488419999299</c:v>
                </c:pt>
                <c:pt idx="118">
                  <c:v>1211.3485384636101</c:v>
                </c:pt>
                <c:pt idx="119">
                  <c:v>1211.0908984627399</c:v>
                </c:pt>
                <c:pt idx="120">
                  <c:v>1207.1297064818</c:v>
                </c:pt>
                <c:pt idx="121">
                  <c:v>1204.44933075786</c:v>
                </c:pt>
                <c:pt idx="122">
                  <c:v>1194.86829272458</c:v>
                </c:pt>
                <c:pt idx="123">
                  <c:v>1194.55529102525</c:v>
                </c:pt>
                <c:pt idx="124">
                  <c:v>1191.05823773778</c:v>
                </c:pt>
                <c:pt idx="125">
                  <c:v>1190.1816739901999</c:v>
                </c:pt>
                <c:pt idx="126">
                  <c:v>1187.5501263851399</c:v>
                </c:pt>
                <c:pt idx="127">
                  <c:v>1186.87860571395</c:v>
                </c:pt>
                <c:pt idx="128">
                  <c:v>1178.91336616125</c:v>
                </c:pt>
                <c:pt idx="129">
                  <c:v>1167.71525737977</c:v>
                </c:pt>
                <c:pt idx="130">
                  <c:v>1159.70217503596</c:v>
                </c:pt>
                <c:pt idx="131">
                  <c:v>1150.6068462133201</c:v>
                </c:pt>
                <c:pt idx="132">
                  <c:v>1147.28734541584</c:v>
                </c:pt>
                <c:pt idx="133">
                  <c:v>1146.5559582306601</c:v>
                </c:pt>
                <c:pt idx="134">
                  <c:v>1145.6034935395501</c:v>
                </c:pt>
                <c:pt idx="135">
                  <c:v>1140.34839828694</c:v>
                </c:pt>
                <c:pt idx="136">
                  <c:v>1134.9047622011301</c:v>
                </c:pt>
                <c:pt idx="137">
                  <c:v>1131.73788080089</c:v>
                </c:pt>
                <c:pt idx="138">
                  <c:v>1130.1960459909899</c:v>
                </c:pt>
                <c:pt idx="139">
                  <c:v>1130.1960459909899</c:v>
                </c:pt>
                <c:pt idx="140">
                  <c:v>1130.1960459909899</c:v>
                </c:pt>
                <c:pt idx="141">
                  <c:v>1130.1960459909899</c:v>
                </c:pt>
                <c:pt idx="142">
                  <c:v>1104.24637640683</c:v>
                </c:pt>
                <c:pt idx="143">
                  <c:v>1104.17216415085</c:v>
                </c:pt>
                <c:pt idx="144">
                  <c:v>1101.42065640129</c:v>
                </c:pt>
                <c:pt idx="145">
                  <c:v>1097.3447469264199</c:v>
                </c:pt>
                <c:pt idx="146">
                  <c:v>1096.4046403025</c:v>
                </c:pt>
                <c:pt idx="147">
                  <c:v>1088.48902249151</c:v>
                </c:pt>
                <c:pt idx="148">
                  <c:v>1077.9438826355199</c:v>
                </c:pt>
                <c:pt idx="149">
                  <c:v>1075.97850788291</c:v>
                </c:pt>
                <c:pt idx="150">
                  <c:v>1074.30418199159</c:v>
                </c:pt>
                <c:pt idx="151">
                  <c:v>1073.8113535545499</c:v>
                </c:pt>
                <c:pt idx="152">
                  <c:v>1069.5524841178201</c:v>
                </c:pt>
                <c:pt idx="153">
                  <c:v>1068.9429532422801</c:v>
                </c:pt>
                <c:pt idx="154">
                  <c:v>1066.85327179451</c:v>
                </c:pt>
                <c:pt idx="155">
                  <c:v>1061.6809391874699</c:v>
                </c:pt>
                <c:pt idx="156">
                  <c:v>1055.27342550406</c:v>
                </c:pt>
                <c:pt idx="157">
                  <c:v>1042.36902536661</c:v>
                </c:pt>
                <c:pt idx="158">
                  <c:v>1041.7264582567</c:v>
                </c:pt>
                <c:pt idx="159">
                  <c:v>1039.1547182486099</c:v>
                </c:pt>
                <c:pt idx="160">
                  <c:v>1035.3717255178201</c:v>
                </c:pt>
                <c:pt idx="161">
                  <c:v>1033.2895343777</c:v>
                </c:pt>
                <c:pt idx="162">
                  <c:v>1032.1372716442399</c:v>
                </c:pt>
                <c:pt idx="163">
                  <c:v>1031.3243883064799</c:v>
                </c:pt>
                <c:pt idx="164">
                  <c:v>1030.73124924029</c:v>
                </c:pt>
                <c:pt idx="165">
                  <c:v>1028.71762370075</c:v>
                </c:pt>
                <c:pt idx="166">
                  <c:v>1020.24488781177</c:v>
                </c:pt>
                <c:pt idx="167">
                  <c:v>1019.93978976765</c:v>
                </c:pt>
                <c:pt idx="168">
                  <c:v>1007.2724596977</c:v>
                </c:pt>
                <c:pt idx="169">
                  <c:v>1002.95635912025</c:v>
                </c:pt>
                <c:pt idx="170">
                  <c:v>1002.35795616476</c:v>
                </c:pt>
                <c:pt idx="171">
                  <c:v>996.12070449060002</c:v>
                </c:pt>
                <c:pt idx="172">
                  <c:v>992.69071146692397</c:v>
                </c:pt>
                <c:pt idx="173">
                  <c:v>992.21993824165804</c:v>
                </c:pt>
                <c:pt idx="174">
                  <c:v>991.48051561600903</c:v>
                </c:pt>
                <c:pt idx="175">
                  <c:v>985.79297249748197</c:v>
                </c:pt>
                <c:pt idx="176">
                  <c:v>981.58473845758601</c:v>
                </c:pt>
                <c:pt idx="177">
                  <c:v>978.92149778101702</c:v>
                </c:pt>
                <c:pt idx="178">
                  <c:v>967.14260909280802</c:v>
                </c:pt>
                <c:pt idx="179">
                  <c:v>965.55698778207704</c:v>
                </c:pt>
                <c:pt idx="180">
                  <c:v>963.50592119889495</c:v>
                </c:pt>
                <c:pt idx="181">
                  <c:v>963.50592119889495</c:v>
                </c:pt>
                <c:pt idx="182">
                  <c:v>962.31602755561403</c:v>
                </c:pt>
                <c:pt idx="183">
                  <c:v>957.88573741368202</c:v>
                </c:pt>
                <c:pt idx="184">
                  <c:v>956.31520929978501</c:v>
                </c:pt>
                <c:pt idx="185">
                  <c:v>953.19021232924001</c:v>
                </c:pt>
                <c:pt idx="186">
                  <c:v>947.41673154761702</c:v>
                </c:pt>
                <c:pt idx="187">
                  <c:v>935.51890525353201</c:v>
                </c:pt>
                <c:pt idx="188">
                  <c:v>934.36020595200705</c:v>
                </c:pt>
                <c:pt idx="189">
                  <c:v>928.19110036950303</c:v>
                </c:pt>
                <c:pt idx="190">
                  <c:v>922.52192703067203</c:v>
                </c:pt>
                <c:pt idx="191">
                  <c:v>920.90514630627399</c:v>
                </c:pt>
                <c:pt idx="192">
                  <c:v>915.92080401633405</c:v>
                </c:pt>
                <c:pt idx="193">
                  <c:v>915.601582758787</c:v>
                </c:pt>
                <c:pt idx="194">
                  <c:v>913.25732453449405</c:v>
                </c:pt>
                <c:pt idx="195">
                  <c:v>907.637761301973</c:v>
                </c:pt>
                <c:pt idx="196">
                  <c:v>905.87604567150004</c:v>
                </c:pt>
                <c:pt idx="197">
                  <c:v>905.52498791672497</c:v>
                </c:pt>
                <c:pt idx="198">
                  <c:v>904.31352470915795</c:v>
                </c:pt>
                <c:pt idx="199">
                  <c:v>903.92783757811503</c:v>
                </c:pt>
                <c:pt idx="200">
                  <c:v>901.47456311619703</c:v>
                </c:pt>
                <c:pt idx="201">
                  <c:v>900.36908225637603</c:v>
                </c:pt>
                <c:pt idx="202">
                  <c:v>899.59978465425002</c:v>
                </c:pt>
                <c:pt idx="203">
                  <c:v>895.52105375711699</c:v>
                </c:pt>
                <c:pt idx="204">
                  <c:v>894.08227658944202</c:v>
                </c:pt>
                <c:pt idx="205">
                  <c:v>890.98485417194502</c:v>
                </c:pt>
                <c:pt idx="206">
                  <c:v>889.20186559108799</c:v>
                </c:pt>
                <c:pt idx="207">
                  <c:v>879.63455763202001</c:v>
                </c:pt>
                <c:pt idx="208">
                  <c:v>878.48409537316604</c:v>
                </c:pt>
                <c:pt idx="209">
                  <c:v>876.29403015842297</c:v>
                </c:pt>
                <c:pt idx="210">
                  <c:v>873.37829237705398</c:v>
                </c:pt>
                <c:pt idx="211">
                  <c:v>872.20285347961203</c:v>
                </c:pt>
                <c:pt idx="212">
                  <c:v>870.669412182266</c:v>
                </c:pt>
                <c:pt idx="213">
                  <c:v>867.32813340032897</c:v>
                </c:pt>
                <c:pt idx="214">
                  <c:v>865.21352765385598</c:v>
                </c:pt>
                <c:pt idx="215">
                  <c:v>864.78785662421501</c:v>
                </c:pt>
                <c:pt idx="216">
                  <c:v>861.80386448273998</c:v>
                </c:pt>
                <c:pt idx="217">
                  <c:v>861.33622404108905</c:v>
                </c:pt>
                <c:pt idx="218">
                  <c:v>858.92755466163499</c:v>
                </c:pt>
                <c:pt idx="219">
                  <c:v>855.15437996708204</c:v>
                </c:pt>
                <c:pt idx="220">
                  <c:v>855.15437996708204</c:v>
                </c:pt>
                <c:pt idx="221">
                  <c:v>855.11416131534395</c:v>
                </c:pt>
                <c:pt idx="222">
                  <c:v>854.198342530638</c:v>
                </c:pt>
                <c:pt idx="223">
                  <c:v>854.11447360122395</c:v>
                </c:pt>
                <c:pt idx="224">
                  <c:v>853.85351415539606</c:v>
                </c:pt>
                <c:pt idx="225">
                  <c:v>851.88525613496495</c:v>
                </c:pt>
                <c:pt idx="226">
                  <c:v>846.47329016552203</c:v>
                </c:pt>
                <c:pt idx="227">
                  <c:v>845.996156516626</c:v>
                </c:pt>
                <c:pt idx="228">
                  <c:v>844.52546148099304</c:v>
                </c:pt>
                <c:pt idx="229">
                  <c:v>842.486603648504</c:v>
                </c:pt>
                <c:pt idx="230">
                  <c:v>836.10354812374601</c:v>
                </c:pt>
                <c:pt idx="231">
                  <c:v>836.04406354180799</c:v>
                </c:pt>
                <c:pt idx="232">
                  <c:v>835.05576483574202</c:v>
                </c:pt>
                <c:pt idx="233">
                  <c:v>835.05576483574202</c:v>
                </c:pt>
                <c:pt idx="234">
                  <c:v>834.76859390953098</c:v>
                </c:pt>
                <c:pt idx="235">
                  <c:v>833.69562667651996</c:v>
                </c:pt>
                <c:pt idx="236">
                  <c:v>831.29040567279299</c:v>
                </c:pt>
                <c:pt idx="237">
                  <c:v>829.30618778012297</c:v>
                </c:pt>
                <c:pt idx="238">
                  <c:v>827.94764874884902</c:v>
                </c:pt>
                <c:pt idx="239">
                  <c:v>827.28300429007595</c:v>
                </c:pt>
                <c:pt idx="240">
                  <c:v>827.00503187133904</c:v>
                </c:pt>
                <c:pt idx="241">
                  <c:v>824.99965331598901</c:v>
                </c:pt>
                <c:pt idx="242">
                  <c:v>824.99965331598901</c:v>
                </c:pt>
                <c:pt idx="243">
                  <c:v>824.52896216269096</c:v>
                </c:pt>
                <c:pt idx="244">
                  <c:v>823.27325590696296</c:v>
                </c:pt>
                <c:pt idx="245">
                  <c:v>822.39151487852496</c:v>
                </c:pt>
                <c:pt idx="246">
                  <c:v>821.94147086562805</c:v>
                </c:pt>
                <c:pt idx="247">
                  <c:v>821.79945659252303</c:v>
                </c:pt>
                <c:pt idx="248">
                  <c:v>819.02596184189599</c:v>
                </c:pt>
                <c:pt idx="249">
                  <c:v>816.29644549495004</c:v>
                </c:pt>
                <c:pt idx="250">
                  <c:v>816.29560506261396</c:v>
                </c:pt>
                <c:pt idx="251">
                  <c:v>811.98005371437898</c:v>
                </c:pt>
                <c:pt idx="252">
                  <c:v>809.82456099663102</c:v>
                </c:pt>
                <c:pt idx="253">
                  <c:v>805.27687838848499</c:v>
                </c:pt>
                <c:pt idx="254">
                  <c:v>804.279252746363</c:v>
                </c:pt>
                <c:pt idx="255">
                  <c:v>804.07971829332803</c:v>
                </c:pt>
                <c:pt idx="256">
                  <c:v>804.016270196091</c:v>
                </c:pt>
                <c:pt idx="257">
                  <c:v>802.64136075893703</c:v>
                </c:pt>
                <c:pt idx="258">
                  <c:v>801.76659659831705</c:v>
                </c:pt>
                <c:pt idx="259">
                  <c:v>801.76659659831705</c:v>
                </c:pt>
                <c:pt idx="260">
                  <c:v>800.52675130518503</c:v>
                </c:pt>
                <c:pt idx="261">
                  <c:v>798.586327541233</c:v>
                </c:pt>
                <c:pt idx="262">
                  <c:v>796.92177796434396</c:v>
                </c:pt>
                <c:pt idx="263">
                  <c:v>795.48431054033699</c:v>
                </c:pt>
                <c:pt idx="264">
                  <c:v>794.50556528593904</c:v>
                </c:pt>
                <c:pt idx="265">
                  <c:v>792.044145220225</c:v>
                </c:pt>
                <c:pt idx="266">
                  <c:v>788.49295622439797</c:v>
                </c:pt>
                <c:pt idx="267">
                  <c:v>787.20979423735798</c:v>
                </c:pt>
                <c:pt idx="268">
                  <c:v>785.80043063869402</c:v>
                </c:pt>
                <c:pt idx="269">
                  <c:v>785.80043063869402</c:v>
                </c:pt>
                <c:pt idx="270">
                  <c:v>784.54097418269896</c:v>
                </c:pt>
                <c:pt idx="271">
                  <c:v>781.89208035379704</c:v>
                </c:pt>
                <c:pt idx="272">
                  <c:v>781.37781123410798</c:v>
                </c:pt>
                <c:pt idx="273">
                  <c:v>780.57418191830698</c:v>
                </c:pt>
                <c:pt idx="274">
                  <c:v>778.65398775007304</c:v>
                </c:pt>
                <c:pt idx="275">
                  <c:v>776.45543668148298</c:v>
                </c:pt>
                <c:pt idx="276">
                  <c:v>776.09483899791599</c:v>
                </c:pt>
                <c:pt idx="277">
                  <c:v>774.42158899313199</c:v>
                </c:pt>
                <c:pt idx="278">
                  <c:v>773.92045808981004</c:v>
                </c:pt>
                <c:pt idx="279">
                  <c:v>773.22411265910205</c:v>
                </c:pt>
                <c:pt idx="280">
                  <c:v>769.76357311411198</c:v>
                </c:pt>
                <c:pt idx="281">
                  <c:v>769.76357311411198</c:v>
                </c:pt>
                <c:pt idx="282">
                  <c:v>769.76357311411198</c:v>
                </c:pt>
                <c:pt idx="283">
                  <c:v>769.41841707551703</c:v>
                </c:pt>
                <c:pt idx="284">
                  <c:v>768.73164429378596</c:v>
                </c:pt>
                <c:pt idx="285">
                  <c:v>764.36898228706104</c:v>
                </c:pt>
                <c:pt idx="286">
                  <c:v>764.36898228706104</c:v>
                </c:pt>
                <c:pt idx="287">
                  <c:v>763.40962095335101</c:v>
                </c:pt>
                <c:pt idx="288">
                  <c:v>760.25373912574605</c:v>
                </c:pt>
                <c:pt idx="289">
                  <c:v>759.46911417235196</c:v>
                </c:pt>
                <c:pt idx="290">
                  <c:v>758.865315581299</c:v>
                </c:pt>
                <c:pt idx="291">
                  <c:v>750.97797205121799</c:v>
                </c:pt>
                <c:pt idx="292">
                  <c:v>750.10357454334098</c:v>
                </c:pt>
                <c:pt idx="293">
                  <c:v>750.10357454334098</c:v>
                </c:pt>
                <c:pt idx="294">
                  <c:v>748.10075794730506</c:v>
                </c:pt>
                <c:pt idx="295">
                  <c:v>747.66939347529797</c:v>
                </c:pt>
                <c:pt idx="296">
                  <c:v>746.44077336435396</c:v>
                </c:pt>
                <c:pt idx="297">
                  <c:v>742.05794113066202</c:v>
                </c:pt>
                <c:pt idx="298">
                  <c:v>741.44680591365898</c:v>
                </c:pt>
                <c:pt idx="299">
                  <c:v>740.85418664527106</c:v>
                </c:pt>
                <c:pt idx="300">
                  <c:v>739.32446442967898</c:v>
                </c:pt>
                <c:pt idx="301">
                  <c:v>736.96247863389704</c:v>
                </c:pt>
                <c:pt idx="302">
                  <c:v>736.09165430976702</c:v>
                </c:pt>
                <c:pt idx="303">
                  <c:v>732.62616034973405</c:v>
                </c:pt>
                <c:pt idx="304">
                  <c:v>731.96184288885001</c:v>
                </c:pt>
                <c:pt idx="305">
                  <c:v>731.73904843089394</c:v>
                </c:pt>
                <c:pt idx="306">
                  <c:v>729.85507232527505</c:v>
                </c:pt>
                <c:pt idx="307">
                  <c:v>728.93410024234902</c:v>
                </c:pt>
                <c:pt idx="308">
                  <c:v>728.93410024234902</c:v>
                </c:pt>
                <c:pt idx="309">
                  <c:v>728.05543384793305</c:v>
                </c:pt>
                <c:pt idx="310">
                  <c:v>726.91934469194302</c:v>
                </c:pt>
                <c:pt idx="311">
                  <c:v>726.73908792156396</c:v>
                </c:pt>
                <c:pt idx="312">
                  <c:v>725.22744521700395</c:v>
                </c:pt>
                <c:pt idx="313">
                  <c:v>724.96286835347496</c:v>
                </c:pt>
                <c:pt idx="314">
                  <c:v>723.25661352378097</c:v>
                </c:pt>
                <c:pt idx="315">
                  <c:v>722.87403645649499</c:v>
                </c:pt>
                <c:pt idx="316">
                  <c:v>722.42698440403603</c:v>
                </c:pt>
                <c:pt idx="317">
                  <c:v>720.01576201214095</c:v>
                </c:pt>
                <c:pt idx="318">
                  <c:v>719.38437083106203</c:v>
                </c:pt>
                <c:pt idx="319">
                  <c:v>717.21869495896499</c:v>
                </c:pt>
                <c:pt idx="320">
                  <c:v>716.30239527767503</c:v>
                </c:pt>
                <c:pt idx="321">
                  <c:v>716.05372670416102</c:v>
                </c:pt>
                <c:pt idx="322">
                  <c:v>716.02793353626305</c:v>
                </c:pt>
                <c:pt idx="323">
                  <c:v>716.02267015349901</c:v>
                </c:pt>
                <c:pt idx="324">
                  <c:v>714.93513135697697</c:v>
                </c:pt>
                <c:pt idx="325">
                  <c:v>714.115029543643</c:v>
                </c:pt>
                <c:pt idx="326">
                  <c:v>713.69563570226103</c:v>
                </c:pt>
                <c:pt idx="327">
                  <c:v>713.67431076015805</c:v>
                </c:pt>
                <c:pt idx="328">
                  <c:v>711.41935226587395</c:v>
                </c:pt>
                <c:pt idx="329">
                  <c:v>709.35942036280301</c:v>
                </c:pt>
                <c:pt idx="330">
                  <c:v>709.01859755033399</c:v>
                </c:pt>
                <c:pt idx="331">
                  <c:v>703.97324845220601</c:v>
                </c:pt>
                <c:pt idx="332">
                  <c:v>699.28720777509398</c:v>
                </c:pt>
                <c:pt idx="333">
                  <c:v>699.27864927922303</c:v>
                </c:pt>
                <c:pt idx="334">
                  <c:v>697.11946524962502</c:v>
                </c:pt>
                <c:pt idx="335">
                  <c:v>697.09062766822103</c:v>
                </c:pt>
                <c:pt idx="336">
                  <c:v>695.99998400765401</c:v>
                </c:pt>
                <c:pt idx="337">
                  <c:v>695.98770165891096</c:v>
                </c:pt>
                <c:pt idx="338">
                  <c:v>695.62717588110604</c:v>
                </c:pt>
                <c:pt idx="339">
                  <c:v>695.398620731611</c:v>
                </c:pt>
                <c:pt idx="340">
                  <c:v>694.86931998575801</c:v>
                </c:pt>
                <c:pt idx="341">
                  <c:v>694.06415544610002</c:v>
                </c:pt>
                <c:pt idx="342">
                  <c:v>693.14889274277402</c:v>
                </c:pt>
                <c:pt idx="343">
                  <c:v>692.79713098625098</c:v>
                </c:pt>
                <c:pt idx="344">
                  <c:v>692.37236642105097</c:v>
                </c:pt>
                <c:pt idx="345">
                  <c:v>691.332346456697</c:v>
                </c:pt>
                <c:pt idx="346">
                  <c:v>687.603377882774</c:v>
                </c:pt>
                <c:pt idx="347">
                  <c:v>687.17950138150195</c:v>
                </c:pt>
                <c:pt idx="348">
                  <c:v>684.70847884187197</c:v>
                </c:pt>
                <c:pt idx="349">
                  <c:v>683.99665398730701</c:v>
                </c:pt>
                <c:pt idx="350">
                  <c:v>683.450591883323</c:v>
                </c:pt>
                <c:pt idx="351">
                  <c:v>682.49384427952498</c:v>
                </c:pt>
                <c:pt idx="352">
                  <c:v>680.49636333753404</c:v>
                </c:pt>
                <c:pt idx="353">
                  <c:v>679.08789483796897</c:v>
                </c:pt>
                <c:pt idx="354">
                  <c:v>677.87763252687898</c:v>
                </c:pt>
                <c:pt idx="355">
                  <c:v>677.65860293728394</c:v>
                </c:pt>
                <c:pt idx="356">
                  <c:v>677.59665235575903</c:v>
                </c:pt>
                <c:pt idx="357">
                  <c:v>677.51674965574705</c:v>
                </c:pt>
                <c:pt idx="358">
                  <c:v>677.20770828900299</c:v>
                </c:pt>
                <c:pt idx="359">
                  <c:v>677.00476905793801</c:v>
                </c:pt>
                <c:pt idx="360">
                  <c:v>676.52561913081001</c:v>
                </c:pt>
                <c:pt idx="361">
                  <c:v>675.29815297761002</c:v>
                </c:pt>
                <c:pt idx="362">
                  <c:v>675.29815297761002</c:v>
                </c:pt>
                <c:pt idx="363">
                  <c:v>675.08401617212496</c:v>
                </c:pt>
                <c:pt idx="364">
                  <c:v>673.45214906661602</c:v>
                </c:pt>
                <c:pt idx="365">
                  <c:v>672.18623072108301</c:v>
                </c:pt>
                <c:pt idx="366">
                  <c:v>670.81583675628099</c:v>
                </c:pt>
                <c:pt idx="367">
                  <c:v>670.77840633484197</c:v>
                </c:pt>
                <c:pt idx="368">
                  <c:v>670.13968816945498</c:v>
                </c:pt>
                <c:pt idx="369">
                  <c:v>670.01951044223495</c:v>
                </c:pt>
                <c:pt idx="370">
                  <c:v>668.87098248442499</c:v>
                </c:pt>
                <c:pt idx="371">
                  <c:v>668.76429069467201</c:v>
                </c:pt>
                <c:pt idx="372">
                  <c:v>668.58935626017796</c:v>
                </c:pt>
                <c:pt idx="373">
                  <c:v>668.04460440003402</c:v>
                </c:pt>
                <c:pt idx="374">
                  <c:v>668.04460440003402</c:v>
                </c:pt>
                <c:pt idx="375">
                  <c:v>667.85849293476201</c:v>
                </c:pt>
                <c:pt idx="376">
                  <c:v>667.38496988764996</c:v>
                </c:pt>
                <c:pt idx="377">
                  <c:v>665.30493518343906</c:v>
                </c:pt>
                <c:pt idx="378">
                  <c:v>664.47268895698301</c:v>
                </c:pt>
                <c:pt idx="379">
                  <c:v>663.31362455929502</c:v>
                </c:pt>
                <c:pt idx="380">
                  <c:v>663.06833609810099</c:v>
                </c:pt>
                <c:pt idx="381">
                  <c:v>660.89466951806298</c:v>
                </c:pt>
                <c:pt idx="382">
                  <c:v>659.530794546827</c:v>
                </c:pt>
                <c:pt idx="383">
                  <c:v>658.58479653863901</c:v>
                </c:pt>
                <c:pt idx="384">
                  <c:v>655.04664786843205</c:v>
                </c:pt>
                <c:pt idx="385">
                  <c:v>653.20848013377201</c:v>
                </c:pt>
                <c:pt idx="386">
                  <c:v>652.83263302696298</c:v>
                </c:pt>
                <c:pt idx="387">
                  <c:v>652.471386737643</c:v>
                </c:pt>
                <c:pt idx="388">
                  <c:v>651.79762611947694</c:v>
                </c:pt>
                <c:pt idx="389">
                  <c:v>650.27639502860302</c:v>
                </c:pt>
                <c:pt idx="390">
                  <c:v>649.97357423335495</c:v>
                </c:pt>
                <c:pt idx="391">
                  <c:v>648.28856864593104</c:v>
                </c:pt>
                <c:pt idx="392">
                  <c:v>647.93397691083999</c:v>
                </c:pt>
                <c:pt idx="393">
                  <c:v>647.93397691083999</c:v>
                </c:pt>
                <c:pt idx="394">
                  <c:v>647.40947753699402</c:v>
                </c:pt>
                <c:pt idx="395">
                  <c:v>646.90673297692899</c:v>
                </c:pt>
                <c:pt idx="396">
                  <c:v>646.90673297692899</c:v>
                </c:pt>
                <c:pt idx="397">
                  <c:v>645.70696765891</c:v>
                </c:pt>
                <c:pt idx="398">
                  <c:v>645.21068929042201</c:v>
                </c:pt>
                <c:pt idx="399">
                  <c:v>644.52917766417204</c:v>
                </c:pt>
                <c:pt idx="400">
                  <c:v>644.22114020497395</c:v>
                </c:pt>
                <c:pt idx="401">
                  <c:v>644.08815907248402</c:v>
                </c:pt>
                <c:pt idx="402">
                  <c:v>643.25988959859603</c:v>
                </c:pt>
                <c:pt idx="403">
                  <c:v>643.25988959859603</c:v>
                </c:pt>
                <c:pt idx="404">
                  <c:v>643.03470481146701</c:v>
                </c:pt>
                <c:pt idx="405">
                  <c:v>642.37442264483605</c:v>
                </c:pt>
                <c:pt idx="406">
                  <c:v>641.79860185731195</c:v>
                </c:pt>
                <c:pt idx="407">
                  <c:v>641.28358302133097</c:v>
                </c:pt>
                <c:pt idx="408">
                  <c:v>641.13640606177205</c:v>
                </c:pt>
                <c:pt idx="409">
                  <c:v>639.56247984675599</c:v>
                </c:pt>
                <c:pt idx="410">
                  <c:v>638.687419614742</c:v>
                </c:pt>
                <c:pt idx="411">
                  <c:v>638.14514296340894</c:v>
                </c:pt>
                <c:pt idx="412">
                  <c:v>637.69848489506899</c:v>
                </c:pt>
                <c:pt idx="413">
                  <c:v>636.55524146277105</c:v>
                </c:pt>
                <c:pt idx="414">
                  <c:v>636.22885047719205</c:v>
                </c:pt>
                <c:pt idx="415">
                  <c:v>636.10288336873805</c:v>
                </c:pt>
                <c:pt idx="416">
                  <c:v>635.60202466797796</c:v>
                </c:pt>
                <c:pt idx="417">
                  <c:v>634.95962456297195</c:v>
                </c:pt>
                <c:pt idx="418">
                  <c:v>634.93758159642903</c:v>
                </c:pt>
                <c:pt idx="419">
                  <c:v>634.70132335749599</c:v>
                </c:pt>
                <c:pt idx="420">
                  <c:v>633.40825869685796</c:v>
                </c:pt>
                <c:pt idx="421">
                  <c:v>633.15723722447797</c:v>
                </c:pt>
                <c:pt idx="422">
                  <c:v>632.74305270722198</c:v>
                </c:pt>
                <c:pt idx="423">
                  <c:v>632.10113158051195</c:v>
                </c:pt>
                <c:pt idx="424">
                  <c:v>631.94399550569904</c:v>
                </c:pt>
                <c:pt idx="425">
                  <c:v>631.02818830938497</c:v>
                </c:pt>
                <c:pt idx="426">
                  <c:v>630.77785109347406</c:v>
                </c:pt>
                <c:pt idx="427">
                  <c:v>630.08063560689004</c:v>
                </c:pt>
                <c:pt idx="428">
                  <c:v>629.84600231806303</c:v>
                </c:pt>
                <c:pt idx="429">
                  <c:v>629.19769674700501</c:v>
                </c:pt>
                <c:pt idx="430">
                  <c:v>628.41315745123904</c:v>
                </c:pt>
                <c:pt idx="431">
                  <c:v>627.82102372136603</c:v>
                </c:pt>
                <c:pt idx="432">
                  <c:v>627.77558733473802</c:v>
                </c:pt>
                <c:pt idx="433">
                  <c:v>626.36948138627804</c:v>
                </c:pt>
                <c:pt idx="434">
                  <c:v>625.57193659967095</c:v>
                </c:pt>
                <c:pt idx="435">
                  <c:v>625.42957066122199</c:v>
                </c:pt>
                <c:pt idx="436">
                  <c:v>625.42454071941404</c:v>
                </c:pt>
                <c:pt idx="437">
                  <c:v>623.82359883208596</c:v>
                </c:pt>
                <c:pt idx="438">
                  <c:v>621.58784361125697</c:v>
                </c:pt>
                <c:pt idx="439">
                  <c:v>619.23645299864199</c:v>
                </c:pt>
                <c:pt idx="440">
                  <c:v>619.05349406905702</c:v>
                </c:pt>
                <c:pt idx="441">
                  <c:v>618.711939779305</c:v>
                </c:pt>
                <c:pt idx="442">
                  <c:v>618.45519415420495</c:v>
                </c:pt>
                <c:pt idx="443">
                  <c:v>616.48092810306002</c:v>
                </c:pt>
                <c:pt idx="444">
                  <c:v>615.98474077345702</c:v>
                </c:pt>
                <c:pt idx="445">
                  <c:v>614.55738623621801</c:v>
                </c:pt>
                <c:pt idx="446">
                  <c:v>613.22141982586197</c:v>
                </c:pt>
                <c:pt idx="447">
                  <c:v>612.24714184274706</c:v>
                </c:pt>
                <c:pt idx="448">
                  <c:v>612.211652434813</c:v>
                </c:pt>
                <c:pt idx="449">
                  <c:v>612.14762770117704</c:v>
                </c:pt>
                <c:pt idx="450">
                  <c:v>611.99243356852696</c:v>
                </c:pt>
                <c:pt idx="451">
                  <c:v>610.96964279493295</c:v>
                </c:pt>
                <c:pt idx="452">
                  <c:v>610.67714551305903</c:v>
                </c:pt>
                <c:pt idx="453">
                  <c:v>609.97687358085795</c:v>
                </c:pt>
                <c:pt idx="454">
                  <c:v>609.36672152011795</c:v>
                </c:pt>
                <c:pt idx="455">
                  <c:v>609.35116713127002</c:v>
                </c:pt>
                <c:pt idx="456">
                  <c:v>608.90541701509198</c:v>
                </c:pt>
                <c:pt idx="457">
                  <c:v>608.59220836047598</c:v>
                </c:pt>
                <c:pt idx="458">
                  <c:v>608.59220836047598</c:v>
                </c:pt>
                <c:pt idx="459">
                  <c:v>607.72099902001196</c:v>
                </c:pt>
                <c:pt idx="460">
                  <c:v>607.43312690503706</c:v>
                </c:pt>
                <c:pt idx="461">
                  <c:v>605.58356080811097</c:v>
                </c:pt>
                <c:pt idx="462">
                  <c:v>605.58066902622795</c:v>
                </c:pt>
                <c:pt idx="463">
                  <c:v>602.68899710085395</c:v>
                </c:pt>
                <c:pt idx="464">
                  <c:v>601.85452394827905</c:v>
                </c:pt>
                <c:pt idx="465">
                  <c:v>601.78134974126101</c:v>
                </c:pt>
                <c:pt idx="466">
                  <c:v>601.71497003182697</c:v>
                </c:pt>
                <c:pt idx="467">
                  <c:v>600.77963270996895</c:v>
                </c:pt>
                <c:pt idx="468">
                  <c:v>599.52436674769797</c:v>
                </c:pt>
                <c:pt idx="469">
                  <c:v>598.783261733774</c:v>
                </c:pt>
                <c:pt idx="470">
                  <c:v>598.75381886576599</c:v>
                </c:pt>
                <c:pt idx="471">
                  <c:v>598.64223037035003</c:v>
                </c:pt>
                <c:pt idx="472">
                  <c:v>597.46547797322705</c:v>
                </c:pt>
                <c:pt idx="473">
                  <c:v>597.252968034427</c:v>
                </c:pt>
                <c:pt idx="474">
                  <c:v>597.03743417443002</c:v>
                </c:pt>
                <c:pt idx="475">
                  <c:v>596.22275020940799</c:v>
                </c:pt>
                <c:pt idx="476">
                  <c:v>595.06088084294697</c:v>
                </c:pt>
                <c:pt idx="477">
                  <c:v>593.29513864371302</c:v>
                </c:pt>
                <c:pt idx="478">
                  <c:v>593.243253930283</c:v>
                </c:pt>
                <c:pt idx="479">
                  <c:v>592.913527799912</c:v>
                </c:pt>
                <c:pt idx="480">
                  <c:v>592.61819624418604</c:v>
                </c:pt>
                <c:pt idx="481">
                  <c:v>592.53785631858705</c:v>
                </c:pt>
                <c:pt idx="482">
                  <c:v>591.69066883164999</c:v>
                </c:pt>
                <c:pt idx="483">
                  <c:v>591.338202476329</c:v>
                </c:pt>
                <c:pt idx="484">
                  <c:v>591.01091117293299</c:v>
                </c:pt>
                <c:pt idx="485">
                  <c:v>589.40203045908402</c:v>
                </c:pt>
                <c:pt idx="486">
                  <c:v>589.14741237518695</c:v>
                </c:pt>
                <c:pt idx="487">
                  <c:v>589.13857922863997</c:v>
                </c:pt>
                <c:pt idx="488">
                  <c:v>588.67780023433704</c:v>
                </c:pt>
                <c:pt idx="489">
                  <c:v>588.67414303260398</c:v>
                </c:pt>
                <c:pt idx="490">
                  <c:v>588.37712846846603</c:v>
                </c:pt>
                <c:pt idx="491">
                  <c:v>587.75059714016402</c:v>
                </c:pt>
                <c:pt idx="492">
                  <c:v>586.91245649655798</c:v>
                </c:pt>
                <c:pt idx="493">
                  <c:v>586.67917626943995</c:v>
                </c:pt>
                <c:pt idx="494">
                  <c:v>586.33692973484699</c:v>
                </c:pt>
                <c:pt idx="495">
                  <c:v>585.94262998440695</c:v>
                </c:pt>
                <c:pt idx="496">
                  <c:v>585.04668833180801</c:v>
                </c:pt>
                <c:pt idx="497">
                  <c:v>584.33811593592202</c:v>
                </c:pt>
                <c:pt idx="498">
                  <c:v>584.11535947348204</c:v>
                </c:pt>
                <c:pt idx="499">
                  <c:v>583.05637888081196</c:v>
                </c:pt>
                <c:pt idx="500">
                  <c:v>583.01027174366095</c:v>
                </c:pt>
                <c:pt idx="501">
                  <c:v>582.79149957454695</c:v>
                </c:pt>
                <c:pt idx="502">
                  <c:v>581.63915520801197</c:v>
                </c:pt>
                <c:pt idx="503">
                  <c:v>581.39893830884</c:v>
                </c:pt>
                <c:pt idx="504">
                  <c:v>580.96406016392802</c:v>
                </c:pt>
                <c:pt idx="505">
                  <c:v>580.93787849858302</c:v>
                </c:pt>
                <c:pt idx="506">
                  <c:v>580.71475040270002</c:v>
                </c:pt>
                <c:pt idx="507">
                  <c:v>580.55102923898403</c:v>
                </c:pt>
                <c:pt idx="508">
                  <c:v>579.79500598691004</c:v>
                </c:pt>
                <c:pt idx="509">
                  <c:v>579.75360638020697</c:v>
                </c:pt>
                <c:pt idx="510">
                  <c:v>579.67581258623102</c:v>
                </c:pt>
                <c:pt idx="511">
                  <c:v>579.514111036945</c:v>
                </c:pt>
                <c:pt idx="512">
                  <c:v>578.12619342403104</c:v>
                </c:pt>
                <c:pt idx="513">
                  <c:v>574.81235960237802</c:v>
                </c:pt>
                <c:pt idx="514">
                  <c:v>574.33422470302196</c:v>
                </c:pt>
                <c:pt idx="515">
                  <c:v>573.85956103850003</c:v>
                </c:pt>
                <c:pt idx="516">
                  <c:v>573.64586729676705</c:v>
                </c:pt>
                <c:pt idx="517">
                  <c:v>571.70154277188203</c:v>
                </c:pt>
                <c:pt idx="518">
                  <c:v>571.59380898021004</c:v>
                </c:pt>
                <c:pt idx="519">
                  <c:v>570.65817795526095</c:v>
                </c:pt>
                <c:pt idx="520">
                  <c:v>570.261798884124</c:v>
                </c:pt>
                <c:pt idx="521">
                  <c:v>569.30228029204795</c:v>
                </c:pt>
                <c:pt idx="522">
                  <c:v>567.96396629085905</c:v>
                </c:pt>
                <c:pt idx="523">
                  <c:v>567.26045547287197</c:v>
                </c:pt>
                <c:pt idx="524">
                  <c:v>566.87280761761394</c:v>
                </c:pt>
                <c:pt idx="525">
                  <c:v>566.74531397761996</c:v>
                </c:pt>
                <c:pt idx="526">
                  <c:v>566.20418002089002</c:v>
                </c:pt>
                <c:pt idx="527">
                  <c:v>565.89886540680504</c:v>
                </c:pt>
                <c:pt idx="528">
                  <c:v>565.75765422672396</c:v>
                </c:pt>
                <c:pt idx="529">
                  <c:v>563.97906768397399</c:v>
                </c:pt>
                <c:pt idx="530">
                  <c:v>563.78668673328502</c:v>
                </c:pt>
                <c:pt idx="531">
                  <c:v>563.71969217828496</c:v>
                </c:pt>
                <c:pt idx="532">
                  <c:v>561.923779926507</c:v>
                </c:pt>
                <c:pt idx="533">
                  <c:v>561.60440491751694</c:v>
                </c:pt>
                <c:pt idx="534">
                  <c:v>561.50873624063797</c:v>
                </c:pt>
                <c:pt idx="535">
                  <c:v>560.49919094210998</c:v>
                </c:pt>
                <c:pt idx="536">
                  <c:v>560.11884601821805</c:v>
                </c:pt>
                <c:pt idx="537">
                  <c:v>559.74477401909496</c:v>
                </c:pt>
                <c:pt idx="538">
                  <c:v>559.19818937899697</c:v>
                </c:pt>
                <c:pt idx="539">
                  <c:v>558.459908564594</c:v>
                </c:pt>
                <c:pt idx="540">
                  <c:v>558.28873947699105</c:v>
                </c:pt>
                <c:pt idx="541">
                  <c:v>558.28873947699105</c:v>
                </c:pt>
                <c:pt idx="542">
                  <c:v>556.45737514865402</c:v>
                </c:pt>
                <c:pt idx="543">
                  <c:v>556.44705784810901</c:v>
                </c:pt>
                <c:pt idx="544">
                  <c:v>556.416518490675</c:v>
                </c:pt>
                <c:pt idx="545">
                  <c:v>555.32512664453202</c:v>
                </c:pt>
                <c:pt idx="546">
                  <c:v>554.65801508536299</c:v>
                </c:pt>
                <c:pt idx="547">
                  <c:v>553.26608013386704</c:v>
                </c:pt>
                <c:pt idx="548">
                  <c:v>551.950834403464</c:v>
                </c:pt>
                <c:pt idx="549">
                  <c:v>550.96769304790496</c:v>
                </c:pt>
                <c:pt idx="550">
                  <c:v>550.63520119638497</c:v>
                </c:pt>
                <c:pt idx="551">
                  <c:v>550.46150058570697</c:v>
                </c:pt>
                <c:pt idx="552">
                  <c:v>549.66555451991906</c:v>
                </c:pt>
                <c:pt idx="553">
                  <c:v>549.41444695394603</c:v>
                </c:pt>
                <c:pt idx="554">
                  <c:v>549.35683224360298</c:v>
                </c:pt>
                <c:pt idx="555">
                  <c:v>549.35683224360298</c:v>
                </c:pt>
                <c:pt idx="556">
                  <c:v>548.59330419640503</c:v>
                </c:pt>
                <c:pt idx="557">
                  <c:v>548.09539354311801</c:v>
                </c:pt>
                <c:pt idx="558">
                  <c:v>547.65653596650395</c:v>
                </c:pt>
                <c:pt idx="559">
                  <c:v>547.32592491141997</c:v>
                </c:pt>
                <c:pt idx="560">
                  <c:v>546.78337719872604</c:v>
                </c:pt>
                <c:pt idx="561">
                  <c:v>544.993344711188</c:v>
                </c:pt>
                <c:pt idx="562">
                  <c:v>544.993344711188</c:v>
                </c:pt>
                <c:pt idx="563">
                  <c:v>544.81424995269003</c:v>
                </c:pt>
                <c:pt idx="564">
                  <c:v>544.610682034109</c:v>
                </c:pt>
                <c:pt idx="565">
                  <c:v>543.08427452910303</c:v>
                </c:pt>
                <c:pt idx="566">
                  <c:v>542.22114174133299</c:v>
                </c:pt>
                <c:pt idx="567">
                  <c:v>541.72049030107905</c:v>
                </c:pt>
                <c:pt idx="568">
                  <c:v>540.60329566429004</c:v>
                </c:pt>
                <c:pt idx="569">
                  <c:v>539.55829174840198</c:v>
                </c:pt>
                <c:pt idx="570">
                  <c:v>537.20787195599405</c:v>
                </c:pt>
                <c:pt idx="571">
                  <c:v>537.08807630426202</c:v>
                </c:pt>
                <c:pt idx="572">
                  <c:v>535.63959966550897</c:v>
                </c:pt>
                <c:pt idx="573">
                  <c:v>535.11785357671397</c:v>
                </c:pt>
                <c:pt idx="574">
                  <c:v>535.06448607197399</c:v>
                </c:pt>
                <c:pt idx="575">
                  <c:v>534.88792290562901</c:v>
                </c:pt>
                <c:pt idx="576">
                  <c:v>534.82558711660602</c:v>
                </c:pt>
                <c:pt idx="577">
                  <c:v>534.61770926243003</c:v>
                </c:pt>
                <c:pt idx="578">
                  <c:v>534.42442886434503</c:v>
                </c:pt>
                <c:pt idx="579">
                  <c:v>532.05653001441794</c:v>
                </c:pt>
                <c:pt idx="580">
                  <c:v>531.64688131200296</c:v>
                </c:pt>
                <c:pt idx="581">
                  <c:v>531.43297007292995</c:v>
                </c:pt>
                <c:pt idx="582">
                  <c:v>530.36921709589899</c:v>
                </c:pt>
                <c:pt idx="583">
                  <c:v>529.80759294694599</c:v>
                </c:pt>
                <c:pt idx="584">
                  <c:v>529.613895089317</c:v>
                </c:pt>
                <c:pt idx="585">
                  <c:v>529.17716106867101</c:v>
                </c:pt>
                <c:pt idx="586">
                  <c:v>528.39457020775103</c:v>
                </c:pt>
                <c:pt idx="587">
                  <c:v>528.39457020775103</c:v>
                </c:pt>
                <c:pt idx="588">
                  <c:v>528.25975514212905</c:v>
                </c:pt>
                <c:pt idx="589">
                  <c:v>528.13623772726896</c:v>
                </c:pt>
                <c:pt idx="590">
                  <c:v>527.91179020429604</c:v>
                </c:pt>
                <c:pt idx="591">
                  <c:v>527.50120728476304</c:v>
                </c:pt>
                <c:pt idx="592">
                  <c:v>527.47825892712501</c:v>
                </c:pt>
                <c:pt idx="593">
                  <c:v>527.15716812810695</c:v>
                </c:pt>
                <c:pt idx="594">
                  <c:v>526.43894900097496</c:v>
                </c:pt>
                <c:pt idx="595">
                  <c:v>526.30587982759698</c:v>
                </c:pt>
                <c:pt idx="596">
                  <c:v>526.09046608749998</c:v>
                </c:pt>
                <c:pt idx="597">
                  <c:v>525.72362918519798</c:v>
                </c:pt>
                <c:pt idx="598">
                  <c:v>525.63407814221102</c:v>
                </c:pt>
                <c:pt idx="599">
                  <c:v>524.87414340017801</c:v>
                </c:pt>
                <c:pt idx="600">
                  <c:v>524.87414340017801</c:v>
                </c:pt>
                <c:pt idx="601">
                  <c:v>524.76037392488604</c:v>
                </c:pt>
                <c:pt idx="602">
                  <c:v>524.50857265999002</c:v>
                </c:pt>
                <c:pt idx="603">
                  <c:v>524.030162299734</c:v>
                </c:pt>
                <c:pt idx="604">
                  <c:v>523.76913433612401</c:v>
                </c:pt>
                <c:pt idx="605">
                  <c:v>522.73673959811094</c:v>
                </c:pt>
                <c:pt idx="606">
                  <c:v>522.47697456029198</c:v>
                </c:pt>
                <c:pt idx="607">
                  <c:v>522.08891739876503</c:v>
                </c:pt>
                <c:pt idx="608">
                  <c:v>521.94856509661099</c:v>
                </c:pt>
                <c:pt idx="609">
                  <c:v>521.53047497359296</c:v>
                </c:pt>
                <c:pt idx="610">
                  <c:v>521.35673884165101</c:v>
                </c:pt>
                <c:pt idx="611">
                  <c:v>521.25994360706704</c:v>
                </c:pt>
                <c:pt idx="612">
                  <c:v>521.00543703336803</c:v>
                </c:pt>
                <c:pt idx="613">
                  <c:v>520.44695074445804</c:v>
                </c:pt>
                <c:pt idx="614">
                  <c:v>519.17860176003296</c:v>
                </c:pt>
                <c:pt idx="615">
                  <c:v>519.03701899893099</c:v>
                </c:pt>
                <c:pt idx="616">
                  <c:v>518.55214194788005</c:v>
                </c:pt>
                <c:pt idx="617">
                  <c:v>517.39834743820904</c:v>
                </c:pt>
                <c:pt idx="618">
                  <c:v>517.18194639803596</c:v>
                </c:pt>
                <c:pt idx="619">
                  <c:v>517.06496558715799</c:v>
                </c:pt>
                <c:pt idx="620">
                  <c:v>517.06496558715799</c:v>
                </c:pt>
                <c:pt idx="621">
                  <c:v>517.06496558715799</c:v>
                </c:pt>
                <c:pt idx="622">
                  <c:v>516.80013141882102</c:v>
                </c:pt>
                <c:pt idx="623">
                  <c:v>516.42067358069096</c:v>
                </c:pt>
                <c:pt idx="624">
                  <c:v>515.99141298209202</c:v>
                </c:pt>
                <c:pt idx="625">
                  <c:v>515.99141298209202</c:v>
                </c:pt>
                <c:pt idx="626">
                  <c:v>515.94879532331902</c:v>
                </c:pt>
                <c:pt idx="627">
                  <c:v>515.92947975713901</c:v>
                </c:pt>
                <c:pt idx="628">
                  <c:v>514.87849063050999</c:v>
                </c:pt>
                <c:pt idx="629">
                  <c:v>514.38669282390401</c:v>
                </c:pt>
                <c:pt idx="630">
                  <c:v>514.30979706340304</c:v>
                </c:pt>
                <c:pt idx="631">
                  <c:v>514.28066967142604</c:v>
                </c:pt>
                <c:pt idx="632">
                  <c:v>514.20438125908299</c:v>
                </c:pt>
                <c:pt idx="633">
                  <c:v>513.98038321319405</c:v>
                </c:pt>
                <c:pt idx="634">
                  <c:v>513.80405898548099</c:v>
                </c:pt>
                <c:pt idx="635">
                  <c:v>513.80405898548099</c:v>
                </c:pt>
                <c:pt idx="636">
                  <c:v>513.68801348574698</c:v>
                </c:pt>
                <c:pt idx="637">
                  <c:v>513.40961353027205</c:v>
                </c:pt>
                <c:pt idx="638">
                  <c:v>511.26347713477099</c:v>
                </c:pt>
                <c:pt idx="639">
                  <c:v>510.97943694672199</c:v>
                </c:pt>
                <c:pt idx="640">
                  <c:v>510.92249688640197</c:v>
                </c:pt>
                <c:pt idx="641">
                  <c:v>510.86124787919402</c:v>
                </c:pt>
                <c:pt idx="642">
                  <c:v>510.80250094706901</c:v>
                </c:pt>
                <c:pt idx="643">
                  <c:v>510.62665270953102</c:v>
                </c:pt>
                <c:pt idx="644">
                  <c:v>510.33153912927298</c:v>
                </c:pt>
                <c:pt idx="645">
                  <c:v>509.79966868014498</c:v>
                </c:pt>
                <c:pt idx="646">
                  <c:v>507.67414486512899</c:v>
                </c:pt>
                <c:pt idx="647">
                  <c:v>507.64101811581799</c:v>
                </c:pt>
                <c:pt idx="648">
                  <c:v>507.58388139613697</c:v>
                </c:pt>
                <c:pt idx="649">
                  <c:v>507.52321660688</c:v>
                </c:pt>
                <c:pt idx="650">
                  <c:v>507.51125530819297</c:v>
                </c:pt>
                <c:pt idx="651">
                  <c:v>507.51125530819297</c:v>
                </c:pt>
                <c:pt idx="652">
                  <c:v>507.42232377294698</c:v>
                </c:pt>
                <c:pt idx="653">
                  <c:v>507.35968256764698</c:v>
                </c:pt>
                <c:pt idx="654">
                  <c:v>507.202467293952</c:v>
                </c:pt>
                <c:pt idx="655">
                  <c:v>506.56864557496698</c:v>
                </c:pt>
                <c:pt idx="656">
                  <c:v>505.04796182575598</c:v>
                </c:pt>
                <c:pt idx="657">
                  <c:v>504.82988755825102</c:v>
                </c:pt>
                <c:pt idx="658">
                  <c:v>504.74100222664703</c:v>
                </c:pt>
                <c:pt idx="659">
                  <c:v>504.31563631165301</c:v>
                </c:pt>
                <c:pt idx="660">
                  <c:v>504.00601879116601</c:v>
                </c:pt>
                <c:pt idx="661">
                  <c:v>504.00601879116601</c:v>
                </c:pt>
                <c:pt idx="662">
                  <c:v>503.98140058123499</c:v>
                </c:pt>
                <c:pt idx="663">
                  <c:v>503.15582854347701</c:v>
                </c:pt>
                <c:pt idx="664">
                  <c:v>503.11011409464999</c:v>
                </c:pt>
                <c:pt idx="665">
                  <c:v>503.021310697785</c:v>
                </c:pt>
                <c:pt idx="666">
                  <c:v>502.59703972947199</c:v>
                </c:pt>
                <c:pt idx="667">
                  <c:v>502.08500521272202</c:v>
                </c:pt>
                <c:pt idx="668">
                  <c:v>501.85807104069897</c:v>
                </c:pt>
                <c:pt idx="669">
                  <c:v>500.01044778865202</c:v>
                </c:pt>
                <c:pt idx="670">
                  <c:v>499.55814223508202</c:v>
                </c:pt>
                <c:pt idx="671">
                  <c:v>498.86674191890103</c:v>
                </c:pt>
                <c:pt idx="672">
                  <c:v>498.25308859694002</c:v>
                </c:pt>
                <c:pt idx="673">
                  <c:v>497.880200367648</c:v>
                </c:pt>
                <c:pt idx="674">
                  <c:v>497.39061497277999</c:v>
                </c:pt>
                <c:pt idx="675">
                  <c:v>497.14821981425001</c:v>
                </c:pt>
                <c:pt idx="676">
                  <c:v>497.14821981425001</c:v>
                </c:pt>
                <c:pt idx="677">
                  <c:v>497.061647411536</c:v>
                </c:pt>
                <c:pt idx="678">
                  <c:v>496.85915347711199</c:v>
                </c:pt>
                <c:pt idx="679">
                  <c:v>496.35615811428897</c:v>
                </c:pt>
                <c:pt idx="680">
                  <c:v>496.30762570314801</c:v>
                </c:pt>
                <c:pt idx="681">
                  <c:v>495.53964174295299</c:v>
                </c:pt>
                <c:pt idx="682">
                  <c:v>495.31778218476302</c:v>
                </c:pt>
                <c:pt idx="683">
                  <c:v>493.54629298817002</c:v>
                </c:pt>
                <c:pt idx="684">
                  <c:v>493.17508993916903</c:v>
                </c:pt>
                <c:pt idx="685">
                  <c:v>492.77874999329299</c:v>
                </c:pt>
                <c:pt idx="686">
                  <c:v>492.53803469814397</c:v>
                </c:pt>
                <c:pt idx="687">
                  <c:v>489.07102857490099</c:v>
                </c:pt>
                <c:pt idx="688">
                  <c:v>488.61545976971098</c:v>
                </c:pt>
                <c:pt idx="689">
                  <c:v>487.37625335840602</c:v>
                </c:pt>
                <c:pt idx="690">
                  <c:v>487.30127319377402</c:v>
                </c:pt>
                <c:pt idx="691">
                  <c:v>487.24655891815797</c:v>
                </c:pt>
                <c:pt idx="692">
                  <c:v>486.38700609549301</c:v>
                </c:pt>
                <c:pt idx="693">
                  <c:v>486.23765734670599</c:v>
                </c:pt>
                <c:pt idx="694">
                  <c:v>486.07842028925501</c:v>
                </c:pt>
                <c:pt idx="695">
                  <c:v>486.03407120701098</c:v>
                </c:pt>
                <c:pt idx="696">
                  <c:v>485.79046910134502</c:v>
                </c:pt>
                <c:pt idx="697">
                  <c:v>485.61502519962698</c:v>
                </c:pt>
                <c:pt idx="698">
                  <c:v>485.36073277602202</c:v>
                </c:pt>
                <c:pt idx="699">
                  <c:v>484.57530669641102</c:v>
                </c:pt>
                <c:pt idx="700">
                  <c:v>484.09565811277099</c:v>
                </c:pt>
                <c:pt idx="701">
                  <c:v>483.66214832995399</c:v>
                </c:pt>
                <c:pt idx="702">
                  <c:v>482.95772945224002</c:v>
                </c:pt>
                <c:pt idx="703">
                  <c:v>482.17237666655598</c:v>
                </c:pt>
                <c:pt idx="704">
                  <c:v>482.03714357590798</c:v>
                </c:pt>
                <c:pt idx="705">
                  <c:v>481.88882569889</c:v>
                </c:pt>
                <c:pt idx="706">
                  <c:v>481.78321105570302</c:v>
                </c:pt>
                <c:pt idx="707">
                  <c:v>481.63377479159999</c:v>
                </c:pt>
                <c:pt idx="708">
                  <c:v>481.55919391667101</c:v>
                </c:pt>
                <c:pt idx="709">
                  <c:v>480.86625232015598</c:v>
                </c:pt>
                <c:pt idx="710">
                  <c:v>479.897406306829</c:v>
                </c:pt>
                <c:pt idx="711">
                  <c:v>479.89650342671899</c:v>
                </c:pt>
                <c:pt idx="712">
                  <c:v>479.033202856245</c:v>
                </c:pt>
                <c:pt idx="713">
                  <c:v>476.97890941739598</c:v>
                </c:pt>
                <c:pt idx="714">
                  <c:v>476.976032796943</c:v>
                </c:pt>
                <c:pt idx="715">
                  <c:v>476.66650548203802</c:v>
                </c:pt>
                <c:pt idx="716">
                  <c:v>476.61438668538898</c:v>
                </c:pt>
                <c:pt idx="717">
                  <c:v>476.35622749803599</c:v>
                </c:pt>
                <c:pt idx="718">
                  <c:v>474.04238767946703</c:v>
                </c:pt>
                <c:pt idx="719">
                  <c:v>473.99367494372501</c:v>
                </c:pt>
                <c:pt idx="720">
                  <c:v>473.97902015255499</c:v>
                </c:pt>
                <c:pt idx="721">
                  <c:v>473.42038142723902</c:v>
                </c:pt>
                <c:pt idx="722">
                  <c:v>473.25307417454098</c:v>
                </c:pt>
                <c:pt idx="723">
                  <c:v>472.73590333766401</c:v>
                </c:pt>
                <c:pt idx="724">
                  <c:v>472.68279733185398</c:v>
                </c:pt>
                <c:pt idx="725">
                  <c:v>472.66908542706301</c:v>
                </c:pt>
                <c:pt idx="726">
                  <c:v>472.44580995738301</c:v>
                </c:pt>
                <c:pt idx="727">
                  <c:v>471.554809457342</c:v>
                </c:pt>
                <c:pt idx="728">
                  <c:v>471.17554405218499</c:v>
                </c:pt>
                <c:pt idx="729">
                  <c:v>471.17554405218499</c:v>
                </c:pt>
                <c:pt idx="730">
                  <c:v>471.17554405218499</c:v>
                </c:pt>
                <c:pt idx="731">
                  <c:v>471.17554405218499</c:v>
                </c:pt>
                <c:pt idx="732">
                  <c:v>471.17554405218499</c:v>
                </c:pt>
                <c:pt idx="733">
                  <c:v>469.98103128043499</c:v>
                </c:pt>
                <c:pt idx="734">
                  <c:v>469.77376269590701</c:v>
                </c:pt>
                <c:pt idx="735">
                  <c:v>468.64411812721102</c:v>
                </c:pt>
                <c:pt idx="736">
                  <c:v>468.601201187642</c:v>
                </c:pt>
                <c:pt idx="737">
                  <c:v>468.58276572987802</c:v>
                </c:pt>
                <c:pt idx="738">
                  <c:v>468.30757316444402</c:v>
                </c:pt>
                <c:pt idx="739">
                  <c:v>466.85349467975101</c:v>
                </c:pt>
                <c:pt idx="740">
                  <c:v>466.455747941916</c:v>
                </c:pt>
                <c:pt idx="741">
                  <c:v>465.07285369995401</c:v>
                </c:pt>
                <c:pt idx="742">
                  <c:v>465.012942211748</c:v>
                </c:pt>
                <c:pt idx="743">
                  <c:v>464.437037188982</c:v>
                </c:pt>
                <c:pt idx="744">
                  <c:v>464.199739053889</c:v>
                </c:pt>
                <c:pt idx="745">
                  <c:v>464.03596449083</c:v>
                </c:pt>
                <c:pt idx="746">
                  <c:v>463.71317661552001</c:v>
                </c:pt>
                <c:pt idx="747">
                  <c:v>462.35184387236598</c:v>
                </c:pt>
                <c:pt idx="748">
                  <c:v>462.15509000710699</c:v>
                </c:pt>
                <c:pt idx="749">
                  <c:v>462.15509000710699</c:v>
                </c:pt>
                <c:pt idx="750">
                  <c:v>461.11171805399403</c:v>
                </c:pt>
                <c:pt idx="751">
                  <c:v>460.66472121626299</c:v>
                </c:pt>
                <c:pt idx="752">
                  <c:v>460.66472121626299</c:v>
                </c:pt>
                <c:pt idx="753">
                  <c:v>460.66472121626299</c:v>
                </c:pt>
                <c:pt idx="754">
                  <c:v>460.66472121626299</c:v>
                </c:pt>
                <c:pt idx="755">
                  <c:v>460.66472121626299</c:v>
                </c:pt>
                <c:pt idx="756">
                  <c:v>459.94710170192798</c:v>
                </c:pt>
                <c:pt idx="757">
                  <c:v>459.44555404371698</c:v>
                </c:pt>
                <c:pt idx="758">
                  <c:v>458.961907233842</c:v>
                </c:pt>
                <c:pt idx="759">
                  <c:v>458.91342305277999</c:v>
                </c:pt>
                <c:pt idx="760">
                  <c:v>457.816823907931</c:v>
                </c:pt>
                <c:pt idx="761">
                  <c:v>457.60266481567697</c:v>
                </c:pt>
                <c:pt idx="762">
                  <c:v>457.05824681956801</c:v>
                </c:pt>
                <c:pt idx="763">
                  <c:v>456.51174599350401</c:v>
                </c:pt>
                <c:pt idx="764">
                  <c:v>456.24665387499999</c:v>
                </c:pt>
                <c:pt idx="765">
                  <c:v>455.505398379388</c:v>
                </c:pt>
                <c:pt idx="766">
                  <c:v>455.098784983651</c:v>
                </c:pt>
                <c:pt idx="767">
                  <c:v>455.07298889672501</c:v>
                </c:pt>
                <c:pt idx="768">
                  <c:v>455.06980519524001</c:v>
                </c:pt>
                <c:pt idx="769">
                  <c:v>454.99166363257098</c:v>
                </c:pt>
                <c:pt idx="770">
                  <c:v>454.94668498529199</c:v>
                </c:pt>
                <c:pt idx="771">
                  <c:v>454.53196558989902</c:v>
                </c:pt>
                <c:pt idx="772">
                  <c:v>454.386768082635</c:v>
                </c:pt>
                <c:pt idx="773">
                  <c:v>453.82594157570702</c:v>
                </c:pt>
                <c:pt idx="774">
                  <c:v>453.82594157570702</c:v>
                </c:pt>
                <c:pt idx="775">
                  <c:v>453.38159714980299</c:v>
                </c:pt>
                <c:pt idx="776">
                  <c:v>453.36115899439</c:v>
                </c:pt>
                <c:pt idx="777">
                  <c:v>452.71118710218701</c:v>
                </c:pt>
                <c:pt idx="778">
                  <c:v>450.95828633355302</c:v>
                </c:pt>
                <c:pt idx="779">
                  <c:v>450.191080086542</c:v>
                </c:pt>
                <c:pt idx="780">
                  <c:v>449.91097820670802</c:v>
                </c:pt>
                <c:pt idx="781">
                  <c:v>449.213666896804</c:v>
                </c:pt>
                <c:pt idx="782">
                  <c:v>448.80852356088599</c:v>
                </c:pt>
                <c:pt idx="783">
                  <c:v>448.803263993977</c:v>
                </c:pt>
                <c:pt idx="784">
                  <c:v>447.51614562579999</c:v>
                </c:pt>
                <c:pt idx="785">
                  <c:v>446.89438538078701</c:v>
                </c:pt>
                <c:pt idx="786">
                  <c:v>446.88492200387401</c:v>
                </c:pt>
                <c:pt idx="787">
                  <c:v>446.87556952628</c:v>
                </c:pt>
                <c:pt idx="788">
                  <c:v>446.81632925509399</c:v>
                </c:pt>
                <c:pt idx="789">
                  <c:v>446.38233782141299</c:v>
                </c:pt>
                <c:pt idx="790">
                  <c:v>445.85385981578901</c:v>
                </c:pt>
                <c:pt idx="791">
                  <c:v>445.577595308806</c:v>
                </c:pt>
                <c:pt idx="792">
                  <c:v>445.44172927993299</c:v>
                </c:pt>
                <c:pt idx="793">
                  <c:v>444.79545642372898</c:v>
                </c:pt>
                <c:pt idx="794">
                  <c:v>442.47810939724798</c:v>
                </c:pt>
                <c:pt idx="795">
                  <c:v>442.45740220301298</c:v>
                </c:pt>
                <c:pt idx="796">
                  <c:v>442.31783287683601</c:v>
                </c:pt>
                <c:pt idx="797">
                  <c:v>442.31783287683601</c:v>
                </c:pt>
                <c:pt idx="798">
                  <c:v>442.19342806410498</c:v>
                </c:pt>
                <c:pt idx="799">
                  <c:v>440.93227987370898</c:v>
                </c:pt>
                <c:pt idx="800">
                  <c:v>437.93923710258599</c:v>
                </c:pt>
                <c:pt idx="801">
                  <c:v>437.89242444128598</c:v>
                </c:pt>
                <c:pt idx="802">
                  <c:v>437.87292284247502</c:v>
                </c:pt>
                <c:pt idx="803">
                  <c:v>437.692285624438</c:v>
                </c:pt>
                <c:pt idx="804">
                  <c:v>436.15412295144398</c:v>
                </c:pt>
                <c:pt idx="805">
                  <c:v>435.58850379657201</c:v>
                </c:pt>
                <c:pt idx="806">
                  <c:v>435.44980090448502</c:v>
                </c:pt>
                <c:pt idx="807">
                  <c:v>435.42712172291903</c:v>
                </c:pt>
                <c:pt idx="808">
                  <c:v>434.60925989852899</c:v>
                </c:pt>
                <c:pt idx="809">
                  <c:v>434.49463556120901</c:v>
                </c:pt>
                <c:pt idx="810">
                  <c:v>434.10277751010301</c:v>
                </c:pt>
                <c:pt idx="811">
                  <c:v>433.365971660409</c:v>
                </c:pt>
                <c:pt idx="812">
                  <c:v>433.13403389638199</c:v>
                </c:pt>
                <c:pt idx="813">
                  <c:v>432.70856826238003</c:v>
                </c:pt>
                <c:pt idx="814">
                  <c:v>432.60125486393702</c:v>
                </c:pt>
                <c:pt idx="815">
                  <c:v>431.50591196716999</c:v>
                </c:pt>
                <c:pt idx="816">
                  <c:v>431.28201585305902</c:v>
                </c:pt>
                <c:pt idx="817">
                  <c:v>430.72036222798698</c:v>
                </c:pt>
                <c:pt idx="818">
                  <c:v>430.10226698150501</c:v>
                </c:pt>
                <c:pt idx="819">
                  <c:v>430.08951675703997</c:v>
                </c:pt>
                <c:pt idx="820">
                  <c:v>429.746840122192</c:v>
                </c:pt>
                <c:pt idx="821">
                  <c:v>429.70295828880199</c:v>
                </c:pt>
                <c:pt idx="822">
                  <c:v>428.56351819171499</c:v>
                </c:pt>
                <c:pt idx="823">
                  <c:v>428.551343565087</c:v>
                </c:pt>
                <c:pt idx="824">
                  <c:v>427.52080734668198</c:v>
                </c:pt>
                <c:pt idx="825">
                  <c:v>426.358439688516</c:v>
                </c:pt>
                <c:pt idx="826">
                  <c:v>426.35162224854997</c:v>
                </c:pt>
                <c:pt idx="827">
                  <c:v>426.31490782485201</c:v>
                </c:pt>
                <c:pt idx="828">
                  <c:v>425.348906612375</c:v>
                </c:pt>
                <c:pt idx="829">
                  <c:v>425.20178972334901</c:v>
                </c:pt>
                <c:pt idx="830">
                  <c:v>424.79137213862703</c:v>
                </c:pt>
                <c:pt idx="831">
                  <c:v>424.488194898698</c:v>
                </c:pt>
                <c:pt idx="832">
                  <c:v>424.181715286121</c:v>
                </c:pt>
                <c:pt idx="833">
                  <c:v>423.69841174888097</c:v>
                </c:pt>
                <c:pt idx="834">
                  <c:v>421.66569033390903</c:v>
                </c:pt>
                <c:pt idx="835">
                  <c:v>421.14888245506398</c:v>
                </c:pt>
                <c:pt idx="836">
                  <c:v>420.69749984508599</c:v>
                </c:pt>
                <c:pt idx="837">
                  <c:v>420.69749984508599</c:v>
                </c:pt>
                <c:pt idx="838">
                  <c:v>420.66175113622103</c:v>
                </c:pt>
                <c:pt idx="839">
                  <c:v>420.46811672604002</c:v>
                </c:pt>
                <c:pt idx="840">
                  <c:v>420.408698170528</c:v>
                </c:pt>
                <c:pt idx="841">
                  <c:v>420.19182164332898</c:v>
                </c:pt>
                <c:pt idx="842">
                  <c:v>420.15089507056501</c:v>
                </c:pt>
                <c:pt idx="843">
                  <c:v>420.10200353712497</c:v>
                </c:pt>
                <c:pt idx="844">
                  <c:v>419.54766266582197</c:v>
                </c:pt>
                <c:pt idx="845">
                  <c:v>418.762950391267</c:v>
                </c:pt>
                <c:pt idx="846">
                  <c:v>417.927532623601</c:v>
                </c:pt>
                <c:pt idx="847">
                  <c:v>417.927532623601</c:v>
                </c:pt>
                <c:pt idx="848">
                  <c:v>417.77411838483903</c:v>
                </c:pt>
                <c:pt idx="849">
                  <c:v>417.33911501910802</c:v>
                </c:pt>
                <c:pt idx="850">
                  <c:v>416.60281160282602</c:v>
                </c:pt>
                <c:pt idx="851">
                  <c:v>416.55856362296299</c:v>
                </c:pt>
                <c:pt idx="852">
                  <c:v>414.84013462478401</c:v>
                </c:pt>
                <c:pt idx="853">
                  <c:v>414.73230050837702</c:v>
                </c:pt>
                <c:pt idx="854">
                  <c:v>414.56044791415201</c:v>
                </c:pt>
                <c:pt idx="855">
                  <c:v>414.32116376661202</c:v>
                </c:pt>
                <c:pt idx="856">
                  <c:v>414.08917497985902</c:v>
                </c:pt>
                <c:pt idx="857">
                  <c:v>413.08553873955901</c:v>
                </c:pt>
                <c:pt idx="858">
                  <c:v>412.66740216901201</c:v>
                </c:pt>
                <c:pt idx="859">
                  <c:v>411.89784226697702</c:v>
                </c:pt>
                <c:pt idx="860">
                  <c:v>410.78505832677803</c:v>
                </c:pt>
                <c:pt idx="861">
                  <c:v>410.47537354219901</c:v>
                </c:pt>
                <c:pt idx="862">
                  <c:v>410.35494283592698</c:v>
                </c:pt>
                <c:pt idx="863">
                  <c:v>410.31501507725</c:v>
                </c:pt>
                <c:pt idx="864">
                  <c:v>410.15739998334601</c:v>
                </c:pt>
                <c:pt idx="865">
                  <c:v>409.84898090089098</c:v>
                </c:pt>
                <c:pt idx="866">
                  <c:v>409.36303383221798</c:v>
                </c:pt>
                <c:pt idx="867">
                  <c:v>409.02087988716801</c:v>
                </c:pt>
                <c:pt idx="868">
                  <c:v>408.85991784023201</c:v>
                </c:pt>
                <c:pt idx="869">
                  <c:v>408.55954492294597</c:v>
                </c:pt>
                <c:pt idx="870">
                  <c:v>408.12838896945499</c:v>
                </c:pt>
                <c:pt idx="871">
                  <c:v>407.625553921056</c:v>
                </c:pt>
                <c:pt idx="872">
                  <c:v>407.18962926919602</c:v>
                </c:pt>
                <c:pt idx="873">
                  <c:v>406.52002748282302</c:v>
                </c:pt>
                <c:pt idx="874">
                  <c:v>406.06214242769101</c:v>
                </c:pt>
                <c:pt idx="875">
                  <c:v>406.06214242769101</c:v>
                </c:pt>
                <c:pt idx="876">
                  <c:v>405.78448059857197</c:v>
                </c:pt>
                <c:pt idx="877">
                  <c:v>405.44157765333603</c:v>
                </c:pt>
                <c:pt idx="878">
                  <c:v>405.21221300657197</c:v>
                </c:pt>
                <c:pt idx="879">
                  <c:v>404.66090851592901</c:v>
                </c:pt>
                <c:pt idx="880">
                  <c:v>404.49477479917903</c:v>
                </c:pt>
                <c:pt idx="881">
                  <c:v>404.24554669155799</c:v>
                </c:pt>
                <c:pt idx="882">
                  <c:v>404.22100511413498</c:v>
                </c:pt>
                <c:pt idx="883">
                  <c:v>404.08091764927701</c:v>
                </c:pt>
                <c:pt idx="884">
                  <c:v>403.51326964553198</c:v>
                </c:pt>
                <c:pt idx="885">
                  <c:v>403.43879080646201</c:v>
                </c:pt>
                <c:pt idx="886">
                  <c:v>403.14505935932999</c:v>
                </c:pt>
                <c:pt idx="887">
                  <c:v>402.77587373186498</c:v>
                </c:pt>
                <c:pt idx="888">
                  <c:v>402.77587373186498</c:v>
                </c:pt>
                <c:pt idx="889">
                  <c:v>402.07888538269998</c:v>
                </c:pt>
                <c:pt idx="890">
                  <c:v>401.91947784636301</c:v>
                </c:pt>
                <c:pt idx="891">
                  <c:v>401.67912428773298</c:v>
                </c:pt>
                <c:pt idx="892">
                  <c:v>400.88214408096201</c:v>
                </c:pt>
                <c:pt idx="893">
                  <c:v>400.62808872005502</c:v>
                </c:pt>
                <c:pt idx="894">
                  <c:v>400.18811696743802</c:v>
                </c:pt>
                <c:pt idx="895">
                  <c:v>399.94287469336302</c:v>
                </c:pt>
                <c:pt idx="896">
                  <c:v>399.74163169184499</c:v>
                </c:pt>
                <c:pt idx="897">
                  <c:v>397.84619924928501</c:v>
                </c:pt>
                <c:pt idx="898">
                  <c:v>397.61924123554297</c:v>
                </c:pt>
                <c:pt idx="899">
                  <c:v>397.40237533373198</c:v>
                </c:pt>
                <c:pt idx="900">
                  <c:v>396.97414348490298</c:v>
                </c:pt>
                <c:pt idx="901">
                  <c:v>396.85240203662198</c:v>
                </c:pt>
                <c:pt idx="902">
                  <c:v>396.67759352061103</c:v>
                </c:pt>
                <c:pt idx="903">
                  <c:v>396.55096935793802</c:v>
                </c:pt>
                <c:pt idx="904">
                  <c:v>396.45324526534301</c:v>
                </c:pt>
                <c:pt idx="905">
                  <c:v>396.056911267543</c:v>
                </c:pt>
                <c:pt idx="906">
                  <c:v>395.27613678326901</c:v>
                </c:pt>
                <c:pt idx="907">
                  <c:v>394.62922171705702</c:v>
                </c:pt>
                <c:pt idx="908">
                  <c:v>394.59645293772599</c:v>
                </c:pt>
                <c:pt idx="909">
                  <c:v>394.39774608585498</c:v>
                </c:pt>
                <c:pt idx="910">
                  <c:v>394.26221608844003</c:v>
                </c:pt>
                <c:pt idx="911">
                  <c:v>392.611308047482</c:v>
                </c:pt>
                <c:pt idx="912">
                  <c:v>391.91600492133102</c:v>
                </c:pt>
                <c:pt idx="913">
                  <c:v>391.60263564592401</c:v>
                </c:pt>
                <c:pt idx="914">
                  <c:v>391.28757355469401</c:v>
                </c:pt>
                <c:pt idx="915">
                  <c:v>391.17962736181403</c:v>
                </c:pt>
                <c:pt idx="916">
                  <c:v>391.11680943388802</c:v>
                </c:pt>
                <c:pt idx="917">
                  <c:v>390.25225728477699</c:v>
                </c:pt>
                <c:pt idx="918">
                  <c:v>389.92118391179702</c:v>
                </c:pt>
                <c:pt idx="919">
                  <c:v>389.77134836283398</c:v>
                </c:pt>
                <c:pt idx="920">
                  <c:v>389.27419311905999</c:v>
                </c:pt>
                <c:pt idx="921">
                  <c:v>388.94427154716101</c:v>
                </c:pt>
                <c:pt idx="922">
                  <c:v>388.922512850011</c:v>
                </c:pt>
                <c:pt idx="923">
                  <c:v>388.811263367528</c:v>
                </c:pt>
                <c:pt idx="924">
                  <c:v>388.38425033713099</c:v>
                </c:pt>
                <c:pt idx="925">
                  <c:v>387.828855289876</c:v>
                </c:pt>
                <c:pt idx="926">
                  <c:v>387.75379657347003</c:v>
                </c:pt>
                <c:pt idx="927">
                  <c:v>387.49766819391999</c:v>
                </c:pt>
                <c:pt idx="928">
                  <c:v>387.28328075583698</c:v>
                </c:pt>
                <c:pt idx="929">
                  <c:v>387.17758711083502</c:v>
                </c:pt>
                <c:pt idx="930">
                  <c:v>387.05606437544998</c:v>
                </c:pt>
                <c:pt idx="931">
                  <c:v>386.98851840896901</c:v>
                </c:pt>
                <c:pt idx="932">
                  <c:v>386.85545615410399</c:v>
                </c:pt>
                <c:pt idx="933">
                  <c:v>386.558884740716</c:v>
                </c:pt>
                <c:pt idx="934">
                  <c:v>386.48607851035803</c:v>
                </c:pt>
                <c:pt idx="935">
                  <c:v>386.03164920419403</c:v>
                </c:pt>
                <c:pt idx="936">
                  <c:v>385.77474012517098</c:v>
                </c:pt>
                <c:pt idx="937">
                  <c:v>385.75723704405999</c:v>
                </c:pt>
                <c:pt idx="938">
                  <c:v>384.75855024165497</c:v>
                </c:pt>
                <c:pt idx="939">
                  <c:v>384.24732146704599</c:v>
                </c:pt>
                <c:pt idx="940">
                  <c:v>384.08911507603102</c:v>
                </c:pt>
                <c:pt idx="941">
                  <c:v>383.50618737753302</c:v>
                </c:pt>
                <c:pt idx="942">
                  <c:v>383.37420041529998</c:v>
                </c:pt>
                <c:pt idx="943">
                  <c:v>383.03144362989002</c:v>
                </c:pt>
                <c:pt idx="944">
                  <c:v>382.96532099124101</c:v>
                </c:pt>
                <c:pt idx="945">
                  <c:v>381.88975237082502</c:v>
                </c:pt>
                <c:pt idx="946">
                  <c:v>381.88975237082502</c:v>
                </c:pt>
                <c:pt idx="947">
                  <c:v>381.88975237082502</c:v>
                </c:pt>
                <c:pt idx="948">
                  <c:v>381.88975237082502</c:v>
                </c:pt>
                <c:pt idx="949">
                  <c:v>381.45654126436102</c:v>
                </c:pt>
                <c:pt idx="950">
                  <c:v>381.448921316753</c:v>
                </c:pt>
                <c:pt idx="951">
                  <c:v>379.228177380918</c:v>
                </c:pt>
                <c:pt idx="952">
                  <c:v>378.65611086908302</c:v>
                </c:pt>
                <c:pt idx="953">
                  <c:v>378.52955118830897</c:v>
                </c:pt>
                <c:pt idx="954">
                  <c:v>378.46799660863701</c:v>
                </c:pt>
                <c:pt idx="955">
                  <c:v>378.04683877388601</c:v>
                </c:pt>
                <c:pt idx="956">
                  <c:v>377.298621058641</c:v>
                </c:pt>
                <c:pt idx="957">
                  <c:v>377.10953042801498</c:v>
                </c:pt>
                <c:pt idx="958">
                  <c:v>377.10088907967798</c:v>
                </c:pt>
                <c:pt idx="959">
                  <c:v>376.04071378107102</c:v>
                </c:pt>
                <c:pt idx="960">
                  <c:v>375.88143077985097</c:v>
                </c:pt>
                <c:pt idx="961">
                  <c:v>375.41436941968902</c:v>
                </c:pt>
                <c:pt idx="962">
                  <c:v>375.177751526978</c:v>
                </c:pt>
                <c:pt idx="963">
                  <c:v>374.90423137477597</c:v>
                </c:pt>
                <c:pt idx="964">
                  <c:v>374.87692617423198</c:v>
                </c:pt>
                <c:pt idx="965">
                  <c:v>374.70471793072301</c:v>
                </c:pt>
                <c:pt idx="966">
                  <c:v>374.62870436628498</c:v>
                </c:pt>
                <c:pt idx="967">
                  <c:v>374.59039057535898</c:v>
                </c:pt>
                <c:pt idx="968">
                  <c:v>374.33011451886802</c:v>
                </c:pt>
                <c:pt idx="969">
                  <c:v>374.26163453093301</c:v>
                </c:pt>
                <c:pt idx="970">
                  <c:v>374.204648761812</c:v>
                </c:pt>
                <c:pt idx="971">
                  <c:v>374.204648761812</c:v>
                </c:pt>
                <c:pt idx="972">
                  <c:v>374.19220119147701</c:v>
                </c:pt>
                <c:pt idx="973">
                  <c:v>374.14706321426303</c:v>
                </c:pt>
                <c:pt idx="974">
                  <c:v>374.04908469198699</c:v>
                </c:pt>
                <c:pt idx="975">
                  <c:v>373.99189758070798</c:v>
                </c:pt>
                <c:pt idx="976">
                  <c:v>373.48763536721299</c:v>
                </c:pt>
                <c:pt idx="977">
                  <c:v>373.31369813635501</c:v>
                </c:pt>
                <c:pt idx="978">
                  <c:v>373.16580588791697</c:v>
                </c:pt>
                <c:pt idx="979">
                  <c:v>373.09944695021898</c:v>
                </c:pt>
                <c:pt idx="980">
                  <c:v>372.561462756053</c:v>
                </c:pt>
                <c:pt idx="981">
                  <c:v>372.398025243478</c:v>
                </c:pt>
                <c:pt idx="982">
                  <c:v>372.398025243478</c:v>
                </c:pt>
                <c:pt idx="983">
                  <c:v>372.20061226590599</c:v>
                </c:pt>
                <c:pt idx="984">
                  <c:v>371.48570847997098</c:v>
                </c:pt>
                <c:pt idx="985">
                  <c:v>371.38078119961102</c:v>
                </c:pt>
                <c:pt idx="986">
                  <c:v>371.22251398661803</c:v>
                </c:pt>
                <c:pt idx="987">
                  <c:v>371.04127473095201</c:v>
                </c:pt>
                <c:pt idx="988">
                  <c:v>370.78315730339898</c:v>
                </c:pt>
                <c:pt idx="989">
                  <c:v>370.68332774049901</c:v>
                </c:pt>
                <c:pt idx="990">
                  <c:v>370.59621056909202</c:v>
                </c:pt>
                <c:pt idx="991">
                  <c:v>369.89422730397501</c:v>
                </c:pt>
                <c:pt idx="992">
                  <c:v>369.342079564149</c:v>
                </c:pt>
                <c:pt idx="993">
                  <c:v>368.88963086373798</c:v>
                </c:pt>
                <c:pt idx="994">
                  <c:v>367.12302077748097</c:v>
                </c:pt>
                <c:pt idx="995">
                  <c:v>367.10681685251899</c:v>
                </c:pt>
                <c:pt idx="996">
                  <c:v>367.01791613137499</c:v>
                </c:pt>
                <c:pt idx="997">
                  <c:v>367.00301116432502</c:v>
                </c:pt>
                <c:pt idx="998">
                  <c:v>366.97035831644502</c:v>
                </c:pt>
                <c:pt idx="999">
                  <c:v>366.85113537846701</c:v>
                </c:pt>
                <c:pt idx="1000">
                  <c:v>365.68163901507501</c:v>
                </c:pt>
                <c:pt idx="1001">
                  <c:v>365.08582472016298</c:v>
                </c:pt>
                <c:pt idx="1002">
                  <c:v>364.89635490027598</c:v>
                </c:pt>
                <c:pt idx="1003">
                  <c:v>363.67047441138197</c:v>
                </c:pt>
                <c:pt idx="1004">
                  <c:v>363.18103652993102</c:v>
                </c:pt>
                <c:pt idx="1005">
                  <c:v>362.93308545247902</c:v>
                </c:pt>
                <c:pt idx="1006">
                  <c:v>362.90724254983002</c:v>
                </c:pt>
                <c:pt idx="1007">
                  <c:v>362.214606379712</c:v>
                </c:pt>
                <c:pt idx="1008">
                  <c:v>361.68062258743299</c:v>
                </c:pt>
                <c:pt idx="1009">
                  <c:v>361.65469018705897</c:v>
                </c:pt>
                <c:pt idx="1010">
                  <c:v>361.56200222232201</c:v>
                </c:pt>
                <c:pt idx="1011">
                  <c:v>361.39677499301001</c:v>
                </c:pt>
                <c:pt idx="1012">
                  <c:v>361.328167207999</c:v>
                </c:pt>
                <c:pt idx="1013">
                  <c:v>361.150998203158</c:v>
                </c:pt>
                <c:pt idx="1014">
                  <c:v>360.96954104533103</c:v>
                </c:pt>
                <c:pt idx="1015">
                  <c:v>360.773630942316</c:v>
                </c:pt>
                <c:pt idx="1016">
                  <c:v>360.206112032411</c:v>
                </c:pt>
                <c:pt idx="1017">
                  <c:v>360.15548672722298</c:v>
                </c:pt>
                <c:pt idx="1018">
                  <c:v>359.89205763858803</c:v>
                </c:pt>
                <c:pt idx="1019">
                  <c:v>359.85218736925901</c:v>
                </c:pt>
                <c:pt idx="1020">
                  <c:v>359.75773025388003</c:v>
                </c:pt>
                <c:pt idx="1021">
                  <c:v>359.65048572318301</c:v>
                </c:pt>
                <c:pt idx="1022">
                  <c:v>359.49226455531198</c:v>
                </c:pt>
                <c:pt idx="1023">
                  <c:v>359.03391512790301</c:v>
                </c:pt>
                <c:pt idx="1024">
                  <c:v>358.93876485309698</c:v>
                </c:pt>
                <c:pt idx="1025">
                  <c:v>358.65785651605103</c:v>
                </c:pt>
                <c:pt idx="1026">
                  <c:v>358.38381839987699</c:v>
                </c:pt>
                <c:pt idx="1027">
                  <c:v>358.327884755154</c:v>
                </c:pt>
                <c:pt idx="1028">
                  <c:v>358.230505880674</c:v>
                </c:pt>
                <c:pt idx="1029">
                  <c:v>358.034811460691</c:v>
                </c:pt>
                <c:pt idx="1030">
                  <c:v>357.66584177529302</c:v>
                </c:pt>
                <c:pt idx="1031">
                  <c:v>357.21240142113197</c:v>
                </c:pt>
                <c:pt idx="1032">
                  <c:v>357.01501114878602</c:v>
                </c:pt>
                <c:pt idx="1033">
                  <c:v>356.77195925279602</c:v>
                </c:pt>
                <c:pt idx="1034">
                  <c:v>355.37865597320001</c:v>
                </c:pt>
                <c:pt idx="1035">
                  <c:v>355.33408766918399</c:v>
                </c:pt>
                <c:pt idx="1036">
                  <c:v>355.313548042452</c:v>
                </c:pt>
                <c:pt idx="1037">
                  <c:v>355.29487462412698</c:v>
                </c:pt>
                <c:pt idx="1038">
                  <c:v>354.68382667830701</c:v>
                </c:pt>
                <c:pt idx="1039">
                  <c:v>354.60362324388598</c:v>
                </c:pt>
                <c:pt idx="1040">
                  <c:v>354.18863518298502</c:v>
                </c:pt>
                <c:pt idx="1041">
                  <c:v>353.75537525402001</c:v>
                </c:pt>
                <c:pt idx="1042">
                  <c:v>353.70709333035899</c:v>
                </c:pt>
                <c:pt idx="1043">
                  <c:v>353.28030790814898</c:v>
                </c:pt>
                <c:pt idx="1044">
                  <c:v>353.28030790814898</c:v>
                </c:pt>
                <c:pt idx="1045">
                  <c:v>353.03247305583801</c:v>
                </c:pt>
                <c:pt idx="1046">
                  <c:v>352.99524190475603</c:v>
                </c:pt>
                <c:pt idx="1047">
                  <c:v>352.87063218140503</c:v>
                </c:pt>
                <c:pt idx="1048">
                  <c:v>352.80840036554901</c:v>
                </c:pt>
                <c:pt idx="1049">
                  <c:v>352.72842308074098</c:v>
                </c:pt>
                <c:pt idx="1050">
                  <c:v>352.58997127976801</c:v>
                </c:pt>
                <c:pt idx="1051">
                  <c:v>352.353243541425</c:v>
                </c:pt>
                <c:pt idx="1052">
                  <c:v>351.81995638976599</c:v>
                </c:pt>
                <c:pt idx="1053">
                  <c:v>351.73314595055501</c:v>
                </c:pt>
                <c:pt idx="1054">
                  <c:v>351.607459950303</c:v>
                </c:pt>
                <c:pt idx="1055">
                  <c:v>351.44610583655401</c:v>
                </c:pt>
                <c:pt idx="1056">
                  <c:v>351.40895064518202</c:v>
                </c:pt>
                <c:pt idx="1057">
                  <c:v>350.50907822997902</c:v>
                </c:pt>
                <c:pt idx="1058">
                  <c:v>350.49514526746498</c:v>
                </c:pt>
                <c:pt idx="1059">
                  <c:v>350.48636283829899</c:v>
                </c:pt>
                <c:pt idx="1060">
                  <c:v>350.48368428238399</c:v>
                </c:pt>
                <c:pt idx="1061">
                  <c:v>350.44732858793498</c:v>
                </c:pt>
                <c:pt idx="1062">
                  <c:v>350.44533232828701</c:v>
                </c:pt>
                <c:pt idx="1063">
                  <c:v>350.075892905682</c:v>
                </c:pt>
                <c:pt idx="1064">
                  <c:v>350.054206674412</c:v>
                </c:pt>
                <c:pt idx="1065">
                  <c:v>349.92538958722298</c:v>
                </c:pt>
                <c:pt idx="1066">
                  <c:v>349.73905029049803</c:v>
                </c:pt>
                <c:pt idx="1067">
                  <c:v>349.15344096537598</c:v>
                </c:pt>
                <c:pt idx="1068">
                  <c:v>349.04695972862902</c:v>
                </c:pt>
                <c:pt idx="1069">
                  <c:v>348.92288026715897</c:v>
                </c:pt>
                <c:pt idx="1070">
                  <c:v>348.86333387786999</c:v>
                </c:pt>
                <c:pt idx="1071">
                  <c:v>348.58098730714403</c:v>
                </c:pt>
                <c:pt idx="1072">
                  <c:v>347.82952917636902</c:v>
                </c:pt>
                <c:pt idx="1073">
                  <c:v>347.78752337039799</c:v>
                </c:pt>
                <c:pt idx="1074">
                  <c:v>347.78387665857002</c:v>
                </c:pt>
                <c:pt idx="1075">
                  <c:v>347.62237073653802</c:v>
                </c:pt>
                <c:pt idx="1076">
                  <c:v>347.49456147203699</c:v>
                </c:pt>
                <c:pt idx="1077">
                  <c:v>347.39640654041898</c:v>
                </c:pt>
                <c:pt idx="1078">
                  <c:v>347.113022785363</c:v>
                </c:pt>
                <c:pt idx="1079">
                  <c:v>347.08536478794298</c:v>
                </c:pt>
                <c:pt idx="1080">
                  <c:v>346.75893274006899</c:v>
                </c:pt>
                <c:pt idx="1081">
                  <c:v>346.69044854127498</c:v>
                </c:pt>
                <c:pt idx="1082">
                  <c:v>346.69044854127498</c:v>
                </c:pt>
                <c:pt idx="1083">
                  <c:v>346.63040146305298</c:v>
                </c:pt>
                <c:pt idx="1084">
                  <c:v>346.63040146305298</c:v>
                </c:pt>
                <c:pt idx="1085">
                  <c:v>346.29414351877102</c:v>
                </c:pt>
                <c:pt idx="1086">
                  <c:v>346.285046002787</c:v>
                </c:pt>
                <c:pt idx="1087">
                  <c:v>346.285046002787</c:v>
                </c:pt>
                <c:pt idx="1088">
                  <c:v>346.28413363126401</c:v>
                </c:pt>
                <c:pt idx="1089">
                  <c:v>345.98351970775599</c:v>
                </c:pt>
                <c:pt idx="1090">
                  <c:v>345.69278917326</c:v>
                </c:pt>
                <c:pt idx="1091">
                  <c:v>345.03210203786</c:v>
                </c:pt>
                <c:pt idx="1092">
                  <c:v>344.97796781581098</c:v>
                </c:pt>
                <c:pt idx="1093">
                  <c:v>344.91271549981701</c:v>
                </c:pt>
                <c:pt idx="1094">
                  <c:v>344.60287658573498</c:v>
                </c:pt>
                <c:pt idx="1095">
                  <c:v>344.56819269692198</c:v>
                </c:pt>
                <c:pt idx="1096">
                  <c:v>344.32821762497099</c:v>
                </c:pt>
                <c:pt idx="1097">
                  <c:v>344.22799288633098</c:v>
                </c:pt>
                <c:pt idx="1098">
                  <c:v>343.54417839182599</c:v>
                </c:pt>
                <c:pt idx="1099">
                  <c:v>343.54417839182599</c:v>
                </c:pt>
                <c:pt idx="1100">
                  <c:v>343.54417839182599</c:v>
                </c:pt>
                <c:pt idx="1101">
                  <c:v>343.54417839182599</c:v>
                </c:pt>
                <c:pt idx="1102">
                  <c:v>343.25653615650401</c:v>
                </c:pt>
                <c:pt idx="1103">
                  <c:v>343.114091320932</c:v>
                </c:pt>
                <c:pt idx="1104">
                  <c:v>343.11264434304798</c:v>
                </c:pt>
                <c:pt idx="1105">
                  <c:v>342.42975272113398</c:v>
                </c:pt>
                <c:pt idx="1106">
                  <c:v>342.25968067874402</c:v>
                </c:pt>
                <c:pt idx="1107">
                  <c:v>342.18263264773998</c:v>
                </c:pt>
                <c:pt idx="1108">
                  <c:v>342.01765037233099</c:v>
                </c:pt>
                <c:pt idx="1109">
                  <c:v>341.80756376135901</c:v>
                </c:pt>
                <c:pt idx="1110">
                  <c:v>341.40101651224398</c:v>
                </c:pt>
                <c:pt idx="1111">
                  <c:v>341.31759930903098</c:v>
                </c:pt>
                <c:pt idx="1112">
                  <c:v>341.08418990576598</c:v>
                </c:pt>
                <c:pt idx="1113">
                  <c:v>340.94831694846698</c:v>
                </c:pt>
                <c:pt idx="1114">
                  <c:v>340.57338625357801</c:v>
                </c:pt>
                <c:pt idx="1115">
                  <c:v>340.288259733546</c:v>
                </c:pt>
                <c:pt idx="1116">
                  <c:v>340.21718619363003</c:v>
                </c:pt>
                <c:pt idx="1117">
                  <c:v>340.145447616544</c:v>
                </c:pt>
                <c:pt idx="1118">
                  <c:v>339.87423806467501</c:v>
                </c:pt>
                <c:pt idx="1119">
                  <c:v>339.76229823248701</c:v>
                </c:pt>
                <c:pt idx="1120">
                  <c:v>339.51271815596903</c:v>
                </c:pt>
                <c:pt idx="1121">
                  <c:v>339.41196240443099</c:v>
                </c:pt>
                <c:pt idx="1122">
                  <c:v>339.24540652311202</c:v>
                </c:pt>
                <c:pt idx="1123">
                  <c:v>339.10472402095797</c:v>
                </c:pt>
                <c:pt idx="1124">
                  <c:v>338.91585796095097</c:v>
                </c:pt>
                <c:pt idx="1125">
                  <c:v>338.86468917617299</c:v>
                </c:pt>
                <c:pt idx="1126">
                  <c:v>338.71197593529598</c:v>
                </c:pt>
                <c:pt idx="1127">
                  <c:v>338.63566679471597</c:v>
                </c:pt>
                <c:pt idx="1128">
                  <c:v>338.36575482973598</c:v>
                </c:pt>
                <c:pt idx="1129">
                  <c:v>338.31693088520802</c:v>
                </c:pt>
                <c:pt idx="1130">
                  <c:v>338.23287316261798</c:v>
                </c:pt>
                <c:pt idx="1131">
                  <c:v>337.91597453383599</c:v>
                </c:pt>
                <c:pt idx="1132">
                  <c:v>337.76885888401699</c:v>
                </c:pt>
                <c:pt idx="1133">
                  <c:v>337.756311277267</c:v>
                </c:pt>
                <c:pt idx="1134">
                  <c:v>337.27623905708998</c:v>
                </c:pt>
                <c:pt idx="1135">
                  <c:v>336.99251494479</c:v>
                </c:pt>
                <c:pt idx="1136">
                  <c:v>336.99251494479</c:v>
                </c:pt>
                <c:pt idx="1137">
                  <c:v>336.85133370908102</c:v>
                </c:pt>
                <c:pt idx="1138">
                  <c:v>336.73199552196002</c:v>
                </c:pt>
                <c:pt idx="1139">
                  <c:v>336.633437603532</c:v>
                </c:pt>
                <c:pt idx="1140">
                  <c:v>336.62446782957699</c:v>
                </c:pt>
                <c:pt idx="1141">
                  <c:v>336.566218818035</c:v>
                </c:pt>
                <c:pt idx="1142">
                  <c:v>336.45621010860299</c:v>
                </c:pt>
                <c:pt idx="1143">
                  <c:v>336.08745482628598</c:v>
                </c:pt>
                <c:pt idx="1144">
                  <c:v>335.98016416364402</c:v>
                </c:pt>
                <c:pt idx="1145">
                  <c:v>335.91398361067399</c:v>
                </c:pt>
                <c:pt idx="1146">
                  <c:v>335.89624726435102</c:v>
                </c:pt>
                <c:pt idx="1147">
                  <c:v>335.68124050749998</c:v>
                </c:pt>
                <c:pt idx="1148">
                  <c:v>335.42412964172399</c:v>
                </c:pt>
                <c:pt idx="1149">
                  <c:v>335.271357002164</c:v>
                </c:pt>
                <c:pt idx="1150">
                  <c:v>335.26193345219002</c:v>
                </c:pt>
                <c:pt idx="1151">
                  <c:v>335.00844826684602</c:v>
                </c:pt>
                <c:pt idx="1152">
                  <c:v>334.95086146848598</c:v>
                </c:pt>
                <c:pt idx="1153">
                  <c:v>334.91467939135998</c:v>
                </c:pt>
                <c:pt idx="1154">
                  <c:v>334.44746494707402</c:v>
                </c:pt>
                <c:pt idx="1155">
                  <c:v>334.37501493072602</c:v>
                </c:pt>
                <c:pt idx="1156">
                  <c:v>334.04544458761802</c:v>
                </c:pt>
                <c:pt idx="1157">
                  <c:v>334.01690722996301</c:v>
                </c:pt>
                <c:pt idx="1158">
                  <c:v>333.17083977454803</c:v>
                </c:pt>
                <c:pt idx="1159">
                  <c:v>333.15981241702099</c:v>
                </c:pt>
                <c:pt idx="1160">
                  <c:v>333.12598297534601</c:v>
                </c:pt>
                <c:pt idx="1161">
                  <c:v>333.10228541729299</c:v>
                </c:pt>
                <c:pt idx="1162">
                  <c:v>333.04485689709401</c:v>
                </c:pt>
                <c:pt idx="1163">
                  <c:v>332.93156982506503</c:v>
                </c:pt>
                <c:pt idx="1164">
                  <c:v>332.69964348987202</c:v>
                </c:pt>
                <c:pt idx="1165">
                  <c:v>332.625211625448</c:v>
                </c:pt>
                <c:pt idx="1166">
                  <c:v>332.61853555141602</c:v>
                </c:pt>
                <c:pt idx="1167">
                  <c:v>331.97181378274502</c:v>
                </c:pt>
                <c:pt idx="1168">
                  <c:v>331.46281727380801</c:v>
                </c:pt>
                <c:pt idx="1169">
                  <c:v>331.46281727380801</c:v>
                </c:pt>
                <c:pt idx="1170">
                  <c:v>331.43825182764903</c:v>
                </c:pt>
                <c:pt idx="1171">
                  <c:v>331.31797196806701</c:v>
                </c:pt>
                <c:pt idx="1172">
                  <c:v>330.77276691385902</c:v>
                </c:pt>
                <c:pt idx="1173">
                  <c:v>330.65178087072002</c:v>
                </c:pt>
                <c:pt idx="1174">
                  <c:v>330.62166736861701</c:v>
                </c:pt>
                <c:pt idx="1175">
                  <c:v>330.62166736861701</c:v>
                </c:pt>
                <c:pt idx="1176">
                  <c:v>330.59288907474502</c:v>
                </c:pt>
                <c:pt idx="1177">
                  <c:v>330.51548378476599</c:v>
                </c:pt>
                <c:pt idx="1178">
                  <c:v>330.20681566233202</c:v>
                </c:pt>
                <c:pt idx="1179">
                  <c:v>330.15563683734302</c:v>
                </c:pt>
                <c:pt idx="1180">
                  <c:v>330.14363381703799</c:v>
                </c:pt>
                <c:pt idx="1181">
                  <c:v>330.02180170743299</c:v>
                </c:pt>
                <c:pt idx="1182">
                  <c:v>330.00306483449702</c:v>
                </c:pt>
                <c:pt idx="1183">
                  <c:v>329.87412082679299</c:v>
                </c:pt>
                <c:pt idx="1184">
                  <c:v>329.86344847262598</c:v>
                </c:pt>
                <c:pt idx="1185">
                  <c:v>329.78269681833001</c:v>
                </c:pt>
                <c:pt idx="1186">
                  <c:v>329.68458042210602</c:v>
                </c:pt>
                <c:pt idx="1187">
                  <c:v>329.32462045850298</c:v>
                </c:pt>
                <c:pt idx="1188">
                  <c:v>329.15264490217902</c:v>
                </c:pt>
                <c:pt idx="1189">
                  <c:v>328.78208148906401</c:v>
                </c:pt>
                <c:pt idx="1190">
                  <c:v>327.80378826969798</c:v>
                </c:pt>
                <c:pt idx="1191">
                  <c:v>327.60099523025099</c:v>
                </c:pt>
                <c:pt idx="1192">
                  <c:v>327.33043665195299</c:v>
                </c:pt>
                <c:pt idx="1193">
                  <c:v>327.32773407343001</c:v>
                </c:pt>
                <c:pt idx="1194">
                  <c:v>327.23895023488899</c:v>
                </c:pt>
                <c:pt idx="1195">
                  <c:v>326.92895570391698</c:v>
                </c:pt>
                <c:pt idx="1196">
                  <c:v>326.85793228147998</c:v>
                </c:pt>
                <c:pt idx="1197">
                  <c:v>326.62914133079198</c:v>
                </c:pt>
                <c:pt idx="1198">
                  <c:v>326.61523991157702</c:v>
                </c:pt>
                <c:pt idx="1199">
                  <c:v>326.566953447245</c:v>
                </c:pt>
                <c:pt idx="1200">
                  <c:v>326.19202746101598</c:v>
                </c:pt>
                <c:pt idx="1201">
                  <c:v>326.05090378495498</c:v>
                </c:pt>
                <c:pt idx="1202">
                  <c:v>325.92351203036799</c:v>
                </c:pt>
                <c:pt idx="1203">
                  <c:v>325.67160026743198</c:v>
                </c:pt>
                <c:pt idx="1204">
                  <c:v>325.17726823417001</c:v>
                </c:pt>
                <c:pt idx="1205">
                  <c:v>325.042133105201</c:v>
                </c:pt>
                <c:pt idx="1206">
                  <c:v>325.00077891616098</c:v>
                </c:pt>
                <c:pt idx="1207">
                  <c:v>324.37159621536301</c:v>
                </c:pt>
                <c:pt idx="1208">
                  <c:v>324.21201461735802</c:v>
                </c:pt>
                <c:pt idx="1209">
                  <c:v>323.82396464421703</c:v>
                </c:pt>
                <c:pt idx="1210">
                  <c:v>323.81875182145598</c:v>
                </c:pt>
                <c:pt idx="1211">
                  <c:v>323.51909646284901</c:v>
                </c:pt>
                <c:pt idx="1212">
                  <c:v>323.36432833668999</c:v>
                </c:pt>
                <c:pt idx="1213">
                  <c:v>323.09888297314501</c:v>
                </c:pt>
                <c:pt idx="1214">
                  <c:v>323.08340473396902</c:v>
                </c:pt>
                <c:pt idx="1215">
                  <c:v>322.539505214575</c:v>
                </c:pt>
                <c:pt idx="1216">
                  <c:v>322.52986360271001</c:v>
                </c:pt>
                <c:pt idx="1217">
                  <c:v>322.51407816454298</c:v>
                </c:pt>
                <c:pt idx="1218">
                  <c:v>322.39149081478098</c:v>
                </c:pt>
                <c:pt idx="1219">
                  <c:v>322.34173152002302</c:v>
                </c:pt>
                <c:pt idx="1220">
                  <c:v>321.71122055137897</c:v>
                </c:pt>
                <c:pt idx="1221">
                  <c:v>321.66500422417801</c:v>
                </c:pt>
                <c:pt idx="1222">
                  <c:v>321.33065707725399</c:v>
                </c:pt>
                <c:pt idx="1223">
                  <c:v>320.90472281801198</c:v>
                </c:pt>
                <c:pt idx="1224">
                  <c:v>320.82082993014501</c:v>
                </c:pt>
                <c:pt idx="1225">
                  <c:v>320.816764140705</c:v>
                </c:pt>
                <c:pt idx="1226">
                  <c:v>320.64432160379602</c:v>
                </c:pt>
                <c:pt idx="1227">
                  <c:v>320.20612783236601</c:v>
                </c:pt>
                <c:pt idx="1228">
                  <c:v>319.925591181019</c:v>
                </c:pt>
                <c:pt idx="1229">
                  <c:v>319.55846608154599</c:v>
                </c:pt>
                <c:pt idx="1230">
                  <c:v>319.50117415873001</c:v>
                </c:pt>
                <c:pt idx="1231">
                  <c:v>319.45955479676797</c:v>
                </c:pt>
                <c:pt idx="1232">
                  <c:v>319.453818641515</c:v>
                </c:pt>
                <c:pt idx="1233">
                  <c:v>319.21030438439698</c:v>
                </c:pt>
                <c:pt idx="1234">
                  <c:v>319.03591836445497</c:v>
                </c:pt>
                <c:pt idx="1235">
                  <c:v>318.90249750849199</c:v>
                </c:pt>
                <c:pt idx="1236">
                  <c:v>318.58444806900297</c:v>
                </c:pt>
                <c:pt idx="1237">
                  <c:v>318.55677843729899</c:v>
                </c:pt>
                <c:pt idx="1238">
                  <c:v>318.51208825259198</c:v>
                </c:pt>
                <c:pt idx="1239">
                  <c:v>318.46560607542699</c:v>
                </c:pt>
                <c:pt idx="1240">
                  <c:v>318.33234318185498</c:v>
                </c:pt>
                <c:pt idx="1241">
                  <c:v>317.92152943129702</c:v>
                </c:pt>
                <c:pt idx="1242">
                  <c:v>317.89065014452501</c:v>
                </c:pt>
                <c:pt idx="1243">
                  <c:v>317.701532486144</c:v>
                </c:pt>
                <c:pt idx="1244">
                  <c:v>317.28668713536098</c:v>
                </c:pt>
                <c:pt idx="1245">
                  <c:v>317.17481553712003</c:v>
                </c:pt>
                <c:pt idx="1246">
                  <c:v>317.028709842176</c:v>
                </c:pt>
                <c:pt idx="1247">
                  <c:v>316.84839391610001</c:v>
                </c:pt>
                <c:pt idx="1248">
                  <c:v>316.53896044837899</c:v>
                </c:pt>
                <c:pt idx="1249">
                  <c:v>316.51015658087698</c:v>
                </c:pt>
                <c:pt idx="1250">
                  <c:v>316.24125581843799</c:v>
                </c:pt>
                <c:pt idx="1251">
                  <c:v>315.91969859104802</c:v>
                </c:pt>
                <c:pt idx="1252">
                  <c:v>315.89472455496201</c:v>
                </c:pt>
                <c:pt idx="1253">
                  <c:v>315.891724108853</c:v>
                </c:pt>
                <c:pt idx="1254">
                  <c:v>315.48957789943199</c:v>
                </c:pt>
                <c:pt idx="1255">
                  <c:v>315.24211374466199</c:v>
                </c:pt>
                <c:pt idx="1256">
                  <c:v>314.91354547840803</c:v>
                </c:pt>
                <c:pt idx="1257">
                  <c:v>314.79835014845298</c:v>
                </c:pt>
                <c:pt idx="1258">
                  <c:v>314.52774195974001</c:v>
                </c:pt>
                <c:pt idx="1259">
                  <c:v>314.52774195974001</c:v>
                </c:pt>
                <c:pt idx="1260">
                  <c:v>314.52774195974001</c:v>
                </c:pt>
                <c:pt idx="1261">
                  <c:v>314.52774195974001</c:v>
                </c:pt>
                <c:pt idx="1262">
                  <c:v>314.486956992128</c:v>
                </c:pt>
                <c:pt idx="1263">
                  <c:v>314.39954281712397</c:v>
                </c:pt>
                <c:pt idx="1264">
                  <c:v>314.33944403441802</c:v>
                </c:pt>
                <c:pt idx="1265">
                  <c:v>314.258624212504</c:v>
                </c:pt>
                <c:pt idx="1266">
                  <c:v>314.254229362015</c:v>
                </c:pt>
                <c:pt idx="1267">
                  <c:v>314.22100747438799</c:v>
                </c:pt>
                <c:pt idx="1268">
                  <c:v>314.14014281435902</c:v>
                </c:pt>
                <c:pt idx="1269">
                  <c:v>314.01839714520702</c:v>
                </c:pt>
                <c:pt idx="1270">
                  <c:v>313.873942575782</c:v>
                </c:pt>
                <c:pt idx="1271">
                  <c:v>313.873942575782</c:v>
                </c:pt>
                <c:pt idx="1272">
                  <c:v>313.80757297453403</c:v>
                </c:pt>
                <c:pt idx="1273">
                  <c:v>313.71018631039101</c:v>
                </c:pt>
                <c:pt idx="1274">
                  <c:v>313.03116385979899</c:v>
                </c:pt>
                <c:pt idx="1275">
                  <c:v>312.760123409458</c:v>
                </c:pt>
                <c:pt idx="1276">
                  <c:v>312.72407277308298</c:v>
                </c:pt>
                <c:pt idx="1277">
                  <c:v>312.652507595798</c:v>
                </c:pt>
                <c:pt idx="1278">
                  <c:v>312.44713226875001</c:v>
                </c:pt>
                <c:pt idx="1279">
                  <c:v>312.42081159697801</c:v>
                </c:pt>
                <c:pt idx="1280">
                  <c:v>312.065684677506</c:v>
                </c:pt>
                <c:pt idx="1281">
                  <c:v>312.06470118642</c:v>
                </c:pt>
                <c:pt idx="1282">
                  <c:v>311.72408220988802</c:v>
                </c:pt>
                <c:pt idx="1283">
                  <c:v>311.58102650626398</c:v>
                </c:pt>
                <c:pt idx="1284">
                  <c:v>311.48440720295201</c:v>
                </c:pt>
                <c:pt idx="1285">
                  <c:v>311.436789187405</c:v>
                </c:pt>
                <c:pt idx="1286">
                  <c:v>311.28381451026098</c:v>
                </c:pt>
                <c:pt idx="1287">
                  <c:v>311.28381451026098</c:v>
                </c:pt>
                <c:pt idx="1288">
                  <c:v>311.09536664419397</c:v>
                </c:pt>
                <c:pt idx="1289">
                  <c:v>311.09472828307702</c:v>
                </c:pt>
                <c:pt idx="1290">
                  <c:v>311.09472828307702</c:v>
                </c:pt>
                <c:pt idx="1291">
                  <c:v>311.035920900669</c:v>
                </c:pt>
                <c:pt idx="1292">
                  <c:v>311.02674983548798</c:v>
                </c:pt>
                <c:pt idx="1293">
                  <c:v>311.022338340722</c:v>
                </c:pt>
                <c:pt idx="1294">
                  <c:v>310.45595735670702</c:v>
                </c:pt>
                <c:pt idx="1295">
                  <c:v>310.34819699482301</c:v>
                </c:pt>
                <c:pt idx="1296">
                  <c:v>310.23501633175403</c:v>
                </c:pt>
                <c:pt idx="1297">
                  <c:v>310.02090599282099</c:v>
                </c:pt>
                <c:pt idx="1298">
                  <c:v>309.9850755169</c:v>
                </c:pt>
                <c:pt idx="1299">
                  <c:v>309.762093872641</c:v>
                </c:pt>
                <c:pt idx="1300">
                  <c:v>309.46707280530802</c:v>
                </c:pt>
                <c:pt idx="1301">
                  <c:v>309.426072979168</c:v>
                </c:pt>
                <c:pt idx="1302">
                  <c:v>308.94248939696303</c:v>
                </c:pt>
                <c:pt idx="1303">
                  <c:v>308.84237029717201</c:v>
                </c:pt>
                <c:pt idx="1304">
                  <c:v>308.787285108731</c:v>
                </c:pt>
                <c:pt idx="1305">
                  <c:v>308.757743473858</c:v>
                </c:pt>
                <c:pt idx="1306">
                  <c:v>308.73330115237002</c:v>
                </c:pt>
                <c:pt idx="1307">
                  <c:v>308.54221303416398</c:v>
                </c:pt>
                <c:pt idx="1308">
                  <c:v>308.54221303416398</c:v>
                </c:pt>
                <c:pt idx="1309">
                  <c:v>308.50720565539399</c:v>
                </c:pt>
                <c:pt idx="1310">
                  <c:v>308.11830244846198</c:v>
                </c:pt>
                <c:pt idx="1311">
                  <c:v>307.80677917761801</c:v>
                </c:pt>
                <c:pt idx="1312">
                  <c:v>307.74100771260203</c:v>
                </c:pt>
                <c:pt idx="1313">
                  <c:v>307.70555714926701</c:v>
                </c:pt>
                <c:pt idx="1314">
                  <c:v>307.60676684093897</c:v>
                </c:pt>
                <c:pt idx="1315">
                  <c:v>307.452106719043</c:v>
                </c:pt>
                <c:pt idx="1316">
                  <c:v>306.96854523426703</c:v>
                </c:pt>
                <c:pt idx="1317">
                  <c:v>306.82839138613502</c:v>
                </c:pt>
                <c:pt idx="1318">
                  <c:v>306.76235129725598</c:v>
                </c:pt>
                <c:pt idx="1319">
                  <c:v>306.53586218973498</c:v>
                </c:pt>
                <c:pt idx="1320">
                  <c:v>305.43274361582598</c:v>
                </c:pt>
                <c:pt idx="1321">
                  <c:v>305.33932284072</c:v>
                </c:pt>
                <c:pt idx="1322">
                  <c:v>304.14476890518199</c:v>
                </c:pt>
                <c:pt idx="1323">
                  <c:v>304.13230326228302</c:v>
                </c:pt>
                <c:pt idx="1324">
                  <c:v>304.08172312578</c:v>
                </c:pt>
                <c:pt idx="1325">
                  <c:v>303.556843477661</c:v>
                </c:pt>
                <c:pt idx="1326">
                  <c:v>303.483577593625</c:v>
                </c:pt>
                <c:pt idx="1327">
                  <c:v>303.30492622683602</c:v>
                </c:pt>
                <c:pt idx="1328">
                  <c:v>303.03629743120001</c:v>
                </c:pt>
                <c:pt idx="1329">
                  <c:v>302.90786879259599</c:v>
                </c:pt>
                <c:pt idx="1330">
                  <c:v>302.89974799632603</c:v>
                </c:pt>
                <c:pt idx="1331">
                  <c:v>302.81486146759198</c:v>
                </c:pt>
                <c:pt idx="1332">
                  <c:v>302.591205066165</c:v>
                </c:pt>
                <c:pt idx="1333">
                  <c:v>302.24719716728799</c:v>
                </c:pt>
                <c:pt idx="1334">
                  <c:v>301.77032662254999</c:v>
                </c:pt>
                <c:pt idx="1335">
                  <c:v>301.747457249658</c:v>
                </c:pt>
                <c:pt idx="1336">
                  <c:v>301.53360680571899</c:v>
                </c:pt>
                <c:pt idx="1337">
                  <c:v>301.46318791948499</c:v>
                </c:pt>
                <c:pt idx="1338">
                  <c:v>301.398652770448</c:v>
                </c:pt>
                <c:pt idx="1339">
                  <c:v>300.809576327</c:v>
                </c:pt>
                <c:pt idx="1340">
                  <c:v>300.62457667156502</c:v>
                </c:pt>
                <c:pt idx="1341">
                  <c:v>300.62221954056503</c:v>
                </c:pt>
                <c:pt idx="1342">
                  <c:v>300.62221954056503</c:v>
                </c:pt>
                <c:pt idx="1343">
                  <c:v>300.409956941036</c:v>
                </c:pt>
                <c:pt idx="1344">
                  <c:v>300.11372818283098</c:v>
                </c:pt>
              </c:numCache>
            </c:numRef>
          </c:val>
          <c:smooth val="0"/>
          <c:extLst>
            <c:ext xmlns:c16="http://schemas.microsoft.com/office/drawing/2014/chart" uri="{C3380CC4-5D6E-409C-BE32-E72D297353CC}">
              <c16:uniqueId val="{00000000-46D4-4F49-9645-BF9ABA3CA955}"/>
            </c:ext>
          </c:extLst>
        </c:ser>
        <c:dLbls>
          <c:showLegendKey val="0"/>
          <c:showVal val="0"/>
          <c:showCatName val="0"/>
          <c:showSerName val="0"/>
          <c:showPercent val="0"/>
          <c:showBubbleSize val="0"/>
        </c:dLbls>
        <c:smooth val="0"/>
        <c:axId val="2031469680"/>
        <c:axId val="2031496720"/>
      </c:lineChart>
      <c:catAx>
        <c:axId val="20314696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1496720"/>
        <c:crosses val="autoZero"/>
        <c:auto val="1"/>
        <c:lblAlgn val="ctr"/>
        <c:lblOffset val="100"/>
        <c:noMultiLvlLbl val="0"/>
      </c:catAx>
      <c:valAx>
        <c:axId val="203149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1469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Sheet2!$R$13:$R$19</c:f>
              <c:numCache>
                <c:formatCode>General</c:formatCode>
                <c:ptCount val="7"/>
                <c:pt idx="0">
                  <c:v>1</c:v>
                </c:pt>
                <c:pt idx="1">
                  <c:v>2</c:v>
                </c:pt>
                <c:pt idx="2">
                  <c:v>3</c:v>
                </c:pt>
                <c:pt idx="3">
                  <c:v>4</c:v>
                </c:pt>
                <c:pt idx="4">
                  <c:v>5</c:v>
                </c:pt>
                <c:pt idx="5">
                  <c:v>0</c:v>
                </c:pt>
                <c:pt idx="6">
                  <c:v>1</c:v>
                </c:pt>
              </c:numCache>
            </c:numRef>
          </c:cat>
          <c:val>
            <c:numRef>
              <c:f>Sheet2!$B$16:$B$23</c:f>
              <c:numCache>
                <c:formatCode>General</c:formatCode>
                <c:ptCount val="8"/>
                <c:pt idx="0">
                  <c:v>97</c:v>
                </c:pt>
                <c:pt idx="1">
                  <c:v>133</c:v>
                </c:pt>
                <c:pt idx="2">
                  <c:v>139</c:v>
                </c:pt>
                <c:pt idx="3">
                  <c:v>141</c:v>
                </c:pt>
                <c:pt idx="4">
                  <c:v>187</c:v>
                </c:pt>
                <c:pt idx="5">
                  <c:v>94</c:v>
                </c:pt>
                <c:pt idx="6">
                  <c:v>67</c:v>
                </c:pt>
                <c:pt idx="7">
                  <c:v>268</c:v>
                </c:pt>
              </c:numCache>
            </c:numRef>
          </c:val>
          <c:smooth val="0"/>
          <c:extLst>
            <c:ext xmlns:c16="http://schemas.microsoft.com/office/drawing/2014/chart" uri="{C3380CC4-5D6E-409C-BE32-E72D297353CC}">
              <c16:uniqueId val="{00000000-47AB-429E-A25D-3B1048A94EBC}"/>
            </c:ext>
          </c:extLst>
        </c:ser>
        <c:dLbls>
          <c:dLblPos val="t"/>
          <c:showLegendKey val="0"/>
          <c:showVal val="1"/>
          <c:showCatName val="0"/>
          <c:showSerName val="0"/>
          <c:showPercent val="0"/>
          <c:showBubbleSize val="0"/>
        </c:dLbls>
        <c:smooth val="0"/>
        <c:axId val="1139633328"/>
        <c:axId val="1139635408"/>
      </c:lineChart>
      <c:catAx>
        <c:axId val="113963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is/not workDay&amp;timeID</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9635408"/>
        <c:crosses val="autoZero"/>
        <c:auto val="1"/>
        <c:lblAlgn val="ctr"/>
        <c:lblOffset val="100"/>
        <c:noMultiLvlLbl val="0"/>
      </c:catAx>
      <c:valAx>
        <c:axId val="1139635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clusters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3963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37</TotalTime>
  <Pages>41</Pages>
  <Words>3639</Words>
  <Characters>20745</Characters>
  <Application>Microsoft Office Word</Application>
  <DocSecurity>0</DocSecurity>
  <PresentationFormat/>
  <Lines>172</Lines>
  <Paragraphs>48</Paragraphs>
  <Slides>0</Slides>
  <Notes>0</Notes>
  <HiddenSlides>0</HiddenSlides>
  <MMClips>0</MMClips>
  <ScaleCrop>false</ScaleCrop>
  <Manager/>
  <Company>nc</Company>
  <LinksUpToDate>false</LinksUpToDate>
  <CharactersWithSpaces>24336</CharactersWithSpaces>
  <SharedDoc>false</SharedDoc>
  <HLinks>
    <vt:vector size="246" baseType="variant">
      <vt:variant>
        <vt:i4>2031664</vt:i4>
      </vt:variant>
      <vt:variant>
        <vt:i4>242</vt:i4>
      </vt:variant>
      <vt:variant>
        <vt:i4>0</vt:i4>
      </vt:variant>
      <vt:variant>
        <vt:i4>5</vt:i4>
      </vt:variant>
      <vt:variant>
        <vt:lpwstr/>
      </vt:variant>
      <vt:variant>
        <vt:lpwstr>_Toc514149517</vt:lpwstr>
      </vt:variant>
      <vt:variant>
        <vt:i4>2031664</vt:i4>
      </vt:variant>
      <vt:variant>
        <vt:i4>236</vt:i4>
      </vt:variant>
      <vt:variant>
        <vt:i4>0</vt:i4>
      </vt:variant>
      <vt:variant>
        <vt:i4>5</vt:i4>
      </vt:variant>
      <vt:variant>
        <vt:lpwstr/>
      </vt:variant>
      <vt:variant>
        <vt:lpwstr>_Toc514149516</vt:lpwstr>
      </vt:variant>
      <vt:variant>
        <vt:i4>2031664</vt:i4>
      </vt:variant>
      <vt:variant>
        <vt:i4>230</vt:i4>
      </vt:variant>
      <vt:variant>
        <vt:i4>0</vt:i4>
      </vt:variant>
      <vt:variant>
        <vt:i4>5</vt:i4>
      </vt:variant>
      <vt:variant>
        <vt:lpwstr/>
      </vt:variant>
      <vt:variant>
        <vt:lpwstr>_Toc514149515</vt:lpwstr>
      </vt:variant>
      <vt:variant>
        <vt:i4>2031664</vt:i4>
      </vt:variant>
      <vt:variant>
        <vt:i4>224</vt:i4>
      </vt:variant>
      <vt:variant>
        <vt:i4>0</vt:i4>
      </vt:variant>
      <vt:variant>
        <vt:i4>5</vt:i4>
      </vt:variant>
      <vt:variant>
        <vt:lpwstr/>
      </vt:variant>
      <vt:variant>
        <vt:lpwstr>_Toc514149514</vt:lpwstr>
      </vt:variant>
      <vt:variant>
        <vt:i4>2031664</vt:i4>
      </vt:variant>
      <vt:variant>
        <vt:i4>218</vt:i4>
      </vt:variant>
      <vt:variant>
        <vt:i4>0</vt:i4>
      </vt:variant>
      <vt:variant>
        <vt:i4>5</vt:i4>
      </vt:variant>
      <vt:variant>
        <vt:lpwstr/>
      </vt:variant>
      <vt:variant>
        <vt:lpwstr>_Toc514149512</vt:lpwstr>
      </vt:variant>
      <vt:variant>
        <vt:i4>2031664</vt:i4>
      </vt:variant>
      <vt:variant>
        <vt:i4>212</vt:i4>
      </vt:variant>
      <vt:variant>
        <vt:i4>0</vt:i4>
      </vt:variant>
      <vt:variant>
        <vt:i4>5</vt:i4>
      </vt:variant>
      <vt:variant>
        <vt:lpwstr/>
      </vt:variant>
      <vt:variant>
        <vt:lpwstr>_Toc514149511</vt:lpwstr>
      </vt:variant>
      <vt:variant>
        <vt:i4>2031664</vt:i4>
      </vt:variant>
      <vt:variant>
        <vt:i4>206</vt:i4>
      </vt:variant>
      <vt:variant>
        <vt:i4>0</vt:i4>
      </vt:variant>
      <vt:variant>
        <vt:i4>5</vt:i4>
      </vt:variant>
      <vt:variant>
        <vt:lpwstr/>
      </vt:variant>
      <vt:variant>
        <vt:lpwstr>_Toc514149510</vt:lpwstr>
      </vt:variant>
      <vt:variant>
        <vt:i4>1966128</vt:i4>
      </vt:variant>
      <vt:variant>
        <vt:i4>200</vt:i4>
      </vt:variant>
      <vt:variant>
        <vt:i4>0</vt:i4>
      </vt:variant>
      <vt:variant>
        <vt:i4>5</vt:i4>
      </vt:variant>
      <vt:variant>
        <vt:lpwstr/>
      </vt:variant>
      <vt:variant>
        <vt:lpwstr>_Toc514149509</vt:lpwstr>
      </vt:variant>
      <vt:variant>
        <vt:i4>1966128</vt:i4>
      </vt:variant>
      <vt:variant>
        <vt:i4>194</vt:i4>
      </vt:variant>
      <vt:variant>
        <vt:i4>0</vt:i4>
      </vt:variant>
      <vt:variant>
        <vt:i4>5</vt:i4>
      </vt:variant>
      <vt:variant>
        <vt:lpwstr/>
      </vt:variant>
      <vt:variant>
        <vt:lpwstr>_Toc514149508</vt:lpwstr>
      </vt:variant>
      <vt:variant>
        <vt:i4>1966128</vt:i4>
      </vt:variant>
      <vt:variant>
        <vt:i4>188</vt:i4>
      </vt:variant>
      <vt:variant>
        <vt:i4>0</vt:i4>
      </vt:variant>
      <vt:variant>
        <vt:i4>5</vt:i4>
      </vt:variant>
      <vt:variant>
        <vt:lpwstr/>
      </vt:variant>
      <vt:variant>
        <vt:lpwstr>_Toc514149507</vt:lpwstr>
      </vt:variant>
      <vt:variant>
        <vt:i4>1966128</vt:i4>
      </vt:variant>
      <vt:variant>
        <vt:i4>182</vt:i4>
      </vt:variant>
      <vt:variant>
        <vt:i4>0</vt:i4>
      </vt:variant>
      <vt:variant>
        <vt:i4>5</vt:i4>
      </vt:variant>
      <vt:variant>
        <vt:lpwstr/>
      </vt:variant>
      <vt:variant>
        <vt:lpwstr>_Toc514149506</vt:lpwstr>
      </vt:variant>
      <vt:variant>
        <vt:i4>1966128</vt:i4>
      </vt:variant>
      <vt:variant>
        <vt:i4>176</vt:i4>
      </vt:variant>
      <vt:variant>
        <vt:i4>0</vt:i4>
      </vt:variant>
      <vt:variant>
        <vt:i4>5</vt:i4>
      </vt:variant>
      <vt:variant>
        <vt:lpwstr/>
      </vt:variant>
      <vt:variant>
        <vt:lpwstr>_Toc514149505</vt:lpwstr>
      </vt:variant>
      <vt:variant>
        <vt:i4>1966128</vt:i4>
      </vt:variant>
      <vt:variant>
        <vt:i4>170</vt:i4>
      </vt:variant>
      <vt:variant>
        <vt:i4>0</vt:i4>
      </vt:variant>
      <vt:variant>
        <vt:i4>5</vt:i4>
      </vt:variant>
      <vt:variant>
        <vt:lpwstr/>
      </vt:variant>
      <vt:variant>
        <vt:lpwstr>_Toc514149503</vt:lpwstr>
      </vt:variant>
      <vt:variant>
        <vt:i4>1966128</vt:i4>
      </vt:variant>
      <vt:variant>
        <vt:i4>164</vt:i4>
      </vt:variant>
      <vt:variant>
        <vt:i4>0</vt:i4>
      </vt:variant>
      <vt:variant>
        <vt:i4>5</vt:i4>
      </vt:variant>
      <vt:variant>
        <vt:lpwstr/>
      </vt:variant>
      <vt:variant>
        <vt:lpwstr>_Toc514149502</vt:lpwstr>
      </vt:variant>
      <vt:variant>
        <vt:i4>1966128</vt:i4>
      </vt:variant>
      <vt:variant>
        <vt:i4>158</vt:i4>
      </vt:variant>
      <vt:variant>
        <vt:i4>0</vt:i4>
      </vt:variant>
      <vt:variant>
        <vt:i4>5</vt:i4>
      </vt:variant>
      <vt:variant>
        <vt:lpwstr/>
      </vt:variant>
      <vt:variant>
        <vt:lpwstr>_Toc514149501</vt:lpwstr>
      </vt:variant>
      <vt:variant>
        <vt:i4>1966128</vt:i4>
      </vt:variant>
      <vt:variant>
        <vt:i4>152</vt:i4>
      </vt:variant>
      <vt:variant>
        <vt:i4>0</vt:i4>
      </vt:variant>
      <vt:variant>
        <vt:i4>5</vt:i4>
      </vt:variant>
      <vt:variant>
        <vt:lpwstr/>
      </vt:variant>
      <vt:variant>
        <vt:lpwstr>_Toc514149500</vt:lpwstr>
      </vt:variant>
      <vt:variant>
        <vt:i4>1507377</vt:i4>
      </vt:variant>
      <vt:variant>
        <vt:i4>146</vt:i4>
      </vt:variant>
      <vt:variant>
        <vt:i4>0</vt:i4>
      </vt:variant>
      <vt:variant>
        <vt:i4>5</vt:i4>
      </vt:variant>
      <vt:variant>
        <vt:lpwstr/>
      </vt:variant>
      <vt:variant>
        <vt:lpwstr>_Toc514149499</vt:lpwstr>
      </vt:variant>
      <vt:variant>
        <vt:i4>1507377</vt:i4>
      </vt:variant>
      <vt:variant>
        <vt:i4>140</vt:i4>
      </vt:variant>
      <vt:variant>
        <vt:i4>0</vt:i4>
      </vt:variant>
      <vt:variant>
        <vt:i4>5</vt:i4>
      </vt:variant>
      <vt:variant>
        <vt:lpwstr/>
      </vt:variant>
      <vt:variant>
        <vt:lpwstr>_Toc514149498</vt:lpwstr>
      </vt:variant>
      <vt:variant>
        <vt:i4>1507377</vt:i4>
      </vt:variant>
      <vt:variant>
        <vt:i4>134</vt:i4>
      </vt:variant>
      <vt:variant>
        <vt:i4>0</vt:i4>
      </vt:variant>
      <vt:variant>
        <vt:i4>5</vt:i4>
      </vt:variant>
      <vt:variant>
        <vt:lpwstr/>
      </vt:variant>
      <vt:variant>
        <vt:lpwstr>_Toc514149497</vt:lpwstr>
      </vt:variant>
      <vt:variant>
        <vt:i4>1507377</vt:i4>
      </vt:variant>
      <vt:variant>
        <vt:i4>128</vt:i4>
      </vt:variant>
      <vt:variant>
        <vt:i4>0</vt:i4>
      </vt:variant>
      <vt:variant>
        <vt:i4>5</vt:i4>
      </vt:variant>
      <vt:variant>
        <vt:lpwstr/>
      </vt:variant>
      <vt:variant>
        <vt:lpwstr>_Toc514149495</vt:lpwstr>
      </vt:variant>
      <vt:variant>
        <vt:i4>1507377</vt:i4>
      </vt:variant>
      <vt:variant>
        <vt:i4>122</vt:i4>
      </vt:variant>
      <vt:variant>
        <vt:i4>0</vt:i4>
      </vt:variant>
      <vt:variant>
        <vt:i4>5</vt:i4>
      </vt:variant>
      <vt:variant>
        <vt:lpwstr/>
      </vt:variant>
      <vt:variant>
        <vt:lpwstr>_Toc514149494</vt:lpwstr>
      </vt:variant>
      <vt:variant>
        <vt:i4>1507377</vt:i4>
      </vt:variant>
      <vt:variant>
        <vt:i4>116</vt:i4>
      </vt:variant>
      <vt:variant>
        <vt:i4>0</vt:i4>
      </vt:variant>
      <vt:variant>
        <vt:i4>5</vt:i4>
      </vt:variant>
      <vt:variant>
        <vt:lpwstr/>
      </vt:variant>
      <vt:variant>
        <vt:lpwstr>_Toc514149493</vt:lpwstr>
      </vt:variant>
      <vt:variant>
        <vt:i4>1507377</vt:i4>
      </vt:variant>
      <vt:variant>
        <vt:i4>110</vt:i4>
      </vt:variant>
      <vt:variant>
        <vt:i4>0</vt:i4>
      </vt:variant>
      <vt:variant>
        <vt:i4>5</vt:i4>
      </vt:variant>
      <vt:variant>
        <vt:lpwstr/>
      </vt:variant>
      <vt:variant>
        <vt:lpwstr>_Toc514149492</vt:lpwstr>
      </vt:variant>
      <vt:variant>
        <vt:i4>1507377</vt:i4>
      </vt:variant>
      <vt:variant>
        <vt:i4>104</vt:i4>
      </vt:variant>
      <vt:variant>
        <vt:i4>0</vt:i4>
      </vt:variant>
      <vt:variant>
        <vt:i4>5</vt:i4>
      </vt:variant>
      <vt:variant>
        <vt:lpwstr/>
      </vt:variant>
      <vt:variant>
        <vt:lpwstr>_Toc514149491</vt:lpwstr>
      </vt:variant>
      <vt:variant>
        <vt:i4>1507377</vt:i4>
      </vt:variant>
      <vt:variant>
        <vt:i4>98</vt:i4>
      </vt:variant>
      <vt:variant>
        <vt:i4>0</vt:i4>
      </vt:variant>
      <vt:variant>
        <vt:i4>5</vt:i4>
      </vt:variant>
      <vt:variant>
        <vt:lpwstr/>
      </vt:variant>
      <vt:variant>
        <vt:lpwstr>_Toc514149490</vt:lpwstr>
      </vt:variant>
      <vt:variant>
        <vt:i4>1441841</vt:i4>
      </vt:variant>
      <vt:variant>
        <vt:i4>92</vt:i4>
      </vt:variant>
      <vt:variant>
        <vt:i4>0</vt:i4>
      </vt:variant>
      <vt:variant>
        <vt:i4>5</vt:i4>
      </vt:variant>
      <vt:variant>
        <vt:lpwstr/>
      </vt:variant>
      <vt:variant>
        <vt:lpwstr>_Toc514149489</vt:lpwstr>
      </vt:variant>
      <vt:variant>
        <vt:i4>1441841</vt:i4>
      </vt:variant>
      <vt:variant>
        <vt:i4>86</vt:i4>
      </vt:variant>
      <vt:variant>
        <vt:i4>0</vt:i4>
      </vt:variant>
      <vt:variant>
        <vt:i4>5</vt:i4>
      </vt:variant>
      <vt:variant>
        <vt:lpwstr/>
      </vt:variant>
      <vt:variant>
        <vt:lpwstr>_Toc514149483</vt:lpwstr>
      </vt:variant>
      <vt:variant>
        <vt:i4>1441841</vt:i4>
      </vt:variant>
      <vt:variant>
        <vt:i4>80</vt:i4>
      </vt:variant>
      <vt:variant>
        <vt:i4>0</vt:i4>
      </vt:variant>
      <vt:variant>
        <vt:i4>5</vt:i4>
      </vt:variant>
      <vt:variant>
        <vt:lpwstr/>
      </vt:variant>
      <vt:variant>
        <vt:lpwstr>_Toc514149482</vt:lpwstr>
      </vt:variant>
      <vt:variant>
        <vt:i4>1441841</vt:i4>
      </vt:variant>
      <vt:variant>
        <vt:i4>74</vt:i4>
      </vt:variant>
      <vt:variant>
        <vt:i4>0</vt:i4>
      </vt:variant>
      <vt:variant>
        <vt:i4>5</vt:i4>
      </vt:variant>
      <vt:variant>
        <vt:lpwstr/>
      </vt:variant>
      <vt:variant>
        <vt:lpwstr>_Toc514149481</vt:lpwstr>
      </vt:variant>
      <vt:variant>
        <vt:i4>1441841</vt:i4>
      </vt:variant>
      <vt:variant>
        <vt:i4>68</vt:i4>
      </vt:variant>
      <vt:variant>
        <vt:i4>0</vt:i4>
      </vt:variant>
      <vt:variant>
        <vt:i4>5</vt:i4>
      </vt:variant>
      <vt:variant>
        <vt:lpwstr/>
      </vt:variant>
      <vt:variant>
        <vt:lpwstr>_Toc514149480</vt:lpwstr>
      </vt:variant>
      <vt:variant>
        <vt:i4>1638449</vt:i4>
      </vt:variant>
      <vt:variant>
        <vt:i4>62</vt:i4>
      </vt:variant>
      <vt:variant>
        <vt:i4>0</vt:i4>
      </vt:variant>
      <vt:variant>
        <vt:i4>5</vt:i4>
      </vt:variant>
      <vt:variant>
        <vt:lpwstr/>
      </vt:variant>
      <vt:variant>
        <vt:lpwstr>_Toc514149479</vt:lpwstr>
      </vt:variant>
      <vt:variant>
        <vt:i4>1638449</vt:i4>
      </vt:variant>
      <vt:variant>
        <vt:i4>56</vt:i4>
      </vt:variant>
      <vt:variant>
        <vt:i4>0</vt:i4>
      </vt:variant>
      <vt:variant>
        <vt:i4>5</vt:i4>
      </vt:variant>
      <vt:variant>
        <vt:lpwstr/>
      </vt:variant>
      <vt:variant>
        <vt:lpwstr>_Toc514149476</vt:lpwstr>
      </vt:variant>
      <vt:variant>
        <vt:i4>1638449</vt:i4>
      </vt:variant>
      <vt:variant>
        <vt:i4>50</vt:i4>
      </vt:variant>
      <vt:variant>
        <vt:i4>0</vt:i4>
      </vt:variant>
      <vt:variant>
        <vt:i4>5</vt:i4>
      </vt:variant>
      <vt:variant>
        <vt:lpwstr/>
      </vt:variant>
      <vt:variant>
        <vt:lpwstr>_Toc514149475</vt:lpwstr>
      </vt:variant>
      <vt:variant>
        <vt:i4>1638449</vt:i4>
      </vt:variant>
      <vt:variant>
        <vt:i4>44</vt:i4>
      </vt:variant>
      <vt:variant>
        <vt:i4>0</vt:i4>
      </vt:variant>
      <vt:variant>
        <vt:i4>5</vt:i4>
      </vt:variant>
      <vt:variant>
        <vt:lpwstr/>
      </vt:variant>
      <vt:variant>
        <vt:lpwstr>_Toc514149474</vt:lpwstr>
      </vt:variant>
      <vt:variant>
        <vt:i4>1638449</vt:i4>
      </vt:variant>
      <vt:variant>
        <vt:i4>38</vt:i4>
      </vt:variant>
      <vt:variant>
        <vt:i4>0</vt:i4>
      </vt:variant>
      <vt:variant>
        <vt:i4>5</vt:i4>
      </vt:variant>
      <vt:variant>
        <vt:lpwstr/>
      </vt:variant>
      <vt:variant>
        <vt:lpwstr>_Toc514149473</vt:lpwstr>
      </vt:variant>
      <vt:variant>
        <vt:i4>1638449</vt:i4>
      </vt:variant>
      <vt:variant>
        <vt:i4>32</vt:i4>
      </vt:variant>
      <vt:variant>
        <vt:i4>0</vt:i4>
      </vt:variant>
      <vt:variant>
        <vt:i4>5</vt:i4>
      </vt:variant>
      <vt:variant>
        <vt:lpwstr/>
      </vt:variant>
      <vt:variant>
        <vt:lpwstr>_Toc514149472</vt:lpwstr>
      </vt:variant>
      <vt:variant>
        <vt:i4>1638449</vt:i4>
      </vt:variant>
      <vt:variant>
        <vt:i4>26</vt:i4>
      </vt:variant>
      <vt:variant>
        <vt:i4>0</vt:i4>
      </vt:variant>
      <vt:variant>
        <vt:i4>5</vt:i4>
      </vt:variant>
      <vt:variant>
        <vt:lpwstr/>
      </vt:variant>
      <vt:variant>
        <vt:lpwstr>_Toc514149471</vt:lpwstr>
      </vt:variant>
      <vt:variant>
        <vt:i4>1638449</vt:i4>
      </vt:variant>
      <vt:variant>
        <vt:i4>20</vt:i4>
      </vt:variant>
      <vt:variant>
        <vt:i4>0</vt:i4>
      </vt:variant>
      <vt:variant>
        <vt:i4>5</vt:i4>
      </vt:variant>
      <vt:variant>
        <vt:lpwstr/>
      </vt:variant>
      <vt:variant>
        <vt:lpwstr>_Toc514149470</vt:lpwstr>
      </vt:variant>
      <vt:variant>
        <vt:i4>1572913</vt:i4>
      </vt:variant>
      <vt:variant>
        <vt:i4>14</vt:i4>
      </vt:variant>
      <vt:variant>
        <vt:i4>0</vt:i4>
      </vt:variant>
      <vt:variant>
        <vt:i4>5</vt:i4>
      </vt:variant>
      <vt:variant>
        <vt:lpwstr/>
      </vt:variant>
      <vt:variant>
        <vt:lpwstr>_Toc514149469</vt:lpwstr>
      </vt:variant>
      <vt:variant>
        <vt:i4>1572913</vt:i4>
      </vt:variant>
      <vt:variant>
        <vt:i4>8</vt:i4>
      </vt:variant>
      <vt:variant>
        <vt:i4>0</vt:i4>
      </vt:variant>
      <vt:variant>
        <vt:i4>5</vt:i4>
      </vt:variant>
      <vt:variant>
        <vt:lpwstr/>
      </vt:variant>
      <vt:variant>
        <vt:lpwstr>_Toc514149468</vt:lpwstr>
      </vt:variant>
      <vt:variant>
        <vt:i4>1572913</vt:i4>
      </vt:variant>
      <vt:variant>
        <vt:i4>2</vt:i4>
      </vt:variant>
      <vt:variant>
        <vt:i4>0</vt:i4>
      </vt:variant>
      <vt:variant>
        <vt:i4>5</vt:i4>
      </vt:variant>
      <vt:variant>
        <vt:lpwstr/>
      </vt:variant>
      <vt:variant>
        <vt:lpwstr>_Toc514149467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xiaohm</dc:creator>
  <cp:keywords/>
  <dc:description/>
  <cp:lastModifiedBy>tao chaoquan</cp:lastModifiedBy>
  <cp:revision>4</cp:revision>
  <dcterms:created xsi:type="dcterms:W3CDTF">2018-05-18T07:16:00Z</dcterms:created>
  <dcterms:modified xsi:type="dcterms:W3CDTF">2018-05-18T07:54:00Z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